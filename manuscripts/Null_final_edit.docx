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480" w:lineRule="auto"/>
        <w:ind w:left="720" w:firstLine="720"/>
        <w:rPr/>
      </w:pPr>
      <w:r w:rsidDel="00000000" w:rsidR="00000000" w:rsidRPr="00000000">
        <w:rPr>
          <w:rtl w:val="0"/>
        </w:rPr>
      </w:r>
    </w:p>
    <w:p w:rsidR="00000000" w:rsidDel="00000000" w:rsidP="00000000" w:rsidRDefault="00000000" w:rsidRPr="00000000" w14:paraId="00000002">
      <w:pPr>
        <w:spacing w:after="0" w:before="0" w:line="480" w:lineRule="auto"/>
        <w:ind w:left="720" w:firstLine="720"/>
        <w:jc w:val="center"/>
        <w:rPr>
          <w:b w:val="1"/>
          <w:bCs w:val="1"/>
          <w:sz w:val="36"/>
          <w:szCs w:val="36"/>
        </w:rPr>
      </w:pPr>
      <w:r w:rsidDel="00000000" w:rsidR="00000000" w:rsidRPr="00000000">
        <w:rPr>
          <w:b w:val="1"/>
          <w:bCs w:val="1"/>
          <w:sz w:val="36"/>
          <w:szCs w:val="36"/>
          <w:rtl w:val="0"/>
        </w:rPr>
        <w:t xml:space="preserve">Ravour book 1: </w:t>
      </w:r>
    </w:p>
    <w:p w:rsidR="00000000" w:rsidDel="00000000" w:rsidP="00000000" w:rsidRDefault="00000000" w:rsidRPr="00000000" w14:paraId="00000003">
      <w:pPr>
        <w:spacing w:after="0" w:before="0" w:line="480" w:lineRule="auto"/>
        <w:ind w:left="720" w:firstLine="720"/>
        <w:jc w:val="center"/>
        <w:rPr>
          <w:b w:val="1"/>
          <w:bCs w:val="1"/>
          <w:sz w:val="28"/>
          <w:szCs w:val="28"/>
        </w:rPr>
      </w:pPr>
      <w:r w:rsidDel="00000000" w:rsidR="00000000" w:rsidRPr="00000000">
        <w:rPr>
          <w:b w:val="1"/>
          <w:bCs w:val="1"/>
          <w:sz w:val="28"/>
          <w:szCs w:val="28"/>
          <w:rtl w:val="0"/>
        </w:rPr>
        <w:t xml:space="preserve">The Null of Storms</w:t>
      </w:r>
    </w:p>
    <w:p w:rsidR="00000000" w:rsidDel="00000000" w:rsidP="00000000" w:rsidRDefault="00000000" w:rsidRPr="00000000" w14:paraId="00000004">
      <w:pPr>
        <w:spacing w:after="0" w:before="0" w:line="480" w:lineRule="auto"/>
        <w:ind w:left="720" w:firstLine="720"/>
        <w:jc w:val="center"/>
        <w:rPr>
          <w:b w:val="1"/>
          <w:bCs w:val="1"/>
          <w:sz w:val="24"/>
          <w:szCs w:val="24"/>
        </w:rPr>
      </w:pPr>
      <w:r w:rsidDel="00000000" w:rsidR="00000000" w:rsidRPr="00000000">
        <w:rPr>
          <w:rtl w:val="0"/>
        </w:rPr>
      </w:r>
    </w:p>
    <w:p w:rsidR="00000000" w:rsidDel="00000000" w:rsidP="00000000" w:rsidRDefault="00000000" w:rsidRPr="00000000" w14:paraId="00000005">
      <w:pPr>
        <w:spacing w:after="0" w:before="0" w:line="480" w:lineRule="auto"/>
        <w:ind w:left="720" w:firstLine="720"/>
        <w:rPr>
          <w:sz w:val="24"/>
          <w:szCs w:val="24"/>
        </w:rPr>
      </w:pPr>
      <w:r w:rsidDel="00000000" w:rsidR="00000000" w:rsidRPr="00000000">
        <w:rPr>
          <w:rtl w:val="0"/>
        </w:rPr>
      </w:r>
    </w:p>
    <w:p w:rsidR="00000000" w:rsidDel="00000000" w:rsidP="00000000" w:rsidRDefault="00000000" w:rsidRPr="00000000" w14:paraId="00000006">
      <w:pPr>
        <w:spacing w:after="0" w:before="0" w:line="480" w:lineRule="auto"/>
        <w:ind w:left="720" w:firstLine="720"/>
        <w:jc w:val="center"/>
        <w:rPr>
          <w:u w:val="single"/>
        </w:rPr>
      </w:pPr>
      <w:r w:rsidDel="00000000" w:rsidR="00000000" w:rsidRPr="00000000">
        <w:rPr>
          <w:u w:val="single"/>
          <w:rtl w:val="0"/>
        </w:rPr>
        <w:t xml:space="preserve">RAVOUR’S THUNDEROUS ROAR</w:t>
      </w:r>
    </w:p>
    <w:p w:rsidR="00000000" w:rsidDel="00000000" w:rsidP="00000000" w:rsidRDefault="00000000" w:rsidRPr="00000000" w14:paraId="00000007">
      <w:pPr>
        <w:spacing w:after="0" w:before="0" w:line="480" w:lineRule="auto"/>
        <w:ind w:left="720" w:firstLine="720"/>
        <w:rPr/>
      </w:pPr>
      <w:r w:rsidDel="00000000" w:rsidR="00000000" w:rsidRPr="00000000">
        <w:rPr>
          <w:rtl w:val="0"/>
        </w:rPr>
      </w:r>
    </w:p>
    <w:p w:rsidR="00000000" w:rsidDel="00000000" w:rsidP="00000000" w:rsidRDefault="00000000" w:rsidRPr="00000000" w14:paraId="00000008">
      <w:pPr>
        <w:spacing w:after="0" w:before="0" w:line="480" w:lineRule="auto"/>
        <w:ind w:left="720" w:firstLine="720"/>
        <w:jc w:val="center"/>
        <w:rPr>
          <w:i w:val="1"/>
          <w:iCs w:val="1"/>
        </w:rPr>
      </w:pPr>
      <w:r w:rsidDel="00000000" w:rsidR="00000000" w:rsidRPr="00000000">
        <w:rPr>
          <w:i w:val="1"/>
          <w:iCs w:val="1"/>
          <w:rtl w:val="0"/>
        </w:rPr>
        <w:t xml:space="preserve">A classified mural, believed to have been created by a mythical beast.</w:t>
      </w:r>
    </w:p>
    <w:p w:rsidR="00000000" w:rsidDel="00000000" w:rsidP="00000000" w:rsidRDefault="00000000" w:rsidRPr="00000000" w14:paraId="00000009">
      <w:pPr>
        <w:spacing w:after="0" w:before="0" w:line="480" w:lineRule="auto"/>
        <w:ind w:left="720" w:firstLine="720"/>
        <w:jc w:val="center"/>
        <w:rPr>
          <w:i w:val="1"/>
          <w:iCs w:val="1"/>
        </w:rPr>
      </w:pPr>
      <w:r w:rsidDel="00000000" w:rsidR="00000000" w:rsidRPr="00000000">
        <w:rPr>
          <w:i w:val="1"/>
          <w:iCs w:val="1"/>
          <w:rtl w:val="0"/>
        </w:rPr>
        <w:t xml:space="preserve">  As is tradition, this passage is recited by the High Zepharian Priest to the Heir Archon before the mantle of Prime is passed.</w:t>
      </w:r>
    </w:p>
    <w:p w:rsidR="00000000" w:rsidDel="00000000" w:rsidP="00000000" w:rsidRDefault="00000000" w:rsidRPr="00000000" w14:paraId="0000000A">
      <w:pPr>
        <w:spacing w:after="0" w:before="0" w:line="480" w:lineRule="auto"/>
        <w:ind w:left="720" w:firstLine="720"/>
        <w:rPr/>
      </w:pPr>
      <w:sdt>
        <w:sdtPr>
          <w:id w:val="-1100591825"/>
          <w:tag w:val="goog_rdk_0"/>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00B">
      <w:pPr>
        <w:spacing w:after="0" w:before="0" w:line="480" w:lineRule="auto"/>
        <w:ind w:left="720" w:firstLine="720"/>
        <w:rPr/>
      </w:pPr>
      <w:r w:rsidDel="00000000" w:rsidR="00000000" w:rsidRPr="00000000">
        <w:rPr>
          <w:rtl w:val="0"/>
        </w:rPr>
        <w:t xml:space="preserve">In the beginning, Zephyrs created </w:t>
      </w:r>
      <w:sdt>
        <w:sdtPr>
          <w:id w:val="1075908891"/>
          <w:tag w:val="goog_rdk_1"/>
        </w:sdtPr>
        <w:sdtContent>
          <w:commentRangeStart w:id="0"/>
        </w:sdtContent>
      </w:sdt>
      <w:r w:rsidDel="00000000" w:rsidR="00000000" w:rsidRPr="00000000">
        <w:rPr>
          <w:rtl w:val="0"/>
        </w:rPr>
        <w:t xml:space="preserve">Ravour, </w:t>
      </w:r>
      <w:commentRangeEnd w:id="0"/>
      <w:r w:rsidDel="00000000" w:rsidR="00000000" w:rsidRPr="00000000">
        <w:commentReference w:id="0"/>
      </w:r>
      <w:r w:rsidDel="00000000" w:rsidR="00000000" w:rsidRPr="00000000">
        <w:rPr>
          <w:rtl w:val="0"/>
        </w:rPr>
        <w:t xml:space="preserve">a world of storms.</w:t>
      </w:r>
    </w:p>
    <w:p w:rsidR="00000000" w:rsidDel="00000000" w:rsidP="00000000" w:rsidRDefault="00000000" w:rsidRPr="00000000" w14:paraId="0000000C">
      <w:pPr>
        <w:spacing w:after="0" w:before="0" w:line="480" w:lineRule="auto"/>
        <w:ind w:left="720" w:firstLine="720"/>
        <w:rPr/>
      </w:pPr>
      <w:r w:rsidDel="00000000" w:rsidR="00000000" w:rsidRPr="00000000">
        <w:rPr>
          <w:rtl w:val="0"/>
        </w:rPr>
        <w:t xml:space="preserve">  From the eye of that storm, she shaped ten noble beasts of legend, each one born in her image.</w:t>
      </w:r>
    </w:p>
    <w:p w:rsidR="00000000" w:rsidDel="00000000" w:rsidP="00000000" w:rsidRDefault="00000000" w:rsidRPr="00000000" w14:paraId="0000000D">
      <w:pPr>
        <w:spacing w:after="0" w:before="0" w:line="480" w:lineRule="auto"/>
        <w:ind w:left="720" w:firstLine="720"/>
        <w:rPr/>
      </w:pPr>
      <w:r w:rsidDel="00000000" w:rsidR="00000000" w:rsidRPr="00000000">
        <w:rPr>
          <w:rtl w:val="0"/>
        </w:rPr>
        <w:t xml:space="preserve">  We were not mere creatures. We were divinity clad in flesh, each imbued with the purest form of power.</w:t>
      </w:r>
    </w:p>
    <w:p w:rsidR="00000000" w:rsidDel="00000000" w:rsidP="00000000" w:rsidRDefault="00000000" w:rsidRPr="00000000" w14:paraId="0000000E">
      <w:pPr>
        <w:spacing w:after="0" w:before="0" w:line="480" w:lineRule="auto"/>
        <w:ind w:left="720" w:firstLine="720"/>
        <w:rPr/>
      </w:pPr>
      <w:r w:rsidDel="00000000" w:rsidR="00000000" w:rsidRPr="00000000">
        <w:rPr>
          <w:rtl w:val="0"/>
        </w:rPr>
        <w:t xml:space="preserve">  We ruled the land as deities among lesser beasts, and the world bent to our breath.</w:t>
      </w:r>
    </w:p>
    <w:p w:rsidR="00000000" w:rsidDel="00000000" w:rsidP="00000000" w:rsidRDefault="00000000" w:rsidRPr="00000000" w14:paraId="0000000F">
      <w:pPr>
        <w:spacing w:after="0" w:before="0" w:line="480" w:lineRule="auto"/>
        <w:ind w:left="720" w:firstLine="720"/>
        <w:rPr/>
      </w:pPr>
      <w:r w:rsidDel="00000000" w:rsidR="00000000" w:rsidRPr="00000000">
        <w:rPr>
          <w:rtl w:val="0"/>
        </w:rPr>
        <w:t xml:space="preserve">  Then came the infestation. Two-legged wretches.</w:t>
      </w:r>
    </w:p>
    <w:p w:rsidR="00000000" w:rsidDel="00000000" w:rsidP="00000000" w:rsidRDefault="00000000" w:rsidRPr="00000000" w14:paraId="00000010">
      <w:pPr>
        <w:spacing w:after="0" w:before="0" w:line="480" w:lineRule="auto"/>
        <w:ind w:left="720" w:firstLine="720"/>
        <w:rPr/>
      </w:pPr>
      <w:r w:rsidDel="00000000" w:rsidR="00000000" w:rsidRPr="00000000">
        <w:rPr>
          <w:rtl w:val="0"/>
        </w:rPr>
        <w:t xml:space="preserve">  Flesh too soft. No fangs. No claws. No scales. No paws.</w:t>
      </w:r>
    </w:p>
    <w:p w:rsidR="00000000" w:rsidDel="00000000" w:rsidP="00000000" w:rsidRDefault="00000000" w:rsidRPr="00000000" w14:paraId="00000011">
      <w:pPr>
        <w:spacing w:after="0" w:before="0" w:line="480" w:lineRule="auto"/>
        <w:ind w:left="720" w:firstLine="720"/>
        <w:rPr/>
      </w:pPr>
      <w:r w:rsidDel="00000000" w:rsidR="00000000" w:rsidRPr="00000000">
        <w:rPr>
          <w:rtl w:val="0"/>
        </w:rPr>
        <w:t xml:space="preserve">  They did not belong, and yet they multiplied and spread.</w:t>
      </w:r>
    </w:p>
    <w:p w:rsidR="00000000" w:rsidDel="00000000" w:rsidP="00000000" w:rsidRDefault="00000000" w:rsidRPr="00000000" w14:paraId="00000012">
      <w:pPr>
        <w:spacing w:after="0" w:before="0" w:line="480" w:lineRule="auto"/>
        <w:ind w:left="720" w:firstLine="720"/>
        <w:rPr/>
      </w:pPr>
      <w:r w:rsidDel="00000000" w:rsidR="00000000" w:rsidRPr="00000000">
        <w:rPr>
          <w:rtl w:val="0"/>
        </w:rPr>
        <w:t xml:space="preserve">  They called themselves ‘humans.’</w:t>
      </w:r>
    </w:p>
    <w:p w:rsidR="00000000" w:rsidDel="00000000" w:rsidP="00000000" w:rsidRDefault="00000000" w:rsidRPr="00000000" w14:paraId="00000013">
      <w:pPr>
        <w:spacing w:after="0" w:before="0" w:line="480" w:lineRule="auto"/>
        <w:ind w:left="720" w:firstLine="720"/>
        <w:rPr/>
      </w:pPr>
      <w:r w:rsidDel="00000000" w:rsidR="00000000" w:rsidRPr="00000000">
        <w:rPr>
          <w:rtl w:val="0"/>
        </w:rPr>
        <w:t xml:space="preserve">  Wielding strange powers that defied the law of storms, they hurled fireballs into the sky.</w:t>
      </w:r>
    </w:p>
    <w:p w:rsidR="00000000" w:rsidDel="00000000" w:rsidP="00000000" w:rsidRDefault="00000000" w:rsidRPr="00000000" w14:paraId="00000014">
      <w:pPr>
        <w:spacing w:after="0" w:before="0" w:line="480" w:lineRule="auto"/>
        <w:ind w:left="720" w:firstLine="720"/>
        <w:rPr/>
      </w:pPr>
      <w:r w:rsidDel="00000000" w:rsidR="00000000" w:rsidRPr="00000000">
        <w:rPr>
          <w:rtl w:val="0"/>
        </w:rPr>
        <w:t xml:space="preserve">  They cracked open stone and poisoned rivers.</w:t>
      </w:r>
    </w:p>
    <w:p w:rsidR="00000000" w:rsidDel="00000000" w:rsidP="00000000" w:rsidRDefault="00000000" w:rsidRPr="00000000" w14:paraId="00000015">
      <w:pPr>
        <w:spacing w:after="0" w:before="0" w:line="480" w:lineRule="auto"/>
        <w:ind w:left="720" w:firstLine="720"/>
        <w:rPr/>
      </w:pPr>
      <w:r w:rsidDel="00000000" w:rsidR="00000000" w:rsidRPr="00000000">
        <w:rPr>
          <w:rtl w:val="0"/>
        </w:rPr>
        <w:t xml:space="preserve">  They hunted our kin, shattering the balance, becoming a threat that had to be eradicated.</w:t>
      </w:r>
    </w:p>
    <w:p w:rsidR="00000000" w:rsidDel="00000000" w:rsidP="00000000" w:rsidRDefault="00000000" w:rsidRPr="00000000" w14:paraId="00000016">
      <w:pPr>
        <w:spacing w:after="0" w:before="0" w:line="480" w:lineRule="auto"/>
        <w:ind w:left="720" w:firstLine="720"/>
        <w:rPr/>
      </w:pPr>
      <w:r w:rsidDel="00000000" w:rsidR="00000000" w:rsidRPr="00000000">
        <w:rPr>
          <w:rtl w:val="0"/>
        </w:rPr>
        <w:t xml:space="preserve">  And so, the ten noble beasts of legend forged an alliance.</w:t>
      </w:r>
    </w:p>
    <w:p w:rsidR="00000000" w:rsidDel="00000000" w:rsidP="00000000" w:rsidRDefault="00000000" w:rsidRPr="00000000" w14:paraId="00000017">
      <w:pPr>
        <w:spacing w:after="0" w:before="0" w:line="480" w:lineRule="auto"/>
        <w:ind w:left="720" w:firstLine="720"/>
        <w:rPr/>
      </w:pPr>
      <w:r w:rsidDel="00000000" w:rsidR="00000000" w:rsidRPr="00000000">
        <w:rPr>
          <w:rtl w:val="0"/>
        </w:rPr>
        <w:t xml:space="preserve">  We summoned every claw, every fang, every wing and horn from the farthest corners of the world.</w:t>
      </w:r>
    </w:p>
    <w:p w:rsidR="00000000" w:rsidDel="00000000" w:rsidP="00000000" w:rsidRDefault="00000000" w:rsidRPr="00000000" w14:paraId="00000018">
      <w:pPr>
        <w:spacing w:after="0" w:before="0" w:line="480" w:lineRule="auto"/>
        <w:ind w:left="720" w:firstLine="720"/>
        <w:rPr/>
      </w:pPr>
      <w:r w:rsidDel="00000000" w:rsidR="00000000" w:rsidRPr="00000000">
        <w:rPr>
          <w:rtl w:val="0"/>
        </w:rPr>
        <w:t xml:space="preserve">  We united the beasts of land, sea, and sky with one divine purpose:</w:t>
      </w:r>
    </w:p>
    <w:p w:rsidR="00000000" w:rsidDel="00000000" w:rsidP="00000000" w:rsidRDefault="00000000" w:rsidRPr="00000000" w14:paraId="00000019">
      <w:pPr>
        <w:spacing w:after="0" w:before="0" w:line="480" w:lineRule="auto"/>
        <w:ind w:left="720" w:firstLine="720"/>
        <w:rPr/>
      </w:pPr>
      <w:r w:rsidDel="00000000" w:rsidR="00000000" w:rsidRPr="00000000">
        <w:rPr>
          <w:rtl w:val="0"/>
        </w:rPr>
        <w:t xml:space="preserve">  To purge the infestation.</w:t>
      </w:r>
    </w:p>
    <w:p w:rsidR="00000000" w:rsidDel="00000000" w:rsidP="00000000" w:rsidRDefault="00000000" w:rsidRPr="00000000" w14:paraId="0000001A">
      <w:pPr>
        <w:spacing w:after="0" w:before="0" w:line="480" w:lineRule="auto"/>
        <w:ind w:left="720" w:firstLine="720"/>
        <w:rPr/>
      </w:pPr>
      <w:r w:rsidDel="00000000" w:rsidR="00000000" w:rsidRPr="00000000">
        <w:rPr>
          <w:rtl w:val="0"/>
        </w:rPr>
        <w:t xml:space="preserve">  But the vermin burrowed into the ground.</w:t>
      </w:r>
    </w:p>
    <w:p w:rsidR="00000000" w:rsidDel="00000000" w:rsidP="00000000" w:rsidRDefault="00000000" w:rsidRPr="00000000" w14:paraId="0000001B">
      <w:pPr>
        <w:spacing w:after="0" w:before="0" w:line="480" w:lineRule="auto"/>
        <w:ind w:left="720" w:firstLine="720"/>
        <w:rPr/>
      </w:pPr>
      <w:r w:rsidDel="00000000" w:rsidR="00000000" w:rsidRPr="00000000">
        <w:rPr>
          <w:rtl w:val="0"/>
        </w:rPr>
        <w:t xml:space="preserve">  They fled like cowards.</w:t>
      </w:r>
    </w:p>
    <w:p w:rsidR="00000000" w:rsidDel="00000000" w:rsidP="00000000" w:rsidRDefault="00000000" w:rsidRPr="00000000" w14:paraId="0000001C">
      <w:pPr>
        <w:spacing w:after="0" w:before="0" w:line="480" w:lineRule="auto"/>
        <w:ind w:left="720" w:firstLine="720"/>
        <w:rPr/>
      </w:pPr>
      <w:r w:rsidDel="00000000" w:rsidR="00000000" w:rsidRPr="00000000">
        <w:rPr>
          <w:rtl w:val="0"/>
        </w:rPr>
        <w:t xml:space="preserve">  Now, they surface only to scavenge for scraps of food, fragments of stone, and what meager remnants they manage to drag back to their burrows.</w:t>
      </w:r>
    </w:p>
    <w:p w:rsidR="00000000" w:rsidDel="00000000" w:rsidP="00000000" w:rsidRDefault="00000000" w:rsidRPr="00000000" w14:paraId="0000001D">
      <w:pPr>
        <w:spacing w:after="0" w:before="0" w:line="480" w:lineRule="auto"/>
        <w:ind w:left="720" w:firstLine="720"/>
        <w:rPr/>
      </w:pPr>
      <w:r w:rsidDel="00000000" w:rsidR="00000000" w:rsidRPr="00000000">
        <w:rPr>
          <w:rtl w:val="0"/>
        </w:rPr>
        <w:t xml:space="preserve">  Thus, they were named for what they truly are:</w:t>
      </w:r>
    </w:p>
    <w:p w:rsidR="00000000" w:rsidDel="00000000" w:rsidP="00000000" w:rsidRDefault="00000000" w:rsidRPr="00000000" w14:paraId="0000001E">
      <w:pPr>
        <w:spacing w:after="0" w:before="0" w:line="480" w:lineRule="auto"/>
        <w:ind w:left="720" w:firstLine="720"/>
        <w:rPr/>
      </w:pPr>
      <w:r w:rsidDel="00000000" w:rsidR="00000000" w:rsidRPr="00000000">
        <w:rPr>
          <w:rtl w:val="0"/>
        </w:rPr>
        <w:t xml:space="preserve">  Rodents.</w:t>
      </w:r>
    </w:p>
    <w:p w:rsidR="00000000" w:rsidDel="00000000" w:rsidP="00000000" w:rsidRDefault="00000000" w:rsidRPr="00000000" w14:paraId="0000001F">
      <w:pPr>
        <w:spacing w:after="0" w:before="0" w:line="480" w:lineRule="auto"/>
        <w:ind w:left="720" w:firstLine="720"/>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before="0" w:line="480" w:lineRule="auto"/>
        <w:ind w:left="720" w:firstLine="720"/>
        <w:rPr>
          <w:b w:val="1"/>
          <w:bCs w:val="1"/>
          <w:sz w:val="28"/>
          <w:szCs w:val="28"/>
          <w:u w:val="single"/>
        </w:rPr>
      </w:pPr>
      <w:r w:rsidDel="00000000" w:rsidR="00000000" w:rsidRPr="00000000">
        <w:rPr>
          <w:rtl w:val="0"/>
        </w:rPr>
      </w:r>
    </w:p>
    <w:p w:rsidR="00000000" w:rsidDel="00000000" w:rsidP="00000000" w:rsidRDefault="00000000" w:rsidRPr="00000000" w14:paraId="00000021">
      <w:pPr>
        <w:pStyle w:val="Heading2"/>
        <w:spacing w:after="0" w:before="240" w:line="480" w:lineRule="auto"/>
        <w:ind w:firstLine="720"/>
        <w:rPr>
          <w:b w:val="1"/>
          <w:bCs w:val="1"/>
          <w:u w:val="single"/>
        </w:rPr>
      </w:pPr>
      <w:bookmarkStart w:colFirst="0" w:colLast="0" w:name="_heading=h.q6j61p8pi95r" w:id="0"/>
      <w:bookmarkEnd w:id="0"/>
      <w:r w:rsidDel="00000000" w:rsidR="00000000" w:rsidRPr="00000000">
        <w:rPr>
          <w:rtl w:val="0"/>
        </w:rPr>
        <w:t xml:space="preserve">Prologue</w:t>
      </w:r>
      <w:r w:rsidDel="00000000" w:rsidR="00000000" w:rsidRPr="00000000">
        <w:rPr>
          <w:rtl w:val="0"/>
        </w:rPr>
      </w:r>
    </w:p>
    <w:p w:rsidR="00000000" w:rsidDel="00000000" w:rsidP="00000000" w:rsidRDefault="00000000" w:rsidRPr="00000000" w14:paraId="00000022">
      <w:pPr>
        <w:spacing w:after="0" w:before="240" w:line="480" w:lineRule="auto"/>
        <w:ind w:left="720" w:firstLine="720"/>
        <w:jc w:val="center"/>
        <w:rPr/>
      </w:pPr>
      <w:r w:rsidDel="00000000" w:rsidR="00000000" w:rsidRPr="00000000">
        <w:rPr>
          <w:rtl w:val="0"/>
        </w:rPr>
      </w:r>
    </w:p>
    <w:p w:rsidR="00000000" w:rsidDel="00000000" w:rsidP="00000000" w:rsidRDefault="00000000" w:rsidRPr="00000000" w14:paraId="00000023">
      <w:pPr>
        <w:spacing w:after="0" w:before="0" w:line="480" w:lineRule="auto"/>
        <w:ind w:left="720" w:firstLine="720"/>
        <w:rPr/>
      </w:pPr>
      <w:r w:rsidDel="00000000" w:rsidR="00000000" w:rsidRPr="00000000">
        <w:rPr>
          <w:rtl w:val="0"/>
        </w:rPr>
        <w:t xml:space="preserve">The wind howled through the jagged cliffs around Stormhaven’s gates, slicing through the cold, damp air like a blade. Godric stood at the edge of the mountain pass, his spear held firm, every fiber of his being focused on the shadows shifting in the stormy distance. His body ached, his muscles stiff from years of battle, but he knew better than to let it show.</w:t>
      </w:r>
    </w:p>
    <w:p w:rsidR="00000000" w:rsidDel="00000000" w:rsidP="00000000" w:rsidRDefault="00000000" w:rsidRPr="00000000" w14:paraId="00000024">
      <w:pPr>
        <w:spacing w:after="0" w:before="0" w:line="480" w:lineRule="auto"/>
        <w:ind w:left="720" w:firstLine="720"/>
        <w:rPr/>
      </w:pPr>
      <w:r w:rsidDel="00000000" w:rsidR="00000000" w:rsidRPr="00000000">
        <w:rPr>
          <w:rtl w:val="0"/>
        </w:rPr>
        <w:t xml:space="preserve">Behind him, the gates loomed tall, carved deep into the stone, a fortress for the people below. He could feel the tension from the guards stationed at the entrance: greenhorns in borrowed armor, clutching their weapons like lifelines.</w:t>
      </w:r>
    </w:p>
    <w:p w:rsidR="00000000" w:rsidDel="00000000" w:rsidP="00000000" w:rsidRDefault="00000000" w:rsidRPr="00000000" w14:paraId="00000025">
      <w:pPr>
        <w:spacing w:after="0" w:before="0" w:line="480" w:lineRule="auto"/>
        <w:ind w:left="720" w:firstLine="720"/>
        <w:rPr/>
      </w:pPr>
      <w:r w:rsidDel="00000000" w:rsidR="00000000" w:rsidRPr="00000000">
        <w:rPr>
          <w:rtl w:val="0"/>
        </w:rPr>
        <w:t xml:space="preserve">“Keep your hands steady,” Godric barked, his eyes fixed ahead. “Shake now, and I’ll have more to clean up than feathers and blood.”</w:t>
      </w:r>
    </w:p>
    <w:p w:rsidR="00000000" w:rsidDel="00000000" w:rsidP="00000000" w:rsidRDefault="00000000" w:rsidRPr="00000000" w14:paraId="00000026">
      <w:pPr>
        <w:spacing w:after="0" w:before="0" w:line="480" w:lineRule="auto"/>
        <w:ind w:left="720" w:firstLine="720"/>
        <w:rPr/>
      </w:pPr>
      <w:r w:rsidDel="00000000" w:rsidR="00000000" w:rsidRPr="00000000">
        <w:rPr>
          <w:rtl w:val="0"/>
        </w:rPr>
        <w:t xml:space="preserve">One of them, braver than the rest, stammered, “We’re not Hunters, sir. We’re just—”</w:t>
      </w:r>
    </w:p>
    <w:p w:rsidR="00000000" w:rsidDel="00000000" w:rsidP="00000000" w:rsidRDefault="00000000" w:rsidRPr="00000000" w14:paraId="00000027">
      <w:pPr>
        <w:spacing w:after="0" w:before="0" w:line="480" w:lineRule="auto"/>
        <w:ind w:left="720" w:firstLine="720"/>
        <w:rPr/>
      </w:pPr>
      <w:r w:rsidDel="00000000" w:rsidR="00000000" w:rsidRPr="00000000">
        <w:rPr>
          <w:rtl w:val="0"/>
        </w:rPr>
        <w:t xml:space="preserve">“Cowards, I know,” Godric growled under his breath, cutting him off.</w:t>
      </w:r>
    </w:p>
    <w:p w:rsidR="00000000" w:rsidDel="00000000" w:rsidP="00000000" w:rsidRDefault="00000000" w:rsidRPr="00000000" w14:paraId="00000028">
      <w:pPr>
        <w:spacing w:after="0" w:before="0" w:line="480" w:lineRule="auto"/>
        <w:ind w:left="720" w:firstLine="720"/>
        <w:rPr/>
      </w:pPr>
      <w:r w:rsidDel="00000000" w:rsidR="00000000" w:rsidRPr="00000000">
        <w:rPr>
          <w:rtl w:val="0"/>
        </w:rPr>
        <w:t xml:space="preserve">The soldiers shifted uncomfortably. Perhaps he shouldn’t be so hard on them. They were little more than civilians.</w:t>
      </w:r>
    </w:p>
    <w:p w:rsidR="00000000" w:rsidDel="00000000" w:rsidP="00000000" w:rsidRDefault="00000000" w:rsidRPr="00000000" w14:paraId="00000029">
      <w:pPr>
        <w:spacing w:after="0" w:before="0" w:line="480" w:lineRule="auto"/>
        <w:ind w:left="720" w:firstLine="720"/>
        <w:rPr/>
      </w:pPr>
      <w:r w:rsidDel="00000000" w:rsidR="00000000" w:rsidRPr="00000000">
        <w:rPr>
          <w:rtl w:val="0"/>
        </w:rPr>
        <w:t xml:space="preserve">“Do you think you can kill it?” one of them asked, his voice barely above a whisper.</w:t>
      </w:r>
    </w:p>
    <w:p w:rsidR="00000000" w:rsidDel="00000000" w:rsidP="00000000" w:rsidRDefault="00000000" w:rsidRPr="00000000" w14:paraId="0000002A">
      <w:pPr>
        <w:spacing w:after="0" w:before="0" w:line="480" w:lineRule="auto"/>
        <w:ind w:left="720" w:firstLine="720"/>
        <w:rPr>
          <w:i w:val="1"/>
          <w:iCs w:val="1"/>
        </w:rPr>
      </w:pPr>
      <w:r w:rsidDel="00000000" w:rsidR="00000000" w:rsidRPr="00000000">
        <w:rPr>
          <w:i w:val="1"/>
          <w:iCs w:val="1"/>
          <w:rtl w:val="0"/>
        </w:rPr>
        <w:t xml:space="preserve">Kill it? Boltrax, the mythical beast? No. Not alone. Stone me, not even with a whole hunting party. But someone has to stand here. And no one else has the spine.</w:t>
      </w:r>
    </w:p>
    <w:p w:rsidR="00000000" w:rsidDel="00000000" w:rsidP="00000000" w:rsidRDefault="00000000" w:rsidRPr="00000000" w14:paraId="0000002B">
      <w:pPr>
        <w:spacing w:after="0" w:before="0" w:line="480" w:lineRule="auto"/>
        <w:ind w:left="720" w:firstLine="720"/>
        <w:rPr/>
      </w:pPr>
      <w:r w:rsidDel="00000000" w:rsidR="00000000" w:rsidRPr="00000000">
        <w:rPr>
          <w:rtl w:val="0"/>
        </w:rPr>
        <w:t xml:space="preserve">That was reason enough.</w:t>
      </w:r>
    </w:p>
    <w:p w:rsidR="00000000" w:rsidDel="00000000" w:rsidP="00000000" w:rsidRDefault="00000000" w:rsidRPr="00000000" w14:paraId="0000002C">
      <w:pPr>
        <w:spacing w:after="0" w:before="0" w:line="480" w:lineRule="auto"/>
        <w:ind w:left="720" w:firstLine="720"/>
        <w:rPr/>
      </w:pPr>
      <w:r w:rsidDel="00000000" w:rsidR="00000000" w:rsidRPr="00000000">
        <w:rPr>
          <w:rtl w:val="0"/>
        </w:rPr>
        <w:t xml:space="preserve">“I’m not here to think,” he growled, letting the weight of his spear settle in his hands. “I’m here to hold the line.”</w:t>
      </w:r>
    </w:p>
    <w:p w:rsidR="00000000" w:rsidDel="00000000" w:rsidP="00000000" w:rsidRDefault="00000000" w:rsidRPr="00000000" w14:paraId="0000002D">
      <w:pPr>
        <w:spacing w:after="0" w:before="0" w:line="480" w:lineRule="auto"/>
        <w:ind w:left="720" w:firstLine="720"/>
        <w:rPr/>
      </w:pPr>
      <w:r w:rsidDel="00000000" w:rsidR="00000000" w:rsidRPr="00000000">
        <w:rPr>
          <w:rtl w:val="0"/>
        </w:rPr>
        <w:t xml:space="preserve">Another roar, closer this time. His heart pounded in his chest and he took a long deep breath, his ritual before any battle. Fear? No. Fear wouldn’t help him. It helped some stay alive, but was useless in a battle where retreat is not an option. He forced the thought away, letting the weight of the spear anchor him. The NullStone tip glinted faintly, its edges dulled from years of use.</w:t>
      </w:r>
    </w:p>
    <w:p w:rsidR="00000000" w:rsidDel="00000000" w:rsidP="00000000" w:rsidRDefault="00000000" w:rsidRPr="00000000" w14:paraId="0000002E">
      <w:pPr>
        <w:spacing w:after="0" w:before="0" w:line="480" w:lineRule="auto"/>
        <w:ind w:left="720" w:firstLine="720"/>
        <w:rPr/>
      </w:pPr>
      <w:r w:rsidDel="00000000" w:rsidR="00000000" w:rsidRPr="00000000">
        <w:rPr>
          <w:rtl w:val="0"/>
        </w:rPr>
        <w:t xml:space="preserve">A screech ripped through the air, sharp and grating, setting his teeth on edge. The beast was near. His grip tightened around the spear, his knuckles white against the worn wood. Come on then, you bastard.</w:t>
      </w:r>
    </w:p>
    <w:p w:rsidR="00000000" w:rsidDel="00000000" w:rsidP="00000000" w:rsidRDefault="00000000" w:rsidRPr="00000000" w14:paraId="0000002F">
      <w:pPr>
        <w:spacing w:after="0" w:before="0" w:line="480" w:lineRule="auto"/>
        <w:ind w:left="720" w:firstLine="720"/>
        <w:rPr/>
      </w:pPr>
      <w:r w:rsidDel="00000000" w:rsidR="00000000" w:rsidRPr="00000000">
        <w:rPr>
          <w:rtl w:val="0"/>
        </w:rPr>
        <w:t xml:space="preserve">The creature descended like a shadow, its wings spread wide, blocking out the dim light of the SolarStones lining the gate. Black feathers shimmered in the faint glow, streaked with veins of glowing blue. Its molten eyes burned with malice, and its talons gleamed like blades.</w:t>
      </w:r>
    </w:p>
    <w:p w:rsidR="00000000" w:rsidDel="00000000" w:rsidP="00000000" w:rsidRDefault="00000000" w:rsidRPr="00000000" w14:paraId="00000030">
      <w:pPr>
        <w:spacing w:after="0" w:before="0" w:line="480" w:lineRule="auto"/>
        <w:ind w:left="720" w:firstLine="720"/>
        <w:rPr/>
      </w:pPr>
      <w:r w:rsidDel="00000000" w:rsidR="00000000" w:rsidRPr="00000000">
        <w:rPr>
          <w:rtl w:val="0"/>
        </w:rPr>
        <w:t xml:space="preserve">Godric planted his feet, his gaze steady. He wasn’t afraid of death—not anymore. If this was where he’d die, so be it. But he’d make bolting sure the beast remembered him.</w:t>
      </w:r>
    </w:p>
    <w:p w:rsidR="00000000" w:rsidDel="00000000" w:rsidP="00000000" w:rsidRDefault="00000000" w:rsidRPr="00000000" w14:paraId="00000031">
      <w:pPr>
        <w:spacing w:after="0" w:before="0" w:line="480" w:lineRule="auto"/>
        <w:ind w:left="720" w:firstLine="720"/>
        <w:rPr/>
      </w:pPr>
      <w:r w:rsidDel="00000000" w:rsidR="00000000" w:rsidRPr="00000000">
        <w:rPr>
          <w:rtl w:val="0"/>
        </w:rPr>
        <w:t xml:space="preserve">It dove, fast and precise, its claws slicing through the air. Godric moved on instinct, twisting to the side and striking with his spear. The NullStone tip caught the edge of its face, slashing across one of its glowing eyes.</w:t>
      </w:r>
    </w:p>
    <w:p w:rsidR="00000000" w:rsidDel="00000000" w:rsidP="00000000" w:rsidRDefault="00000000" w:rsidRPr="00000000" w14:paraId="00000032">
      <w:pPr>
        <w:spacing w:after="0" w:before="0" w:line="480" w:lineRule="auto"/>
        <w:ind w:left="720" w:firstLine="720"/>
        <w:rPr/>
      </w:pPr>
      <w:r w:rsidDel="00000000" w:rsidR="00000000" w:rsidRPr="00000000">
        <w:rPr>
          <w:rtl w:val="0"/>
        </w:rPr>
        <w:t xml:space="preserve">The beast roared, rearing back as blood—a strange, electric blue—dripped down its face.</w:t>
      </w:r>
    </w:p>
    <w:p w:rsidR="00000000" w:rsidDel="00000000" w:rsidP="00000000" w:rsidRDefault="00000000" w:rsidRPr="00000000" w14:paraId="00000033">
      <w:pPr>
        <w:spacing w:after="0" w:before="0" w:line="480" w:lineRule="auto"/>
        <w:ind w:left="720" w:firstLine="720"/>
        <w:rPr/>
      </w:pPr>
      <w:r w:rsidDel="00000000" w:rsidR="00000000" w:rsidRPr="00000000">
        <w:rPr>
          <w:rtl w:val="0"/>
        </w:rPr>
        <w:t xml:space="preserve">“Not so pretty now, are you?” Godric muttered, circling it warily.</w:t>
      </w:r>
    </w:p>
    <w:p w:rsidR="00000000" w:rsidDel="00000000" w:rsidP="00000000" w:rsidRDefault="00000000" w:rsidRPr="00000000" w14:paraId="00000034">
      <w:pPr>
        <w:spacing w:after="0" w:before="0" w:line="480" w:lineRule="auto"/>
        <w:ind w:left="720" w:firstLine="720"/>
        <w:rPr/>
      </w:pPr>
      <w:r w:rsidDel="00000000" w:rsidR="00000000" w:rsidRPr="00000000">
        <w:rPr>
          <w:rtl w:val="0"/>
        </w:rPr>
        <w:t xml:space="preserve">The beast twisted, its tail sweeping low and smashing through the stone. Godric leapt, the wind from its wings battering his frame as he brought the spear down, scraping across its shoulder. Sparks flew where the NullStone met feathers, but the creature barely flinched. Its claws raked forward, forcing Godric into a clumsy back-step that left him off balance</w:t>
      </w:r>
    </w:p>
    <w:p w:rsidR="00000000" w:rsidDel="00000000" w:rsidP="00000000" w:rsidRDefault="00000000" w:rsidRPr="00000000" w14:paraId="00000035">
      <w:pPr>
        <w:spacing w:after="0" w:before="0" w:line="480" w:lineRule="auto"/>
        <w:ind w:left="720" w:firstLine="720"/>
        <w:rPr/>
      </w:pPr>
      <w:r w:rsidDel="00000000" w:rsidR="00000000" w:rsidRPr="00000000">
        <w:rPr>
          <w:rtl w:val="0"/>
        </w:rPr>
        <w:t xml:space="preserve">The creature hissed, its wings flaring as it launched itself at him again. He dodged, but not fast enough. Its tail lashed out but this time, catching him across the ribs with bone-crushing force.</w:t>
      </w:r>
    </w:p>
    <w:p w:rsidR="00000000" w:rsidDel="00000000" w:rsidP="00000000" w:rsidRDefault="00000000" w:rsidRPr="00000000" w14:paraId="00000036">
      <w:pPr>
        <w:spacing w:after="0" w:before="0" w:line="480" w:lineRule="auto"/>
        <w:ind w:left="720" w:firstLine="720"/>
        <w:rPr/>
      </w:pPr>
      <w:r w:rsidDel="00000000" w:rsidR="00000000" w:rsidRPr="00000000">
        <w:rPr>
          <w:rtl w:val="0"/>
        </w:rPr>
        <w:t xml:space="preserve">The impact sent him flying.</w:t>
      </w:r>
    </w:p>
    <w:p w:rsidR="00000000" w:rsidDel="00000000" w:rsidP="00000000" w:rsidRDefault="00000000" w:rsidRPr="00000000" w14:paraId="00000037">
      <w:pPr>
        <w:spacing w:after="0" w:before="0" w:line="480" w:lineRule="auto"/>
        <w:ind w:left="720" w:firstLine="720"/>
        <w:rPr/>
      </w:pPr>
      <w:r w:rsidDel="00000000" w:rsidR="00000000" w:rsidRPr="00000000">
        <w:rPr>
          <w:rtl w:val="0"/>
        </w:rPr>
        <w:t xml:space="preserve">Godric’s body hit the ground hard, skidding across the stone before slamming into the gates with a sickening thud. Pain erupted in his side—sharp and unrelenting—but he forced himself to move, slowly dragging himself toward the spear he’d dropped ten—no, fifteen—arm lengths away.</w:t>
      </w:r>
    </w:p>
    <w:p w:rsidR="00000000" w:rsidDel="00000000" w:rsidP="00000000" w:rsidRDefault="00000000" w:rsidRPr="00000000" w14:paraId="00000038">
      <w:pPr>
        <w:spacing w:after="0" w:before="0" w:line="480" w:lineRule="auto"/>
        <w:ind w:left="720" w:firstLine="720"/>
        <w:rPr/>
      </w:pPr>
      <w:r w:rsidDel="00000000" w:rsidR="00000000" w:rsidRPr="00000000">
        <w:rPr>
          <w:rtl w:val="0"/>
        </w:rPr>
        <w:t xml:space="preserve">The beast stalked closer, its remaining eye blazing with fury.</w:t>
      </w:r>
    </w:p>
    <w:p w:rsidR="00000000" w:rsidDel="00000000" w:rsidP="00000000" w:rsidRDefault="00000000" w:rsidRPr="00000000" w14:paraId="00000039">
      <w:pPr>
        <w:spacing w:after="0" w:before="0" w:line="480" w:lineRule="auto"/>
        <w:ind w:left="720" w:firstLine="720"/>
        <w:rPr>
          <w:i w:val="1"/>
          <w:iCs w:val="1"/>
        </w:rPr>
      </w:pPr>
      <w:r w:rsidDel="00000000" w:rsidR="00000000" w:rsidRPr="00000000">
        <w:rPr>
          <w:i w:val="1"/>
          <w:iCs w:val="1"/>
          <w:rtl w:val="0"/>
        </w:rPr>
        <w:t xml:space="preserve">Damn idiot! </w:t>
      </w:r>
      <w:r w:rsidDel="00000000" w:rsidR="00000000" w:rsidRPr="00000000">
        <w:rPr>
          <w:rtl w:val="0"/>
        </w:rPr>
        <w:t xml:space="preserve">he thought. His arms shook with every inch. His shoulders felt ready to rip from their sockets. </w:t>
      </w:r>
      <w:r w:rsidDel="00000000" w:rsidR="00000000" w:rsidRPr="00000000">
        <w:rPr>
          <w:i w:val="1"/>
          <w:iCs w:val="1"/>
          <w:rtl w:val="0"/>
        </w:rPr>
        <w:t xml:space="preserve">What a rookie mistake. Never drop your spear.</w:t>
      </w:r>
    </w:p>
    <w:p w:rsidR="00000000" w:rsidDel="00000000" w:rsidP="00000000" w:rsidRDefault="00000000" w:rsidRPr="00000000" w14:paraId="0000003A">
      <w:pPr>
        <w:spacing w:after="0" w:before="0" w:line="480" w:lineRule="auto"/>
        <w:ind w:left="720" w:firstLine="720"/>
        <w:rPr>
          <w:i w:val="1"/>
          <w:iCs w:val="1"/>
        </w:rPr>
      </w:pPr>
      <w:r w:rsidDel="00000000" w:rsidR="00000000" w:rsidRPr="00000000">
        <w:rPr>
          <w:i w:val="1"/>
          <w:iCs w:val="1"/>
          <w:rtl w:val="0"/>
        </w:rPr>
        <w:t xml:space="preserve">I’m… I’m not going make it.</w:t>
      </w:r>
    </w:p>
    <w:p w:rsidR="00000000" w:rsidDel="00000000" w:rsidP="00000000" w:rsidRDefault="00000000" w:rsidRPr="00000000" w14:paraId="0000003B">
      <w:pPr>
        <w:spacing w:after="0" w:before="0" w:line="480" w:lineRule="auto"/>
        <w:ind w:left="720" w:firstLine="720"/>
        <w:rPr/>
      </w:pPr>
      <w:r w:rsidDel="00000000" w:rsidR="00000000" w:rsidRPr="00000000">
        <w:rPr>
          <w:rtl w:val="0"/>
        </w:rPr>
        <w:t xml:space="preserve">Gritting his teeth, Godric stared into the eye of the one who bested him. This wasn’t his first time staring death in the face, although it would likely be his last.</w:t>
      </w:r>
    </w:p>
    <w:p w:rsidR="00000000" w:rsidDel="00000000" w:rsidP="00000000" w:rsidRDefault="00000000" w:rsidRPr="00000000" w14:paraId="0000003C">
      <w:pPr>
        <w:spacing w:after="0" w:before="0" w:line="480" w:lineRule="auto"/>
        <w:ind w:left="720" w:firstLine="720"/>
        <w:rPr/>
      </w:pPr>
      <w:r w:rsidDel="00000000" w:rsidR="00000000" w:rsidRPr="00000000">
        <w:rPr>
          <w:rtl w:val="0"/>
        </w:rPr>
        <w:t xml:space="preserve">Then, out of nowhere, a dark-skinned figure stepped into view.</w:t>
      </w:r>
    </w:p>
    <w:p w:rsidR="00000000" w:rsidDel="00000000" w:rsidP="00000000" w:rsidRDefault="00000000" w:rsidRPr="00000000" w14:paraId="0000003D">
      <w:pPr>
        <w:spacing w:after="0" w:before="0" w:line="480" w:lineRule="auto"/>
        <w:ind w:left="720" w:firstLine="720"/>
        <w:rPr/>
      </w:pPr>
      <w:r w:rsidDel="00000000" w:rsidR="00000000" w:rsidRPr="00000000">
        <w:rPr>
          <w:rtl w:val="0"/>
        </w:rPr>
        <w:t xml:space="preserve">The boy was no more than eight cycles, a scrap of skin and bone draped in a patched cloak. And yet, he walked like the storm bent to him, his steps too steady for a child, too sharp for anyone raised soft behind gates.</w:t>
      </w:r>
    </w:p>
    <w:p w:rsidR="00000000" w:rsidDel="00000000" w:rsidP="00000000" w:rsidRDefault="00000000" w:rsidRPr="00000000" w14:paraId="0000003E">
      <w:pPr>
        <w:spacing w:after="0" w:before="0" w:line="480" w:lineRule="auto"/>
        <w:ind w:left="720" w:firstLine="720"/>
        <w:rPr/>
      </w:pPr>
      <w:r w:rsidDel="00000000" w:rsidR="00000000" w:rsidRPr="00000000">
        <w:rPr>
          <w:rtl w:val="0"/>
        </w:rPr>
        <w:t xml:space="preserve">“What are you bolting doing?” Godric rasped, his voice hoarse from pain. “Get back inside!”</w:t>
      </w:r>
    </w:p>
    <w:p w:rsidR="00000000" w:rsidDel="00000000" w:rsidP="00000000" w:rsidRDefault="00000000" w:rsidRPr="00000000" w14:paraId="0000003F">
      <w:pPr>
        <w:spacing w:after="0" w:before="0" w:line="480" w:lineRule="auto"/>
        <w:ind w:left="720" w:firstLine="720"/>
        <w:rPr/>
      </w:pPr>
      <w:r w:rsidDel="00000000" w:rsidR="00000000" w:rsidRPr="00000000">
        <w:rPr>
          <w:rtl w:val="0"/>
        </w:rPr>
        <w:t xml:space="preserve">The boy ignored him. His dark eyes locked on the beast, unwavering.</w:t>
      </w:r>
    </w:p>
    <w:p w:rsidR="00000000" w:rsidDel="00000000" w:rsidP="00000000" w:rsidRDefault="00000000" w:rsidRPr="00000000" w14:paraId="00000040">
      <w:pPr>
        <w:spacing w:after="0" w:before="0" w:line="480" w:lineRule="auto"/>
        <w:ind w:left="720" w:firstLine="720"/>
        <w:rPr/>
      </w:pPr>
      <w:r w:rsidDel="00000000" w:rsidR="00000000" w:rsidRPr="00000000">
        <w:rPr>
          <w:rtl w:val="0"/>
        </w:rPr>
        <w:t xml:space="preserve">“Kid!” Godric barked, trying to rise, but his body wouldn’t obey. He watched in disbelief as the boy stopped a few paces from the creature, his posture relaxed, his head tilted slightly.</w:t>
      </w:r>
    </w:p>
    <w:p w:rsidR="00000000" w:rsidDel="00000000" w:rsidP="00000000" w:rsidRDefault="00000000" w:rsidRPr="00000000" w14:paraId="00000041">
      <w:pPr>
        <w:spacing w:after="0" w:before="0" w:line="480" w:lineRule="auto"/>
        <w:ind w:left="720" w:firstLine="720"/>
        <w:rPr/>
      </w:pPr>
      <w:r w:rsidDel="00000000" w:rsidR="00000000" w:rsidRPr="00000000">
        <w:rPr>
          <w:rtl w:val="0"/>
        </w:rPr>
        <w:t xml:space="preserve">“You know you can’t win,” the boy said, his voice cutting through the storm like a blade. “Do you really want to die?”</w:t>
      </w:r>
    </w:p>
    <w:p w:rsidR="00000000" w:rsidDel="00000000" w:rsidP="00000000" w:rsidRDefault="00000000" w:rsidRPr="00000000" w14:paraId="00000042">
      <w:pPr>
        <w:spacing w:after="0" w:before="0" w:line="480" w:lineRule="auto"/>
        <w:ind w:left="720" w:firstLine="720"/>
        <w:rPr/>
      </w:pPr>
      <w:r w:rsidDel="00000000" w:rsidR="00000000" w:rsidRPr="00000000">
        <w:rPr>
          <w:rtl w:val="0"/>
        </w:rPr>
        <w:t xml:space="preserve">Godric froze. Was the boy… talking to the beast? His tone wasn’t taunting, nor was it pleading—it was something sharper, something final. For a moment, it seemed like even the creature hesitated, its wings twitching in response.</w:t>
      </w:r>
    </w:p>
    <w:p w:rsidR="00000000" w:rsidDel="00000000" w:rsidP="00000000" w:rsidRDefault="00000000" w:rsidRPr="00000000" w14:paraId="00000043">
      <w:pPr>
        <w:spacing w:after="0" w:before="0" w:line="480" w:lineRule="auto"/>
        <w:ind w:left="720" w:firstLine="720"/>
        <w:rPr/>
      </w:pPr>
      <w:r w:rsidDel="00000000" w:rsidR="00000000" w:rsidRPr="00000000">
        <w:rPr>
          <w:i w:val="1"/>
          <w:iCs w:val="1"/>
          <w:rtl w:val="0"/>
        </w:rPr>
        <w:t xml:space="preserve">I must have hit my head harder than I thought.</w:t>
      </w:r>
      <w:r w:rsidDel="00000000" w:rsidR="00000000" w:rsidRPr="00000000">
        <w:rPr>
          <w:rtl w:val="0"/>
        </w:rPr>
      </w:r>
    </w:p>
    <w:p w:rsidR="00000000" w:rsidDel="00000000" w:rsidP="00000000" w:rsidRDefault="00000000" w:rsidRPr="00000000" w14:paraId="00000044">
      <w:pPr>
        <w:spacing w:after="0" w:before="0" w:line="480" w:lineRule="auto"/>
        <w:ind w:left="720" w:firstLine="720"/>
        <w:rPr/>
      </w:pPr>
      <w:r w:rsidDel="00000000" w:rsidR="00000000" w:rsidRPr="00000000">
        <w:rPr>
          <w:rtl w:val="0"/>
        </w:rPr>
        <w:t xml:space="preserve">The boy moved like no Hunter Godric had ever seen. In an instant, he snatched up the fallen spear, wielding it as though it had been made for him. His steps were impossibly light, his strikes unnervingly precise, each motion carrying a grace that belied his age. Godric’s jaw tightened, not in fear for the boy, but in awe. This wasn’t instinct—this was mastery.</w:t>
      </w:r>
    </w:p>
    <w:p w:rsidR="00000000" w:rsidDel="00000000" w:rsidP="00000000" w:rsidRDefault="00000000" w:rsidRPr="00000000" w14:paraId="00000045">
      <w:pPr>
        <w:spacing w:after="0" w:before="0" w:line="480" w:lineRule="auto"/>
        <w:ind w:left="720" w:firstLine="720"/>
        <w:rPr/>
      </w:pPr>
      <w:r w:rsidDel="00000000" w:rsidR="00000000" w:rsidRPr="00000000">
        <w:rPr>
          <w:rtl w:val="0"/>
        </w:rPr>
        <w:t xml:space="preserve">The beast roared, unleashing a burst of lightning from the BoltStone embedded in its chest. Arcs of electricity seared through the air, but the boy was faster, twisting and leaping out of harm’s way.</w:t>
      </w:r>
    </w:p>
    <w:p w:rsidR="00000000" w:rsidDel="00000000" w:rsidP="00000000" w:rsidRDefault="00000000" w:rsidRPr="00000000" w14:paraId="00000046">
      <w:pPr>
        <w:spacing w:after="0" w:before="0" w:line="480" w:lineRule="auto"/>
        <w:ind w:left="720" w:firstLine="720"/>
        <w:rPr/>
      </w:pPr>
      <w:r w:rsidDel="00000000" w:rsidR="00000000" w:rsidRPr="00000000">
        <w:rPr>
          <w:rtl w:val="0"/>
        </w:rPr>
        <w:t xml:space="preserve">The boy yelled, a sharp, guttural sound that cleaved through the storm. And then, impossibly, the lightning froze. It hung in the air, shimmering and crackling, before dissipating like mist. Godric’s breath hitched. No Hunter could command a storm. No mortal child could wield a voice that could still the chaos itself. Yet this boy—this child—had bent nature to his will.</w:t>
      </w:r>
    </w:p>
    <w:p w:rsidR="00000000" w:rsidDel="00000000" w:rsidP="00000000" w:rsidRDefault="00000000" w:rsidRPr="00000000" w14:paraId="00000047">
      <w:pPr>
        <w:spacing w:after="0" w:before="0" w:line="480" w:lineRule="auto"/>
        <w:ind w:left="720" w:firstLine="720"/>
        <w:rPr/>
      </w:pPr>
      <w:r w:rsidDel="00000000" w:rsidR="00000000" w:rsidRPr="00000000">
        <w:rPr>
          <w:rtl w:val="0"/>
        </w:rPr>
        <w:t xml:space="preserve">What was he? There was no hesitation in his strikes, no wasted effort. Every step, every swing of the spear, was a calculated masterpiece, as if the boy had trained for decades. And yet, the training halls couldn’t teach this. Godric’s jaw tightened, watching the child fight as though born to wield death itself.</w:t>
      </w:r>
    </w:p>
    <w:p w:rsidR="00000000" w:rsidDel="00000000" w:rsidP="00000000" w:rsidRDefault="00000000" w:rsidRPr="00000000" w14:paraId="00000048">
      <w:pPr>
        <w:spacing w:after="0" w:before="0" w:line="480" w:lineRule="auto"/>
        <w:ind w:left="720" w:firstLine="720"/>
        <w:rPr/>
      </w:pPr>
      <w:r w:rsidDel="00000000" w:rsidR="00000000" w:rsidRPr="00000000">
        <w:rPr>
          <w:rtl w:val="0"/>
        </w:rPr>
        <w:t xml:space="preserve">As he attempted to get up and join the fray, the guards rushed forward, dragging Godric inside the gates. He fought against them, his voice a growl. “Let me go! That kid—he can’t—”</w:t>
      </w:r>
    </w:p>
    <w:p w:rsidR="00000000" w:rsidDel="00000000" w:rsidP="00000000" w:rsidRDefault="00000000" w:rsidRPr="00000000" w14:paraId="00000049">
      <w:pPr>
        <w:spacing w:after="0" w:before="0" w:line="480" w:lineRule="auto"/>
        <w:ind w:left="720" w:firstLine="720"/>
        <w:rPr/>
      </w:pPr>
      <w:r w:rsidDel="00000000" w:rsidR="00000000" w:rsidRPr="00000000">
        <w:rPr>
          <w:rtl w:val="0"/>
        </w:rPr>
        <w:t xml:space="preserve">The gates slammed shut, cutting off his protests.</w:t>
      </w:r>
    </w:p>
    <w:p w:rsidR="00000000" w:rsidDel="00000000" w:rsidP="00000000" w:rsidRDefault="00000000" w:rsidRPr="00000000" w14:paraId="0000004A">
      <w:pPr>
        <w:spacing w:after="0" w:before="0" w:line="480" w:lineRule="auto"/>
        <w:ind w:left="720" w:firstLine="720"/>
        <w:rPr/>
      </w:pPr>
      <w:r w:rsidDel="00000000" w:rsidR="00000000" w:rsidRPr="00000000">
        <w:rPr>
          <w:rtl w:val="0"/>
        </w:rPr>
        <w:t xml:space="preserve">The guards stood frozen, their whispers mingling with the storm. “Did you see that?” one breathed, his voice trembling. “He’s not human,” another whispered, clutching his chest.</w:t>
      </w:r>
    </w:p>
    <w:p w:rsidR="00000000" w:rsidDel="00000000" w:rsidP="00000000" w:rsidRDefault="00000000" w:rsidRPr="00000000" w14:paraId="0000004B">
      <w:pPr>
        <w:spacing w:after="0" w:before="0" w:line="480" w:lineRule="auto"/>
        <w:ind w:left="720" w:firstLine="720"/>
        <w:rPr/>
      </w:pPr>
      <w:r w:rsidDel="00000000" w:rsidR="00000000" w:rsidRPr="00000000">
        <w:rPr>
          <w:rtl w:val="0"/>
        </w:rPr>
        <w:t xml:space="preserve">Through the narrow crack, Godric saw the boy drive the spear into the beast’s leg, forcing it back. The creature shrieked, blood and sparks flying as it stumbled.</w:t>
      </w:r>
    </w:p>
    <w:p w:rsidR="00000000" w:rsidDel="00000000" w:rsidP="00000000" w:rsidRDefault="00000000" w:rsidRPr="00000000" w14:paraId="0000004C">
      <w:pPr>
        <w:spacing w:after="0" w:before="0" w:line="480" w:lineRule="auto"/>
        <w:ind w:left="720" w:firstLine="720"/>
        <w:rPr/>
      </w:pPr>
      <w:r w:rsidDel="00000000" w:rsidR="00000000" w:rsidRPr="00000000">
        <w:rPr>
          <w:rtl w:val="0"/>
        </w:rPr>
        <w:t xml:space="preserve">Then, with a final screech, it spread its wings and took to the skies, disappearing into the storm.</w:t>
      </w:r>
    </w:p>
    <w:p w:rsidR="00000000" w:rsidDel="00000000" w:rsidP="00000000" w:rsidRDefault="00000000" w:rsidRPr="00000000" w14:paraId="0000004D">
      <w:pPr>
        <w:spacing w:after="0" w:before="0" w:line="480" w:lineRule="auto"/>
        <w:ind w:left="720" w:firstLine="720"/>
        <w:rPr>
          <w:i w:val="1"/>
          <w:iCs w:val="1"/>
        </w:rPr>
      </w:pPr>
      <w:r w:rsidDel="00000000" w:rsidR="00000000" w:rsidRPr="00000000">
        <w:rPr>
          <w:rtl w:val="0"/>
        </w:rPr>
        <w:t xml:space="preserve">The boy stood alone, his chest heaving, the spear still clenched in his hands.</w:t>
      </w:r>
      <w:r w:rsidDel="00000000" w:rsidR="00000000" w:rsidRPr="00000000">
        <w:rPr>
          <w:i w:val="1"/>
          <w:iCs w:val="1"/>
          <w:rtl w:val="0"/>
        </w:rPr>
        <w:t xml:space="preserve"> How could he even lift that weapon? Let alone move like that?</w:t>
      </w:r>
    </w:p>
    <w:p w:rsidR="00000000" w:rsidDel="00000000" w:rsidP="00000000" w:rsidRDefault="00000000" w:rsidRPr="00000000" w14:paraId="0000004E">
      <w:pPr>
        <w:spacing w:after="0" w:before="0" w:line="480" w:lineRule="auto"/>
        <w:ind w:left="720" w:firstLine="720"/>
        <w:rPr/>
      </w:pPr>
      <w:r w:rsidDel="00000000" w:rsidR="00000000" w:rsidRPr="00000000">
        <w:rPr>
          <w:rtl w:val="0"/>
        </w:rPr>
      </w:r>
    </w:p>
    <w:p w:rsidR="00000000" w:rsidDel="00000000" w:rsidP="00000000" w:rsidRDefault="00000000" w:rsidRPr="00000000" w14:paraId="0000004F">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050">
      <w:pPr>
        <w:spacing w:after="0" w:before="0" w:line="480" w:lineRule="auto"/>
        <w:ind w:left="720" w:firstLine="720"/>
        <w:rPr/>
      </w:pPr>
      <w:r w:rsidDel="00000000" w:rsidR="00000000" w:rsidRPr="00000000">
        <w:rPr>
          <w:rtl w:val="0"/>
        </w:rPr>
      </w:r>
    </w:p>
    <w:p w:rsidR="00000000" w:rsidDel="00000000" w:rsidP="00000000" w:rsidRDefault="00000000" w:rsidRPr="00000000" w14:paraId="00000051">
      <w:pPr>
        <w:spacing w:after="0" w:before="0" w:line="480" w:lineRule="auto"/>
        <w:ind w:left="720" w:firstLine="720"/>
        <w:rPr/>
      </w:pPr>
      <w:r w:rsidDel="00000000" w:rsidR="00000000" w:rsidRPr="00000000">
        <w:rPr>
          <w:rtl w:val="0"/>
        </w:rPr>
        <w:t xml:space="preserve">Praew turned the page reverently, heart still racing. Though she had memorized the story ages ago, the book always pulled her in like she </w:t>
      </w:r>
      <w:r w:rsidDel="00000000" w:rsidR="00000000" w:rsidRPr="00000000">
        <w:rPr>
          <w:i w:val="1"/>
          <w:iCs w:val="1"/>
          <w:rtl w:val="0"/>
        </w:rPr>
        <w:t xml:space="preserve">was</w:t>
      </w:r>
      <w:r w:rsidDel="00000000" w:rsidR="00000000" w:rsidRPr="00000000">
        <w:rPr>
          <w:rtl w:val="0"/>
        </w:rPr>
        <w:t xml:space="preserve"> Silver Wing Godric, witnessing the birth of a legend. She read on, and once again, the world fell away.</w:t>
      </w:r>
    </w:p>
    <w:p w:rsidR="00000000" w:rsidDel="00000000" w:rsidP="00000000" w:rsidRDefault="00000000" w:rsidRPr="00000000" w14:paraId="00000052">
      <w:pPr>
        <w:spacing w:after="0" w:before="0" w:line="480" w:lineRule="auto"/>
        <w:ind w:left="720" w:firstLine="720"/>
        <w:rPr/>
      </w:pPr>
      <w:r w:rsidDel="00000000" w:rsidR="00000000" w:rsidRPr="00000000">
        <w:rPr>
          <w:rtl w:val="0"/>
        </w:rPr>
      </w:r>
    </w:p>
    <w:p w:rsidR="00000000" w:rsidDel="00000000" w:rsidP="00000000" w:rsidRDefault="00000000" w:rsidRPr="00000000" w14:paraId="00000053">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054">
      <w:pPr>
        <w:spacing w:after="0" w:before="0" w:line="480" w:lineRule="auto"/>
        <w:ind w:left="720" w:firstLine="720"/>
        <w:rPr/>
      </w:pPr>
      <w:r w:rsidDel="00000000" w:rsidR="00000000" w:rsidRPr="00000000">
        <w:rPr>
          <w:rtl w:val="0"/>
        </w:rPr>
      </w:r>
    </w:p>
    <w:p w:rsidR="00000000" w:rsidDel="00000000" w:rsidP="00000000" w:rsidRDefault="00000000" w:rsidRPr="00000000" w14:paraId="00000055">
      <w:pPr>
        <w:spacing w:after="0" w:before="0" w:line="480" w:lineRule="auto"/>
        <w:ind w:left="720" w:firstLine="720"/>
        <w:rPr/>
      </w:pPr>
      <w:r w:rsidDel="00000000" w:rsidR="00000000" w:rsidRPr="00000000">
        <w:rPr>
          <w:rtl w:val="0"/>
        </w:rPr>
        <w:t xml:space="preserve">When the gates opened again, I was already on my feet, wincing at the ache in my ribs, my glare fixed on the boy. “Who the ten stones are you?” I demanded.</w:t>
      </w:r>
    </w:p>
    <w:p w:rsidR="00000000" w:rsidDel="00000000" w:rsidP="00000000" w:rsidRDefault="00000000" w:rsidRPr="00000000" w14:paraId="00000056">
      <w:pPr>
        <w:spacing w:after="0" w:before="0" w:line="480" w:lineRule="auto"/>
        <w:ind w:left="720" w:firstLine="720"/>
        <w:rPr/>
      </w:pPr>
      <w:r w:rsidDel="00000000" w:rsidR="00000000" w:rsidRPr="00000000">
        <w:rPr>
          <w:rtl w:val="0"/>
        </w:rPr>
        <w:t xml:space="preserve">The boy turned, his sharp brown eyes meeting mine with a calmness that unnerved me. “Srevlis,” he said simply.</w:t>
      </w:r>
    </w:p>
    <w:p w:rsidR="00000000" w:rsidDel="00000000" w:rsidP="00000000" w:rsidRDefault="00000000" w:rsidRPr="00000000" w14:paraId="00000057">
      <w:pPr>
        <w:spacing w:after="0" w:before="0" w:line="480" w:lineRule="auto"/>
        <w:ind w:left="720" w:firstLine="720"/>
        <w:rPr/>
      </w:pPr>
      <w:r w:rsidDel="00000000" w:rsidR="00000000" w:rsidRPr="00000000">
        <w:rPr>
          <w:rtl w:val="0"/>
        </w:rPr>
        <w:t xml:space="preserve">An odd kid, no doubt. Five gems along his face gleamed faintly, tracing a crescent around his eye like they were part of him. His hands, though scarred and worn, they belonged to a seasoned Hunter, not a boy. He didn’t look like one of ours. He couldn’t be. “You’ve got a place here if you want it,” I offered, though I wasn’t sure where the words had come from.</w:t>
      </w:r>
    </w:p>
    <w:p w:rsidR="00000000" w:rsidDel="00000000" w:rsidP="00000000" w:rsidRDefault="00000000" w:rsidRPr="00000000" w14:paraId="00000058">
      <w:pPr>
        <w:spacing w:after="0" w:before="0" w:line="480" w:lineRule="auto"/>
        <w:ind w:left="720" w:firstLine="720"/>
        <w:rPr/>
      </w:pPr>
      <w:r w:rsidDel="00000000" w:rsidR="00000000" w:rsidRPr="00000000">
        <w:rPr>
          <w:rtl w:val="0"/>
        </w:rPr>
        <w:t xml:space="preserve">Srevlis shook his head. “No.”</w:t>
      </w:r>
    </w:p>
    <w:p w:rsidR="00000000" w:rsidDel="00000000" w:rsidP="00000000" w:rsidRDefault="00000000" w:rsidRPr="00000000" w14:paraId="00000059">
      <w:pPr>
        <w:spacing w:after="0" w:before="0" w:line="480" w:lineRule="auto"/>
        <w:ind w:left="720" w:firstLine="720"/>
        <w:rPr/>
      </w:pPr>
      <w:r w:rsidDel="00000000" w:rsidR="00000000" w:rsidRPr="00000000">
        <w:rPr>
          <w:rtl w:val="0"/>
        </w:rPr>
        <w:t xml:space="preserve">“What do you mean, no? Why not?” I snapped, my frustration spilling over.</w:t>
      </w:r>
    </w:p>
    <w:p w:rsidR="00000000" w:rsidDel="00000000" w:rsidP="00000000" w:rsidRDefault="00000000" w:rsidRPr="00000000" w14:paraId="0000005A">
      <w:pPr>
        <w:spacing w:after="0" w:before="0" w:line="480" w:lineRule="auto"/>
        <w:ind w:left="720" w:firstLine="720"/>
        <w:rPr/>
      </w:pPr>
      <w:r w:rsidDel="00000000" w:rsidR="00000000" w:rsidRPr="00000000">
        <w:rPr>
          <w:rtl w:val="0"/>
        </w:rPr>
        <w:t xml:space="preserve">“Do you think you’re the only victim?” His voice cut through the night like a blade.</w:t>
      </w:r>
    </w:p>
    <w:p w:rsidR="00000000" w:rsidDel="00000000" w:rsidP="00000000" w:rsidRDefault="00000000" w:rsidRPr="00000000" w14:paraId="0000005B">
      <w:pPr>
        <w:spacing w:after="0" w:before="0" w:line="480" w:lineRule="auto"/>
        <w:ind w:left="720" w:firstLine="720"/>
        <w:rPr/>
      </w:pPr>
      <w:r w:rsidDel="00000000" w:rsidR="00000000" w:rsidRPr="00000000">
        <w:rPr>
          <w:rtl w:val="0"/>
        </w:rPr>
        <w:t xml:space="preserve">And then he turned, his figure disappearing into the storm and shadows beyond the gates. I wanted to call out, to stop him, but something in his tone left me frozen.</w:t>
      </w:r>
    </w:p>
    <w:p w:rsidR="00000000" w:rsidDel="00000000" w:rsidP="00000000" w:rsidRDefault="00000000" w:rsidRPr="00000000" w14:paraId="0000005C">
      <w:pPr>
        <w:spacing w:after="0" w:before="0" w:line="480" w:lineRule="auto"/>
        <w:ind w:left="720" w:firstLine="720"/>
        <w:rPr/>
      </w:pPr>
      <w:r w:rsidDel="00000000" w:rsidR="00000000" w:rsidRPr="00000000">
        <w:rPr>
          <w:rtl w:val="0"/>
        </w:rPr>
        <w:t xml:space="preserve">That was the last I saw of him that night.</w:t>
      </w:r>
    </w:p>
    <w:p w:rsidR="00000000" w:rsidDel="00000000" w:rsidP="00000000" w:rsidRDefault="00000000" w:rsidRPr="00000000" w14:paraId="0000005D">
      <w:pPr>
        <w:spacing w:after="0" w:before="0" w:line="480" w:lineRule="auto"/>
        <w:ind w:left="720" w:firstLine="720"/>
        <w:rPr/>
      </w:pPr>
      <w:r w:rsidDel="00000000" w:rsidR="00000000" w:rsidRPr="00000000">
        <w:rPr>
          <w:rtl w:val="0"/>
        </w:rPr>
        <w:t xml:space="preserve">I was left with my thoughts, battered and bruised, leaning against the closed gates of Stormhaven.</w:t>
      </w:r>
    </w:p>
    <w:p w:rsidR="00000000" w:rsidDel="00000000" w:rsidP="00000000" w:rsidRDefault="00000000" w:rsidRPr="00000000" w14:paraId="0000005E">
      <w:pPr>
        <w:spacing w:after="0" w:before="0" w:line="480" w:lineRule="auto"/>
        <w:ind w:left="720" w:firstLine="720"/>
        <w:rPr/>
      </w:pPr>
      <w:r w:rsidDel="00000000" w:rsidR="00000000" w:rsidRPr="00000000">
        <w:rPr>
          <w:rtl w:val="0"/>
        </w:rPr>
        <w:t xml:space="preserve">Eight years old, and that boy did what I, Godric, a veteran Hunter, couldn’t. The beast didn’t stand a chance. Srevlis chased it through the storm like a shadow on its tail. He didn’t just hunt it, he haunted it. That night, he became something more. Crescent Moon Srevlis, the youngest Mythical Beast Hunter I’ve ever seen.</w:t>
      </w:r>
    </w:p>
    <w:p w:rsidR="00000000" w:rsidDel="00000000" w:rsidP="00000000" w:rsidRDefault="00000000" w:rsidRPr="00000000" w14:paraId="0000005F">
      <w:pPr>
        <w:spacing w:after="0" w:before="0" w:line="480" w:lineRule="auto"/>
        <w:ind w:left="720" w:firstLine="720"/>
        <w:rPr/>
      </w:pPr>
      <w:r w:rsidDel="00000000" w:rsidR="00000000" w:rsidRPr="00000000">
        <w:rPr>
          <w:rtl w:val="0"/>
        </w:rPr>
        <w:t xml:space="preserve">At the time, I didn’t understand the weight of his words. ‘Do you think you’re the only victim?’ God, how those words gnawed at me. They carved a place in my mind and stayed there, whispering every time the aches in my ribs reminded me of my failure. Not just as a Hunter but as a man.</w:t>
      </w:r>
    </w:p>
    <w:p w:rsidR="00000000" w:rsidDel="00000000" w:rsidP="00000000" w:rsidRDefault="00000000" w:rsidRPr="00000000" w14:paraId="00000060">
      <w:pPr>
        <w:spacing w:after="0" w:before="0" w:line="480" w:lineRule="auto"/>
        <w:ind w:left="720" w:firstLine="720"/>
        <w:rPr/>
      </w:pPr>
      <w:r w:rsidDel="00000000" w:rsidR="00000000" w:rsidRPr="00000000">
        <w:rPr>
          <w:rtl w:val="0"/>
        </w:rPr>
        <w:t xml:space="preserve">It took a wild-born child, just eight years old, to remind me why I fight.</w:t>
      </w:r>
    </w:p>
    <w:p w:rsidR="00000000" w:rsidDel="00000000" w:rsidP="00000000" w:rsidRDefault="00000000" w:rsidRPr="00000000" w14:paraId="00000061">
      <w:pPr>
        <w:spacing w:after="0" w:before="0" w:line="480" w:lineRule="auto"/>
        <w:ind w:left="720" w:firstLine="720"/>
        <w:rPr/>
      </w:pPr>
      <w:r w:rsidDel="00000000" w:rsidR="00000000" w:rsidRPr="00000000">
        <w:rPr>
          <w:rtl w:val="0"/>
        </w:rPr>
        <w:t xml:space="preserve">This account isn’t for those behind the gates. It’s for those who will stand at the edge. Those who will pick up their spears and face the storm, even when it costs everything.</w:t>
      </w:r>
    </w:p>
    <w:p w:rsidR="00000000" w:rsidDel="00000000" w:rsidP="00000000" w:rsidRDefault="00000000" w:rsidRPr="00000000" w14:paraId="00000062">
      <w:pPr>
        <w:spacing w:after="0" w:before="0" w:line="480" w:lineRule="auto"/>
        <w:ind w:left="720" w:firstLine="720"/>
        <w:rPr/>
      </w:pPr>
      <w:r w:rsidDel="00000000" w:rsidR="00000000" w:rsidRPr="00000000">
        <w:rPr>
          <w:rtl w:val="0"/>
        </w:rPr>
        <w:t xml:space="preserve">We take up our arms for those we hold dear, and for those cruelly slaughtered by beasts.</w:t>
      </w:r>
    </w:p>
    <w:p w:rsidR="00000000" w:rsidDel="00000000" w:rsidP="00000000" w:rsidRDefault="00000000" w:rsidRPr="00000000" w14:paraId="00000063">
      <w:pPr>
        <w:spacing w:after="0" w:before="0" w:line="480" w:lineRule="auto"/>
        <w:ind w:left="720" w:firstLine="720"/>
        <w:rPr/>
      </w:pPr>
      <w:r w:rsidDel="00000000" w:rsidR="00000000" w:rsidRPr="00000000">
        <w:rPr>
          <w:rtl w:val="0"/>
        </w:rPr>
        <w:t xml:space="preserve">We toil and train, that there might be one less soul claimed by this endless cycle of terror.</w:t>
      </w:r>
    </w:p>
    <w:p w:rsidR="00000000" w:rsidDel="00000000" w:rsidP="00000000" w:rsidRDefault="00000000" w:rsidRPr="00000000" w14:paraId="00000064">
      <w:pPr>
        <w:spacing w:after="0" w:before="0" w:line="480" w:lineRule="auto"/>
        <w:ind w:left="720" w:firstLine="720"/>
        <w:rPr/>
      </w:pPr>
      <w:r w:rsidDel="00000000" w:rsidR="00000000" w:rsidRPr="00000000">
        <w:rPr>
          <w:rtl w:val="0"/>
        </w:rPr>
        <w:t xml:space="preserve">We shall never yield whilst we tire of being naught but the prey.</w:t>
      </w:r>
    </w:p>
    <w:p w:rsidR="00000000" w:rsidDel="00000000" w:rsidP="00000000" w:rsidRDefault="00000000" w:rsidRPr="00000000" w14:paraId="00000065">
      <w:pPr>
        <w:spacing w:after="0" w:before="0" w:line="480" w:lineRule="auto"/>
        <w:ind w:left="720" w:firstLine="720"/>
        <w:rPr/>
      </w:pPr>
      <w:r w:rsidDel="00000000" w:rsidR="00000000" w:rsidRPr="00000000">
        <w:rPr>
          <w:rtl w:val="0"/>
        </w:rPr>
        <w:t xml:space="preserve">We fight, for it is time that WE become the Hunters!</w:t>
      </w:r>
    </w:p>
    <w:p w:rsidR="00000000" w:rsidDel="00000000" w:rsidP="00000000" w:rsidRDefault="00000000" w:rsidRPr="00000000" w14:paraId="00000066">
      <w:pPr>
        <w:spacing w:after="0" w:before="0" w:line="480" w:lineRule="auto"/>
        <w:ind w:left="720" w:firstLine="720"/>
        <w:rPr/>
      </w:pPr>
      <w:r w:rsidDel="00000000" w:rsidR="00000000" w:rsidRPr="00000000">
        <w:rPr>
          <w:rtl w:val="0"/>
        </w:rPr>
        <w:t xml:space="preserve">And I’ll die before I forget it again</w:t>
      </w:r>
    </w:p>
    <w:p w:rsidR="00000000" w:rsidDel="00000000" w:rsidP="00000000" w:rsidRDefault="00000000" w:rsidRPr="00000000" w14:paraId="00000067">
      <w:pPr>
        <w:spacing w:after="0" w:before="0" w:line="480" w:lineRule="auto"/>
        <w:ind w:left="720" w:firstLine="720"/>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0" w:before="0" w:line="480" w:lineRule="auto"/>
        <w:ind w:left="720" w:firstLine="720"/>
        <w:rPr/>
      </w:pPr>
      <w:r w:rsidDel="00000000" w:rsidR="00000000" w:rsidRPr="00000000">
        <w:rPr>
          <w:rtl w:val="0"/>
        </w:rPr>
      </w:r>
    </w:p>
    <w:p w:rsidR="00000000" w:rsidDel="00000000" w:rsidP="00000000" w:rsidRDefault="00000000" w:rsidRPr="00000000" w14:paraId="00000069">
      <w:pPr>
        <w:spacing w:before="0" w:line="480" w:lineRule="auto"/>
        <w:ind w:left="720" w:firstLine="720"/>
        <w:rPr/>
      </w:pPr>
      <w:r w:rsidDel="00000000" w:rsidR="00000000" w:rsidRPr="00000000">
        <w:rPr>
          <w:rtl w:val="0"/>
        </w:rPr>
      </w:r>
    </w:p>
    <w:p w:rsidR="00000000" w:rsidDel="00000000" w:rsidP="00000000" w:rsidRDefault="00000000" w:rsidRPr="00000000" w14:paraId="0000006A">
      <w:pPr>
        <w:pStyle w:val="Heading2"/>
        <w:spacing w:after="0" w:before="240" w:line="480" w:lineRule="auto"/>
        <w:ind w:left="720" w:firstLine="720"/>
        <w:jc w:val="center"/>
        <w:rPr/>
      </w:pPr>
      <w:bookmarkStart w:colFirst="0" w:colLast="0" w:name="_heading=h.yhk6bv2ecf4l" w:id="1"/>
      <w:bookmarkEnd w:id="1"/>
      <w:r w:rsidDel="00000000" w:rsidR="00000000" w:rsidRPr="00000000">
        <w:rPr>
          <w:rtl w:val="0"/>
        </w:rPr>
        <w:t xml:space="preserve">Chapter 1 - The Hunter Exam</w:t>
      </w:r>
    </w:p>
    <w:p w:rsidR="00000000" w:rsidDel="00000000" w:rsidP="00000000" w:rsidRDefault="00000000" w:rsidRPr="00000000" w14:paraId="0000006B">
      <w:pPr>
        <w:spacing w:after="0" w:before="240" w:line="480" w:lineRule="auto"/>
        <w:ind w:left="720" w:firstLine="720"/>
        <w:rPr>
          <w:i w:val="1"/>
          <w:iCs w:val="1"/>
        </w:rPr>
      </w:pPr>
      <w:r w:rsidDel="00000000" w:rsidR="00000000" w:rsidRPr="00000000">
        <w:rPr>
          <w:rtl w:val="0"/>
        </w:rPr>
      </w:r>
    </w:p>
    <w:p w:rsidR="00000000" w:rsidDel="00000000" w:rsidP="00000000" w:rsidRDefault="00000000" w:rsidRPr="00000000" w14:paraId="0000006C">
      <w:pPr>
        <w:spacing w:after="0" w:before="0" w:line="480" w:lineRule="auto"/>
        <w:ind w:left="720" w:firstLine="720"/>
        <w:rPr>
          <w:i w:val="1"/>
          <w:iCs w:val="1"/>
        </w:rPr>
      </w:pPr>
      <w:r w:rsidDel="00000000" w:rsidR="00000000" w:rsidRPr="00000000">
        <w:rPr>
          <w:rtl w:val="0"/>
        </w:rPr>
      </w:r>
    </w:p>
    <w:p w:rsidR="00000000" w:rsidDel="00000000" w:rsidP="00000000" w:rsidRDefault="00000000" w:rsidRPr="00000000" w14:paraId="0000006D">
      <w:pPr>
        <w:spacing w:after="0" w:before="0" w:line="480" w:lineRule="auto"/>
        <w:ind w:left="720" w:firstLine="720"/>
        <w:rPr/>
      </w:pPr>
      <w:r w:rsidDel="00000000" w:rsidR="00000000" w:rsidRPr="00000000">
        <w:rPr>
          <w:rtl w:val="0"/>
        </w:rPr>
        <w:t xml:space="preserve">     Praew closed the book for the last time, saying goodbye to the story that raised her.</w:t>
      </w:r>
    </w:p>
    <w:p w:rsidR="00000000" w:rsidDel="00000000" w:rsidP="00000000" w:rsidRDefault="00000000" w:rsidRPr="00000000" w14:paraId="0000006E">
      <w:pPr>
        <w:spacing w:after="0" w:before="0" w:line="480" w:lineRule="auto"/>
        <w:ind w:left="720" w:firstLine="720"/>
        <w:rPr/>
      </w:pPr>
      <w:r w:rsidDel="00000000" w:rsidR="00000000" w:rsidRPr="00000000">
        <w:rPr>
          <w:rtl w:val="0"/>
        </w:rPr>
        <w:t xml:space="preserve">     She and her two best friends had made a pact that after the test, they would never read the story again. Because today would determine if they got to face the storm or remain stuck behind the gates forever.</w:t>
      </w:r>
    </w:p>
    <w:p w:rsidR="00000000" w:rsidDel="00000000" w:rsidP="00000000" w:rsidRDefault="00000000" w:rsidRPr="00000000" w14:paraId="0000006F">
      <w:pPr>
        <w:spacing w:after="0" w:before="0" w:line="480" w:lineRule="auto"/>
        <w:ind w:left="720" w:firstLine="720"/>
        <w:rPr/>
      </w:pPr>
      <w:r w:rsidDel="00000000" w:rsidR="00000000" w:rsidRPr="00000000">
        <w:rPr>
          <w:rtl w:val="0"/>
        </w:rPr>
        <w:t xml:space="preserve">     A faint hum filled the waiting hall, a steady murmur of excitement, nerves, and whispered bets between hopefuls. The walls were lit by the soft, warm glow of SolarStones embedded at even intervals along the ceiling. The stairs, the podium, the tables and desks, even the long bench they sat on had all been carved directly from the stone floor, destined to remain forever stationary, trapped and unchanging.</w:t>
      </w:r>
    </w:p>
    <w:p w:rsidR="00000000" w:rsidDel="00000000" w:rsidP="00000000" w:rsidRDefault="00000000" w:rsidRPr="00000000" w14:paraId="00000070">
      <w:pPr>
        <w:spacing w:after="0" w:before="0" w:line="480" w:lineRule="auto"/>
        <w:ind w:left="720" w:firstLine="720"/>
        <w:rPr>
          <w:i w:val="1"/>
          <w:iCs w:val="1"/>
        </w:rPr>
      </w:pPr>
      <w:r w:rsidDel="00000000" w:rsidR="00000000" w:rsidRPr="00000000">
        <w:rPr>
          <w:i w:val="1"/>
          <w:iCs w:val="1"/>
          <w:rtl w:val="0"/>
        </w:rPr>
        <w:t xml:space="preserve">  </w:t>
      </w:r>
      <w:sdt>
        <w:sdtPr>
          <w:id w:val="1694171827"/>
          <w:tag w:val="goog_rdk_2"/>
        </w:sdtPr>
        <w:sdtContent>
          <w:commentRangeStart w:id="1"/>
        </w:sdtContent>
      </w:sdt>
      <w:r w:rsidDel="00000000" w:rsidR="00000000" w:rsidRPr="00000000">
        <w:rPr>
          <w:i w:val="1"/>
          <w:iCs w:val="1"/>
          <w:rtl w:val="0"/>
        </w:rPr>
        <w:t xml:space="preserve">   Funny,</w:t>
      </w:r>
      <w:r w:rsidDel="00000000" w:rsidR="00000000" w:rsidRPr="00000000">
        <w:rPr>
          <w:rtl w:val="0"/>
        </w:rPr>
        <w:t xml:space="preserve"> she thought.</w:t>
      </w:r>
      <w:r w:rsidDel="00000000" w:rsidR="00000000" w:rsidRPr="00000000">
        <w:rPr>
          <w:i w:val="1"/>
          <w:iCs w:val="1"/>
          <w:rtl w:val="0"/>
        </w:rPr>
        <w:t xml:space="preserve"> Furniture has always been that way, but why does it suddenly feel so… wrong, like the rest of this dreary dungeon they masquerade as a city?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1">
      <w:pPr>
        <w:spacing w:after="0" w:before="0" w:line="480" w:lineRule="auto"/>
        <w:ind w:left="720" w:firstLine="720"/>
        <w:rPr/>
      </w:pPr>
      <w:r w:rsidDel="00000000" w:rsidR="00000000" w:rsidRPr="00000000">
        <w:rPr>
          <w:rtl w:val="0"/>
        </w:rPr>
        <w:t xml:space="preserve">     Praew’s fingers tapped her knee, foot bouncing as she scanned the room. She wasn’t the only one tense; most of the would-be Hunters sat stiffly, whispering or staring off like they were waiting for a final meal.</w:t>
      </w:r>
    </w:p>
    <w:p w:rsidR="00000000" w:rsidDel="00000000" w:rsidP="00000000" w:rsidRDefault="00000000" w:rsidRPr="00000000" w14:paraId="00000072">
      <w:pPr>
        <w:spacing w:after="0" w:before="0" w:line="480" w:lineRule="auto"/>
        <w:ind w:left="720" w:firstLine="720"/>
        <w:rPr/>
      </w:pPr>
      <w:r w:rsidDel="00000000" w:rsidR="00000000" w:rsidRPr="00000000">
        <w:rPr>
          <w:rtl w:val="0"/>
        </w:rPr>
        <w:t xml:space="preserve">She brushed a pink curl behind her ear, already feeling it frizz from the tension. With bright hair, blushing cheeks, and eyes people always said “sparkled,” whatever that meant. She apparently looked like the type to “stand aside and cheer for others.”</w:t>
      </w:r>
    </w:p>
    <w:p w:rsidR="00000000" w:rsidDel="00000000" w:rsidP="00000000" w:rsidRDefault="00000000" w:rsidRPr="00000000" w14:paraId="00000073">
      <w:pPr>
        <w:spacing w:after="0" w:before="0" w:line="480" w:lineRule="auto"/>
        <w:ind w:left="720" w:firstLine="720"/>
        <w:rPr/>
      </w:pPr>
      <w:r w:rsidDel="00000000" w:rsidR="00000000" w:rsidRPr="00000000">
        <w:rPr>
          <w:i w:val="1"/>
          <w:iCs w:val="1"/>
          <w:rtl w:val="0"/>
        </w:rPr>
        <w:t xml:space="preserve">Yeah</w:t>
      </w:r>
      <w:r w:rsidDel="00000000" w:rsidR="00000000" w:rsidRPr="00000000">
        <w:rPr>
          <w:rtl w:val="0"/>
        </w:rPr>
        <w:t xml:space="preserve">. Not the vibe she was going for, but she embraced it anyway. At least if she tripped over her boots, she’d look adorable doing it.</w:t>
      </w:r>
    </w:p>
    <w:p w:rsidR="00000000" w:rsidDel="00000000" w:rsidP="00000000" w:rsidRDefault="00000000" w:rsidRPr="00000000" w14:paraId="00000074">
      <w:pPr>
        <w:spacing w:after="0" w:before="0" w:line="480" w:lineRule="auto"/>
        <w:ind w:left="720" w:firstLine="720"/>
        <w:rPr/>
      </w:pPr>
      <w:r w:rsidDel="00000000" w:rsidR="00000000" w:rsidRPr="00000000">
        <w:rPr>
          <w:rtl w:val="0"/>
        </w:rPr>
        <w:t xml:space="preserve">Since they’d all turned twenty this year, she couldn’t help but notice how everyone towered over her, especially the boys, with muscles they seemed to grow effortlessly. Meanwhile, tired, sick, or injured, she still trained every day without fail, only to see slower results. It wasn’t easy being a girl expected to compete with male strength.</w:t>
      </w:r>
    </w:p>
    <w:p w:rsidR="00000000" w:rsidDel="00000000" w:rsidP="00000000" w:rsidRDefault="00000000" w:rsidRPr="00000000" w14:paraId="00000075">
      <w:pPr>
        <w:spacing w:after="0" w:before="0" w:line="480" w:lineRule="auto"/>
        <w:ind w:left="720" w:firstLine="720"/>
        <w:rPr/>
      </w:pPr>
      <w:r w:rsidDel="00000000" w:rsidR="00000000" w:rsidRPr="00000000">
        <w:rPr>
          <w:rtl w:val="0"/>
        </w:rPr>
        <w:t xml:space="preserve">She caught herself.</w:t>
      </w:r>
    </w:p>
    <w:p w:rsidR="00000000" w:rsidDel="00000000" w:rsidP="00000000" w:rsidRDefault="00000000" w:rsidRPr="00000000" w14:paraId="00000076">
      <w:pPr>
        <w:spacing w:after="0" w:before="0" w:line="480" w:lineRule="auto"/>
        <w:ind w:left="720" w:firstLine="720"/>
        <w:rPr>
          <w:i w:val="1"/>
          <w:iCs w:val="1"/>
        </w:rPr>
      </w:pPr>
      <w:r w:rsidDel="00000000" w:rsidR="00000000" w:rsidRPr="00000000">
        <w:rPr>
          <w:i w:val="1"/>
          <w:iCs w:val="1"/>
          <w:rtl w:val="0"/>
        </w:rPr>
        <w:t xml:space="preserve">No! I will not use my height or gender as an excuse to fail. If I can’t accomplish something the others can, it’s my own fault for not training harder.</w:t>
      </w:r>
    </w:p>
    <w:p w:rsidR="00000000" w:rsidDel="00000000" w:rsidP="00000000" w:rsidRDefault="00000000" w:rsidRPr="00000000" w14:paraId="00000077">
      <w:pPr>
        <w:spacing w:after="0" w:before="0" w:line="480" w:lineRule="auto"/>
        <w:ind w:left="720" w:firstLine="720"/>
        <w:rPr/>
      </w:pPr>
      <w:r w:rsidDel="00000000" w:rsidR="00000000" w:rsidRPr="00000000">
        <w:rPr>
          <w:rtl w:val="0"/>
        </w:rPr>
        <w:t xml:space="preserve">Praew looked for reassurance from her two best friends. Haldric Tosa, a pale young man with messy black hair, met her gaze with an annoyingly infectious grin. Top of the class with both sword and spear, he was easily the most likely to pass the Hunter Test.</w:t>
      </w:r>
    </w:p>
    <w:p w:rsidR="00000000" w:rsidDel="00000000" w:rsidP="00000000" w:rsidRDefault="00000000" w:rsidRPr="00000000" w14:paraId="00000078">
      <w:pPr>
        <w:spacing w:after="0" w:before="0" w:line="480" w:lineRule="auto"/>
        <w:ind w:left="720" w:firstLine="720"/>
        <w:rPr/>
      </w:pPr>
      <w:r w:rsidDel="00000000" w:rsidR="00000000" w:rsidRPr="00000000">
        <w:rPr>
          <w:rtl w:val="0"/>
        </w:rPr>
        <w:t xml:space="preserve">Asher, on the other hand, was tall and lanky, with slicked-back sandy blond hair. He sat at the stone desk, still flipping through the well-worn pages of Srevlis, the Mythical Beast Hunter.</w:t>
      </w:r>
    </w:p>
    <w:p w:rsidR="00000000" w:rsidDel="00000000" w:rsidP="00000000" w:rsidRDefault="00000000" w:rsidRPr="00000000" w14:paraId="00000079">
      <w:pPr>
        <w:spacing w:after="0" w:before="0" w:line="480" w:lineRule="auto"/>
        <w:ind w:left="720" w:firstLine="720"/>
        <w:rPr>
          <w:i w:val="1"/>
          <w:iCs w:val="1"/>
        </w:rPr>
      </w:pPr>
      <w:r w:rsidDel="00000000" w:rsidR="00000000" w:rsidRPr="00000000">
        <w:rPr>
          <w:i w:val="1"/>
          <w:iCs w:val="1"/>
          <w:rtl w:val="0"/>
        </w:rPr>
        <w:t xml:space="preserve">Didn’t they start reading at the same time? I hadn’t even sat down yet. So how did a muscle-head like Haldric finish before a book lover like Asher?</w:t>
      </w:r>
    </w:p>
    <w:p w:rsidR="00000000" w:rsidDel="00000000" w:rsidP="00000000" w:rsidRDefault="00000000" w:rsidRPr="00000000" w14:paraId="0000007A">
      <w:pPr>
        <w:spacing w:after="0" w:before="0" w:line="480" w:lineRule="auto"/>
        <w:ind w:left="720" w:firstLine="720"/>
        <w:rPr/>
      </w:pPr>
      <w:r w:rsidDel="00000000" w:rsidR="00000000" w:rsidRPr="00000000">
        <w:rPr>
          <w:rtl w:val="0"/>
        </w:rPr>
        <w:t xml:space="preserve">It took her less than a breath to figure it out. “Again, Asher?” Praew teased.</w:t>
      </w:r>
    </w:p>
    <w:p w:rsidR="00000000" w:rsidDel="00000000" w:rsidP="00000000" w:rsidRDefault="00000000" w:rsidRPr="00000000" w14:paraId="0000007B">
      <w:pPr>
        <w:spacing w:after="0" w:before="0" w:line="480" w:lineRule="auto"/>
        <w:ind w:left="720" w:firstLine="720"/>
        <w:rPr/>
      </w:pPr>
      <w:r w:rsidDel="00000000" w:rsidR="00000000" w:rsidRPr="00000000">
        <w:rPr>
          <w:rtl w:val="0"/>
        </w:rPr>
        <w:t xml:space="preserve">Asher didn’t even glance up. “It’s just hard to put it down. For good.”</w:t>
      </w:r>
    </w:p>
    <w:p w:rsidR="00000000" w:rsidDel="00000000" w:rsidP="00000000" w:rsidRDefault="00000000" w:rsidRPr="00000000" w14:paraId="0000007C">
      <w:pPr>
        <w:spacing w:after="0" w:before="0" w:line="480" w:lineRule="auto"/>
        <w:ind w:left="720" w:firstLine="720"/>
        <w:rPr/>
      </w:pPr>
      <w:r w:rsidDel="00000000" w:rsidR="00000000" w:rsidRPr="00000000">
        <w:rPr>
          <w:rtl w:val="0"/>
        </w:rPr>
        <w:t xml:space="preserve">“I know,” Praew agreed. “I almost teared up.”</w:t>
      </w:r>
    </w:p>
    <w:p w:rsidR="00000000" w:rsidDel="00000000" w:rsidP="00000000" w:rsidRDefault="00000000" w:rsidRPr="00000000" w14:paraId="0000007D">
      <w:pPr>
        <w:spacing w:after="0" w:before="0" w:line="480" w:lineRule="auto"/>
        <w:ind w:left="720" w:firstLine="720"/>
        <w:rPr/>
      </w:pPr>
      <w:r w:rsidDel="00000000" w:rsidR="00000000" w:rsidRPr="00000000">
        <w:rPr>
          <w:rtl w:val="0"/>
        </w:rPr>
        <w:t xml:space="preserve">“Zephyrs take me, you guys are so dramatic,” scoffed a voice behind her.</w:t>
      </w:r>
    </w:p>
    <w:p w:rsidR="00000000" w:rsidDel="00000000" w:rsidP="00000000" w:rsidRDefault="00000000" w:rsidRPr="00000000" w14:paraId="0000007E">
      <w:pPr>
        <w:spacing w:after="0" w:before="0" w:line="480" w:lineRule="auto"/>
        <w:ind w:left="720" w:firstLine="720"/>
        <w:rPr/>
      </w:pPr>
      <w:r w:rsidDel="00000000" w:rsidR="00000000" w:rsidRPr="00000000">
        <w:rPr>
          <w:rtl w:val="0"/>
        </w:rPr>
        <w:t xml:space="preserve">Praew recognized it instantly. Renwick lounged against the stone bench, hands tucked behind his head, long black hair tied back, his freckled nose tilted smugly toward the ceiling.</w:t>
      </w:r>
    </w:p>
    <w:p w:rsidR="00000000" w:rsidDel="00000000" w:rsidP="00000000" w:rsidRDefault="00000000" w:rsidRPr="00000000" w14:paraId="0000007F">
      <w:pPr>
        <w:spacing w:after="0" w:before="0" w:line="480" w:lineRule="auto"/>
        <w:ind w:left="720" w:firstLine="720"/>
        <w:rPr/>
      </w:pPr>
      <w:r w:rsidDel="00000000" w:rsidR="00000000" w:rsidRPr="00000000">
        <w:rPr>
          <w:rtl w:val="0"/>
        </w:rPr>
        <w:t xml:space="preserve">     That same condescending smirk he always wore was waiting for her.</w:t>
      </w:r>
    </w:p>
    <w:p w:rsidR="00000000" w:rsidDel="00000000" w:rsidP="00000000" w:rsidRDefault="00000000" w:rsidRPr="00000000" w14:paraId="00000080">
      <w:pPr>
        <w:spacing w:after="0" w:before="0" w:line="480" w:lineRule="auto"/>
        <w:ind w:left="720" w:firstLine="720"/>
        <w:rPr/>
      </w:pPr>
      <w:r w:rsidDel="00000000" w:rsidR="00000000" w:rsidRPr="00000000">
        <w:rPr>
          <w:rtl w:val="0"/>
        </w:rPr>
        <w:t xml:space="preserve">     “Seriously? Crying over your little promise? This is why women shouldn’t be Hunters. Too emotional. It’s a kid’s book. Grow up.”</w:t>
      </w:r>
    </w:p>
    <w:p w:rsidR="00000000" w:rsidDel="00000000" w:rsidP="00000000" w:rsidRDefault="00000000" w:rsidRPr="00000000" w14:paraId="00000081">
      <w:pPr>
        <w:spacing w:after="0" w:before="0" w:line="480" w:lineRule="auto"/>
        <w:ind w:left="720" w:firstLine="720"/>
        <w:rPr/>
      </w:pPr>
      <w:r w:rsidDel="00000000" w:rsidR="00000000" w:rsidRPr="00000000">
        <w:rPr>
          <w:rtl w:val="0"/>
        </w:rPr>
        <w:t xml:space="preserve">     Before Praew could reply, Asher snapped his book shut with a loud thump. “Tell me, Renwick, do you strive to be the most hated person in every room, or is that a privilege you reserve exclusively for us?” </w:t>
      </w:r>
    </w:p>
    <w:p w:rsidR="00000000" w:rsidDel="00000000" w:rsidP="00000000" w:rsidRDefault="00000000" w:rsidRPr="00000000" w14:paraId="00000082">
      <w:pPr>
        <w:spacing w:after="0" w:before="0" w:line="480" w:lineRule="auto"/>
        <w:ind w:left="720" w:firstLine="720"/>
        <w:rPr/>
      </w:pPr>
      <w:r w:rsidDel="00000000" w:rsidR="00000000" w:rsidRPr="00000000">
        <w:rPr>
          <w:rtl w:val="0"/>
        </w:rPr>
        <w:t xml:space="preserve">    </w:t>
      </w:r>
      <w:sdt>
        <w:sdtPr>
          <w:id w:val="-769389191"/>
          <w:tag w:val="goog_rdk_3"/>
        </w:sdtPr>
        <w:sdtContent>
          <w:commentRangeStart w:id="2"/>
        </w:sdtContent>
      </w:sdt>
      <w:r w:rsidDel="00000000" w:rsidR="00000000" w:rsidRPr="00000000">
        <w:rPr>
          <w:rtl w:val="0"/>
        </w:rPr>
        <w:t xml:space="preserve"> Asher </w:t>
      </w:r>
      <w:commentRangeEnd w:id="2"/>
      <w:r w:rsidDel="00000000" w:rsidR="00000000" w:rsidRPr="00000000">
        <w:commentReference w:id="2"/>
      </w:r>
      <w:r w:rsidDel="00000000" w:rsidR="00000000" w:rsidRPr="00000000">
        <w:rPr>
          <w:rtl w:val="0"/>
        </w:rPr>
        <w:t xml:space="preserve">let out a snort. </w:t>
      </w:r>
    </w:p>
    <w:p w:rsidR="00000000" w:rsidDel="00000000" w:rsidP="00000000" w:rsidRDefault="00000000" w:rsidRPr="00000000" w14:paraId="00000083">
      <w:pPr>
        <w:spacing w:after="0" w:before="0" w:line="480" w:lineRule="auto"/>
        <w:ind w:left="720" w:firstLine="720"/>
        <w:rPr/>
      </w:pPr>
      <w:r w:rsidDel="00000000" w:rsidR="00000000" w:rsidRPr="00000000">
        <w:rPr>
          <w:rtl w:val="0"/>
        </w:rPr>
        <w:t xml:space="preserve">     “I can’t wait for Praew to become a Hunter while you get sent to the mines. Oh, and this book? It’s fourteen years old, yet it still inspires the whole bolting city. Who isn’t here because of it?”</w:t>
      </w:r>
    </w:p>
    <w:p w:rsidR="00000000" w:rsidDel="00000000" w:rsidP="00000000" w:rsidRDefault="00000000" w:rsidRPr="00000000" w14:paraId="00000084">
      <w:pPr>
        <w:spacing w:after="0" w:before="0" w:line="480" w:lineRule="auto"/>
        <w:ind w:left="720" w:firstLine="720"/>
        <w:rPr/>
      </w:pPr>
      <w:r w:rsidDel="00000000" w:rsidR="00000000" w:rsidRPr="00000000">
        <w:rPr>
          <w:rtl w:val="0"/>
        </w:rPr>
        <w:t xml:space="preserve">     Renwick rolled his eyes. “It’s a bedtime story for delusional kids who want to play pretend as Hunters.” He glanced at Praew, then at Asher. “No wonder you two are obsessed with it.”</w:t>
      </w:r>
    </w:p>
    <w:p w:rsidR="00000000" w:rsidDel="00000000" w:rsidP="00000000" w:rsidRDefault="00000000" w:rsidRPr="00000000" w14:paraId="00000085">
      <w:pPr>
        <w:spacing w:after="0" w:before="0" w:line="480" w:lineRule="auto"/>
        <w:ind w:left="720" w:firstLine="720"/>
        <w:rPr/>
      </w:pPr>
      <w:r w:rsidDel="00000000" w:rsidR="00000000" w:rsidRPr="00000000">
        <w:rPr>
          <w:rtl w:val="0"/>
        </w:rPr>
        <w:t xml:space="preserve">     Asher scoffed, and Haldric leaned forward, arms draped over his knees. “So what about me? Do you think I’m playing pretend as well?”</w:t>
      </w:r>
    </w:p>
    <w:p w:rsidR="00000000" w:rsidDel="00000000" w:rsidP="00000000" w:rsidRDefault="00000000" w:rsidRPr="00000000" w14:paraId="00000086">
      <w:pPr>
        <w:spacing w:after="0" w:before="0" w:line="480" w:lineRule="auto"/>
        <w:ind w:left="720" w:firstLine="720"/>
        <w:rPr/>
      </w:pPr>
      <w:r w:rsidDel="00000000" w:rsidR="00000000" w:rsidRPr="00000000">
        <w:rPr>
          <w:rtl w:val="0"/>
        </w:rPr>
        <w:t xml:space="preserve">     Praew shot Renwick a victorious grin, but before the conversation could continue, the large wooden doors at the front of the chamber creaked open. </w:t>
      </w:r>
    </w:p>
    <w:p w:rsidR="00000000" w:rsidDel="00000000" w:rsidP="00000000" w:rsidRDefault="00000000" w:rsidRPr="00000000" w14:paraId="00000087">
      <w:pPr>
        <w:spacing w:after="0" w:before="0" w:line="480" w:lineRule="auto"/>
        <w:ind w:left="720" w:firstLine="720"/>
        <w:rPr/>
      </w:pPr>
      <w:r w:rsidDel="00000000" w:rsidR="00000000" w:rsidRPr="00000000">
        <w:rPr>
          <w:rtl w:val="0"/>
        </w:rPr>
        <w:t xml:space="preserve">A real Hunter stepped into the waiting hall, his presence instantly commanding the room, with a proctor in tow.</w:t>
      </w:r>
    </w:p>
    <w:p w:rsidR="00000000" w:rsidDel="00000000" w:rsidP="00000000" w:rsidRDefault="00000000" w:rsidRPr="00000000" w14:paraId="00000088">
      <w:pPr>
        <w:spacing w:after="0" w:before="0" w:line="480" w:lineRule="auto"/>
        <w:ind w:left="720" w:firstLine="720"/>
        <w:rPr/>
      </w:pPr>
      <w:r w:rsidDel="00000000" w:rsidR="00000000" w:rsidRPr="00000000">
        <w:rPr>
          <w:rtl w:val="0"/>
        </w:rPr>
        <w:t xml:space="preserve">     Neither wasted time on introductions. The proctor stepped forward and spoke first.</w:t>
      </w:r>
    </w:p>
    <w:p w:rsidR="00000000" w:rsidDel="00000000" w:rsidP="00000000" w:rsidRDefault="00000000" w:rsidRPr="00000000" w14:paraId="00000089">
      <w:pPr>
        <w:spacing w:after="0" w:before="0" w:line="480" w:lineRule="auto"/>
        <w:ind w:left="720" w:firstLine="720"/>
        <w:rPr/>
      </w:pPr>
      <w:r w:rsidDel="00000000" w:rsidR="00000000" w:rsidRPr="00000000">
        <w:rPr>
          <w:rtl w:val="0"/>
        </w:rPr>
        <w:t xml:space="preserve">     “You have all worked hard to reach the end of your education. For seventeen years, you trained in combat, math, science, and more. Each of you has prepared for every labor role this city might assign you. You all know this is non-negotiable. Insubordination is treason.”</w:t>
      </w:r>
    </w:p>
    <w:p w:rsidR="00000000" w:rsidDel="00000000" w:rsidP="00000000" w:rsidRDefault="00000000" w:rsidRPr="00000000" w14:paraId="0000008A">
      <w:pPr>
        <w:spacing w:after="0" w:before="0" w:line="480" w:lineRule="auto"/>
        <w:ind w:left="720" w:firstLine="720"/>
        <w:rPr/>
      </w:pPr>
      <w:r w:rsidDel="00000000" w:rsidR="00000000" w:rsidRPr="00000000">
        <w:rPr>
          <w:rtl w:val="0"/>
        </w:rPr>
        <w:t xml:space="preserve">“AND JUSTICE WE WILL DELIVER!” the students chanted in unison.</w:t>
      </w:r>
    </w:p>
    <w:p w:rsidR="00000000" w:rsidDel="00000000" w:rsidP="00000000" w:rsidRDefault="00000000" w:rsidRPr="00000000" w14:paraId="0000008B">
      <w:pPr>
        <w:spacing w:after="0" w:before="0" w:line="480" w:lineRule="auto"/>
        <w:ind w:left="720" w:firstLine="720"/>
        <w:rPr/>
      </w:pPr>
      <w:r w:rsidDel="00000000" w:rsidR="00000000" w:rsidRPr="00000000">
        <w:rPr>
          <w:rtl w:val="0"/>
        </w:rPr>
        <w:t xml:space="preserve">The proctor continued. “Stormhaven thanks you for your dedication.</w:t>
      </w:r>
    </w:p>
    <w:p w:rsidR="00000000" w:rsidDel="00000000" w:rsidP="00000000" w:rsidRDefault="00000000" w:rsidRPr="00000000" w14:paraId="0000008C">
      <w:pPr>
        <w:spacing w:after="0" w:before="0" w:line="480" w:lineRule="auto"/>
        <w:ind w:left="720" w:firstLine="720"/>
        <w:rPr/>
      </w:pPr>
      <w:r w:rsidDel="00000000" w:rsidR="00000000" w:rsidRPr="00000000">
        <w:rPr>
          <w:rtl w:val="0"/>
        </w:rPr>
        <w:t xml:space="preserve">“Our underground city is one of the last human sanctuaries remaining. A treacherous world lies above, where beasts, storms, and even the very stones that litter the ground can kill the strongest of men. Those who brave the surface to hunt resources for the city are called Hunters.</w:t>
      </w:r>
    </w:p>
    <w:p w:rsidR="00000000" w:rsidDel="00000000" w:rsidP="00000000" w:rsidRDefault="00000000" w:rsidRPr="00000000" w14:paraId="0000008D">
      <w:pPr>
        <w:spacing w:after="0" w:before="0" w:line="480" w:lineRule="auto"/>
        <w:ind w:left="720" w:firstLine="720"/>
        <w:rPr/>
      </w:pPr>
      <w:r w:rsidDel="00000000" w:rsidR="00000000" w:rsidRPr="00000000">
        <w:rPr>
          <w:rtl w:val="0"/>
        </w:rPr>
        <w:t xml:space="preserve">“Now, before your role is announced, you have the legal right to take the Hunters’ test. No matter the outcome, we thank you for your bravery and willingness to fight for your city.”</w:t>
      </w:r>
    </w:p>
    <w:p w:rsidR="00000000" w:rsidDel="00000000" w:rsidP="00000000" w:rsidRDefault="00000000" w:rsidRPr="00000000" w14:paraId="0000008E">
      <w:pPr>
        <w:spacing w:after="0" w:before="0" w:line="480" w:lineRule="auto"/>
        <w:ind w:left="720" w:firstLine="720"/>
        <w:rPr/>
      </w:pPr>
      <w:r w:rsidDel="00000000" w:rsidR="00000000" w:rsidRPr="00000000">
        <w:rPr>
          <w:rtl w:val="0"/>
        </w:rPr>
        <w:t xml:space="preserve">The Hunter stepped forward and cleared his throat.</w:t>
      </w:r>
    </w:p>
    <w:p w:rsidR="00000000" w:rsidDel="00000000" w:rsidP="00000000" w:rsidRDefault="00000000" w:rsidRPr="00000000" w14:paraId="0000008F">
      <w:pPr>
        <w:spacing w:after="0" w:before="0" w:line="480" w:lineRule="auto"/>
        <w:ind w:left="720" w:firstLine="720"/>
        <w:rPr/>
      </w:pPr>
      <w:r w:rsidDel="00000000" w:rsidR="00000000" w:rsidRPr="00000000">
        <w:rPr>
          <w:rtl w:val="0"/>
        </w:rPr>
        <w:t xml:space="preserve">“There are two parts to the test,” he announced. His voice hit like a shockwave, shaking the chamber. Dust and pebbles fell from the ceiling, pelting the hopefuls below.</w:t>
      </w:r>
    </w:p>
    <w:p w:rsidR="00000000" w:rsidDel="00000000" w:rsidP="00000000" w:rsidRDefault="00000000" w:rsidRPr="00000000" w14:paraId="00000090">
      <w:pPr>
        <w:spacing w:after="0" w:before="0" w:line="480" w:lineRule="auto"/>
        <w:ind w:left="720" w:firstLine="720"/>
        <w:rPr/>
      </w:pPr>
      <w:r w:rsidDel="00000000" w:rsidR="00000000" w:rsidRPr="00000000">
        <w:rPr>
          <w:i w:val="1"/>
          <w:iCs w:val="1"/>
          <w:rtl w:val="0"/>
        </w:rPr>
        <w:t xml:space="preserve">How did he— </w:t>
      </w:r>
      <w:r w:rsidDel="00000000" w:rsidR="00000000" w:rsidRPr="00000000">
        <w:rPr>
          <w:rtl w:val="0"/>
        </w:rPr>
        <w:t xml:space="preserve">but before Praew could finish the thought, the Hunter continued, quieter this time.</w:t>
      </w:r>
    </w:p>
    <w:p w:rsidR="00000000" w:rsidDel="00000000" w:rsidP="00000000" w:rsidRDefault="00000000" w:rsidRPr="00000000" w14:paraId="00000091">
      <w:pPr>
        <w:spacing w:after="0" w:before="0" w:line="480" w:lineRule="auto"/>
        <w:ind w:left="720" w:firstLine="720"/>
        <w:rPr/>
      </w:pPr>
      <w:r w:rsidDel="00000000" w:rsidR="00000000" w:rsidRPr="00000000">
        <w:rPr>
          <w:rtl w:val="0"/>
        </w:rPr>
        <w:t xml:space="preserve">“The first is a knowledge exam. Pass it, and you move on to the practical. Fail, and you’re dismissed.”</w:t>
      </w:r>
    </w:p>
    <w:p w:rsidR="00000000" w:rsidDel="00000000" w:rsidP="00000000" w:rsidRDefault="00000000" w:rsidRPr="00000000" w14:paraId="00000092">
      <w:pPr>
        <w:spacing w:after="0" w:before="0" w:line="480" w:lineRule="auto"/>
        <w:ind w:left="720" w:firstLine="720"/>
        <w:rPr/>
      </w:pPr>
      <w:r w:rsidDel="00000000" w:rsidR="00000000" w:rsidRPr="00000000">
        <w:rPr>
          <w:rtl w:val="0"/>
        </w:rPr>
        <w:t xml:space="preserve">Murmurs rippled through the crowd, but the Hunter ignored them and went on.</w:t>
      </w:r>
    </w:p>
    <w:p w:rsidR="00000000" w:rsidDel="00000000" w:rsidP="00000000" w:rsidRDefault="00000000" w:rsidRPr="00000000" w14:paraId="00000093">
      <w:pPr>
        <w:spacing w:after="0" w:before="0" w:line="480" w:lineRule="auto"/>
        <w:ind w:left="720" w:firstLine="720"/>
        <w:rPr/>
      </w:pPr>
      <w:r w:rsidDel="00000000" w:rsidR="00000000" w:rsidRPr="00000000">
        <w:rPr>
          <w:rtl w:val="0"/>
        </w:rPr>
        <w:t xml:space="preserve">“The test will be conducted alone. Each of you will enter one at a time. If the proctor calls your name, enter the door to my right. That’s all you need to know.”</w:t>
      </w:r>
    </w:p>
    <w:p w:rsidR="00000000" w:rsidDel="00000000" w:rsidP="00000000" w:rsidRDefault="00000000" w:rsidRPr="00000000" w14:paraId="00000094">
      <w:pPr>
        <w:spacing w:after="0" w:before="0" w:line="480" w:lineRule="auto"/>
        <w:ind w:left="720" w:firstLine="720"/>
        <w:rPr/>
      </w:pPr>
      <w:r w:rsidDel="00000000" w:rsidR="00000000" w:rsidRPr="00000000">
        <w:rPr>
          <w:rtl w:val="0"/>
        </w:rPr>
        <w:t xml:space="preserve">Without another word, he turned and exited through the wooden door.</w:t>
      </w:r>
    </w:p>
    <w:p w:rsidR="00000000" w:rsidDel="00000000" w:rsidP="00000000" w:rsidRDefault="00000000" w:rsidRPr="00000000" w14:paraId="00000095">
      <w:pPr>
        <w:spacing w:after="0" w:before="0" w:line="480" w:lineRule="auto"/>
        <w:ind w:left="720" w:firstLine="720"/>
        <w:rPr/>
      </w:pPr>
      <w:r w:rsidDel="00000000" w:rsidR="00000000" w:rsidRPr="00000000">
        <w:rPr>
          <w:rtl w:val="0"/>
        </w:rPr>
        <w:t xml:space="preserve">A tense silence settled over the room. One by one, names were called as hopeful, would-be Hunters disappeared behind the wooden doors.</w:t>
      </w:r>
    </w:p>
    <w:p w:rsidR="00000000" w:rsidDel="00000000" w:rsidP="00000000" w:rsidRDefault="00000000" w:rsidRPr="00000000" w14:paraId="00000096">
      <w:pPr>
        <w:spacing w:after="0" w:before="0" w:line="480" w:lineRule="auto"/>
        <w:ind w:left="720" w:firstLine="720"/>
        <w:rPr/>
      </w:pPr>
      <w:r w:rsidDel="00000000" w:rsidR="00000000" w:rsidRPr="00000000">
        <w:rPr>
          <w:rtl w:val="0"/>
        </w:rPr>
        <w:t xml:space="preserve">“Paew… uh… pon?” the proctor called.</w:t>
      </w:r>
    </w:p>
    <w:p w:rsidR="00000000" w:rsidDel="00000000" w:rsidP="00000000" w:rsidRDefault="00000000" w:rsidRPr="00000000" w14:paraId="00000097">
      <w:pPr>
        <w:spacing w:after="0" w:before="0" w:line="480" w:lineRule="auto"/>
        <w:ind w:left="720" w:firstLine="720"/>
        <w:rPr/>
      </w:pPr>
      <w:r w:rsidDel="00000000" w:rsidR="00000000" w:rsidRPr="00000000">
        <w:rPr>
          <w:rtl w:val="0"/>
        </w:rPr>
        <w:t xml:space="preserve">Of course he got her name wrong. They always did. That’s why she went by Praew instead of Praewphan.</w:t>
      </w:r>
    </w:p>
    <w:p w:rsidR="00000000" w:rsidDel="00000000" w:rsidP="00000000" w:rsidRDefault="00000000" w:rsidRPr="00000000" w14:paraId="00000098">
      <w:pPr>
        <w:spacing w:after="0" w:before="0" w:line="480" w:lineRule="auto"/>
        <w:ind w:left="720" w:firstLine="720"/>
        <w:rPr>
          <w:i w:val="1"/>
          <w:iCs w:val="1"/>
        </w:rPr>
      </w:pPr>
      <w:r w:rsidDel="00000000" w:rsidR="00000000" w:rsidRPr="00000000">
        <w:rPr>
          <w:rtl w:val="0"/>
        </w:rPr>
        <w:t xml:space="preserve">She rolled her eyes. </w:t>
      </w:r>
      <w:r w:rsidDel="00000000" w:rsidR="00000000" w:rsidRPr="00000000">
        <w:rPr>
          <w:i w:val="1"/>
          <w:iCs w:val="1"/>
          <w:rtl w:val="0"/>
        </w:rPr>
        <w:t xml:space="preserve">What am I even doing here? This was a bad idea. I’m just going to—</w:t>
      </w:r>
    </w:p>
    <w:p w:rsidR="00000000" w:rsidDel="00000000" w:rsidP="00000000" w:rsidRDefault="00000000" w:rsidRPr="00000000" w14:paraId="00000099">
      <w:pPr>
        <w:spacing w:after="0" w:before="0" w:line="480" w:lineRule="auto"/>
        <w:ind w:left="720" w:firstLine="720"/>
        <w:rPr/>
      </w:pPr>
      <w:r w:rsidDel="00000000" w:rsidR="00000000" w:rsidRPr="00000000">
        <w:rPr>
          <w:rtl w:val="0"/>
        </w:rPr>
        <w:t xml:space="preserve">Her spiral broke the moment a hand touched her shoulder. Haldric.</w:t>
      </w:r>
    </w:p>
    <w:p w:rsidR="00000000" w:rsidDel="00000000" w:rsidP="00000000" w:rsidRDefault="00000000" w:rsidRPr="00000000" w14:paraId="0000009A">
      <w:pPr>
        <w:spacing w:after="0" w:before="0" w:line="480" w:lineRule="auto"/>
        <w:ind w:left="720" w:firstLine="720"/>
        <w:rPr/>
      </w:pPr>
      <w:r w:rsidDel="00000000" w:rsidR="00000000" w:rsidRPr="00000000">
        <w:rPr>
          <w:rtl w:val="0"/>
        </w:rPr>
        <w:t xml:space="preserve">She turned, and both he and Asher were grinning like idiots. Without a word, they held up their hands, thumb and pinky tucked in, leaving three fingers extended.</w:t>
      </w:r>
    </w:p>
    <w:p w:rsidR="00000000" w:rsidDel="00000000" w:rsidP="00000000" w:rsidRDefault="00000000" w:rsidRPr="00000000" w14:paraId="0000009B">
      <w:pPr>
        <w:spacing w:after="0" w:before="0" w:line="480" w:lineRule="auto"/>
        <w:ind w:left="720" w:firstLine="720"/>
        <w:rPr/>
      </w:pPr>
      <w:r w:rsidDel="00000000" w:rsidR="00000000" w:rsidRPr="00000000">
        <w:rPr>
          <w:rtl w:val="0"/>
        </w:rPr>
        <w:t xml:space="preserve">She mirrored them. Together, they pressed their hands in a triangle of contact:</w:t>
      </w:r>
    </w:p>
    <w:p w:rsidR="00000000" w:rsidDel="00000000" w:rsidP="00000000" w:rsidRDefault="00000000" w:rsidRPr="00000000" w14:paraId="0000009C">
      <w:pPr>
        <w:spacing w:after="0" w:before="0" w:line="480" w:lineRule="auto"/>
        <w:ind w:left="720" w:firstLine="720"/>
        <w:rPr/>
      </w:pPr>
      <w:r w:rsidDel="00000000" w:rsidR="00000000" w:rsidRPr="00000000">
        <w:rPr>
          <w:rtl w:val="0"/>
        </w:rPr>
        <w:t xml:space="preserve">Her pointer met Haldric’s, his third touched Asher’s, and Asher’s pointer pressed against her third, all three middle fingers meeting in the center to form a triangle, the symbol of their unshakable bond and their unbreakable promise.</w:t>
      </w:r>
    </w:p>
    <w:p w:rsidR="00000000" w:rsidDel="00000000" w:rsidP="00000000" w:rsidRDefault="00000000" w:rsidRPr="00000000" w14:paraId="0000009D">
      <w:pPr>
        <w:spacing w:after="0" w:before="0" w:line="480" w:lineRule="auto"/>
        <w:ind w:left="720" w:firstLine="720"/>
        <w:rPr/>
      </w:pPr>
      <w:r w:rsidDel="00000000" w:rsidR="00000000" w:rsidRPr="00000000">
        <w:rPr>
          <w:rtl w:val="0"/>
        </w:rPr>
        <w:t xml:space="preserve">Haldric grinned. “No matter the weather,” he began.</w:t>
      </w:r>
    </w:p>
    <w:p w:rsidR="00000000" w:rsidDel="00000000" w:rsidP="00000000" w:rsidRDefault="00000000" w:rsidRPr="00000000" w14:paraId="0000009E">
      <w:pPr>
        <w:spacing w:after="0" w:before="0" w:line="480" w:lineRule="auto"/>
        <w:ind w:left="720" w:firstLine="720"/>
        <w:rPr/>
      </w:pPr>
      <w:r w:rsidDel="00000000" w:rsidR="00000000" w:rsidRPr="00000000">
        <w:rPr>
          <w:rtl w:val="0"/>
        </w:rPr>
        <w:t xml:space="preserve">“Together we reign,” they finished, voices low but a hint of resolve brewed beneath their uncertainty.</w:t>
      </w:r>
    </w:p>
    <w:p w:rsidR="00000000" w:rsidDel="00000000" w:rsidP="00000000" w:rsidRDefault="00000000" w:rsidRPr="00000000" w14:paraId="0000009F">
      <w:pPr>
        <w:spacing w:after="0" w:before="0" w:line="480" w:lineRule="auto"/>
        <w:ind w:left="720" w:firstLine="720"/>
        <w:rPr>
          <w:i w:val="1"/>
          <w:iCs w:val="1"/>
        </w:rPr>
      </w:pPr>
      <w:r w:rsidDel="00000000" w:rsidR="00000000" w:rsidRPr="00000000">
        <w:rPr>
          <w:i w:val="1"/>
          <w:iCs w:val="1"/>
          <w:rtl w:val="0"/>
        </w:rPr>
        <w:t xml:space="preserve">What would I do without these two?</w:t>
      </w:r>
    </w:p>
    <w:p w:rsidR="00000000" w:rsidDel="00000000" w:rsidP="00000000" w:rsidRDefault="00000000" w:rsidRPr="00000000" w14:paraId="000000A0">
      <w:pPr>
        <w:spacing w:after="0" w:before="0" w:line="480" w:lineRule="auto"/>
        <w:ind w:left="720" w:firstLine="720"/>
        <w:rPr/>
      </w:pPr>
      <w:r w:rsidDel="00000000" w:rsidR="00000000" w:rsidRPr="00000000">
        <w:rPr>
          <w:rtl w:val="0"/>
        </w:rPr>
        <w:t xml:space="preserve">The wooden door creaked as Praew stepped inside. Her hands were clenched into fists, but her heart was ready now.</w:t>
      </w:r>
    </w:p>
    <w:p w:rsidR="00000000" w:rsidDel="00000000" w:rsidP="00000000" w:rsidRDefault="00000000" w:rsidRPr="00000000" w14:paraId="000000A1">
      <w:pPr>
        <w:spacing w:after="0" w:before="0" w:line="480" w:lineRule="auto"/>
        <w:ind w:left="720" w:firstLine="720"/>
        <w:rPr/>
      </w:pPr>
      <w:r w:rsidDel="00000000" w:rsidR="00000000" w:rsidRPr="00000000">
        <w:rPr>
          <w:rtl w:val="0"/>
        </w:rPr>
        <w:t xml:space="preserve"> The room was small, suffocating. A single dim SolarStone flickered atop the desk. The Hunter sat alone with his quill poised over parchment.</w:t>
      </w:r>
    </w:p>
    <w:p w:rsidR="00000000" w:rsidDel="00000000" w:rsidP="00000000" w:rsidRDefault="00000000" w:rsidRPr="00000000" w14:paraId="000000A2">
      <w:pPr>
        <w:spacing w:after="0" w:before="0" w:line="480" w:lineRule="auto"/>
        <w:ind w:left="720" w:firstLine="720"/>
        <w:rPr/>
      </w:pPr>
      <w:r w:rsidDel="00000000" w:rsidR="00000000" w:rsidRPr="00000000">
        <w:rPr>
          <w:rtl w:val="0"/>
        </w:rPr>
        <w:t xml:space="preserve">“Name three Sifaralith Stones and their functions,” he commanded, barely looking up.</w:t>
      </w:r>
    </w:p>
    <w:p w:rsidR="00000000" w:rsidDel="00000000" w:rsidP="00000000" w:rsidRDefault="00000000" w:rsidRPr="00000000" w14:paraId="000000A3">
      <w:pPr>
        <w:spacing w:after="0" w:before="0" w:line="480" w:lineRule="auto"/>
        <w:ind w:left="720" w:firstLine="720"/>
        <w:rPr/>
      </w:pPr>
      <w:r w:rsidDel="00000000" w:rsidR="00000000" w:rsidRPr="00000000">
        <w:rPr>
          <w:rtl w:val="0"/>
        </w:rPr>
        <w:t xml:space="preserve">Praew took a deep breath. “SolarStone, EchoStone, ZephyrStone.”</w:t>
      </w:r>
    </w:p>
    <w:p w:rsidR="00000000" w:rsidDel="00000000" w:rsidP="00000000" w:rsidRDefault="00000000" w:rsidRPr="00000000" w14:paraId="000000A4">
      <w:pPr>
        <w:spacing w:after="0" w:before="0" w:line="480" w:lineRule="auto"/>
        <w:ind w:left="720" w:firstLine="720"/>
        <w:rPr/>
      </w:pPr>
      <w:r w:rsidDel="00000000" w:rsidR="00000000" w:rsidRPr="00000000">
        <w:rPr>
          <w:rtl w:val="0"/>
        </w:rPr>
        <w:t xml:space="preserve">The Hunter gestured for her to continue.</w:t>
      </w:r>
    </w:p>
    <w:p w:rsidR="00000000" w:rsidDel="00000000" w:rsidP="00000000" w:rsidRDefault="00000000" w:rsidRPr="00000000" w14:paraId="000000A5">
      <w:pPr>
        <w:spacing w:after="0" w:before="0" w:line="480" w:lineRule="auto"/>
        <w:ind w:left="720" w:firstLine="720"/>
        <w:rPr/>
      </w:pPr>
      <w:r w:rsidDel="00000000" w:rsidR="00000000" w:rsidRPr="00000000">
        <w:rPr>
          <w:rtl w:val="0"/>
        </w:rPr>
        <w:t xml:space="preserve">“SolarStones emit light or heat used for visibility, warmth, or signaling. </w:t>
      </w:r>
    </w:p>
    <w:p w:rsidR="00000000" w:rsidDel="00000000" w:rsidP="00000000" w:rsidRDefault="00000000" w:rsidRPr="00000000" w14:paraId="000000A6">
      <w:pPr>
        <w:spacing w:after="0" w:before="0" w:line="480" w:lineRule="auto"/>
        <w:ind w:left="720" w:firstLine="720"/>
        <w:rPr/>
      </w:pPr>
      <w:r w:rsidDel="00000000" w:rsidR="00000000" w:rsidRPr="00000000">
        <w:rPr>
          <w:rtl w:val="0"/>
        </w:rPr>
        <w:t xml:space="preserve">“EchoStones produce loud or chaotic sounds, depending on what it recorded during its trigger. It is also how we record and to authenticate messages.</w:t>
      </w:r>
    </w:p>
    <w:p w:rsidR="00000000" w:rsidDel="00000000" w:rsidP="00000000" w:rsidRDefault="00000000" w:rsidRPr="00000000" w14:paraId="000000A7">
      <w:pPr>
        <w:spacing w:after="0" w:before="0" w:line="480" w:lineRule="auto"/>
        <w:ind w:left="720" w:firstLine="720"/>
        <w:rPr/>
      </w:pPr>
      <w:r w:rsidDel="00000000" w:rsidR="00000000" w:rsidRPr="00000000">
        <w:rPr>
          <w:rtl w:val="0"/>
        </w:rPr>
        <w:t xml:space="preserve">“ZephyrStones generate bursts of wind, useful for movement, propulsion, or controlling airflow.”</w:t>
      </w:r>
    </w:p>
    <w:p w:rsidR="00000000" w:rsidDel="00000000" w:rsidP="00000000" w:rsidRDefault="00000000" w:rsidRPr="00000000" w14:paraId="000000A8">
      <w:pPr>
        <w:spacing w:after="0" w:before="0" w:line="480" w:lineRule="auto"/>
        <w:ind w:left="720" w:firstLine="720"/>
        <w:rPr/>
      </w:pPr>
      <w:r w:rsidDel="00000000" w:rsidR="00000000" w:rsidRPr="00000000">
        <w:rPr>
          <w:rtl w:val="0"/>
        </w:rPr>
        <w:t xml:space="preserve">A small scratch of ink. The Hunter made a note.</w:t>
      </w:r>
    </w:p>
    <w:p w:rsidR="00000000" w:rsidDel="00000000" w:rsidP="00000000" w:rsidRDefault="00000000" w:rsidRPr="00000000" w14:paraId="000000A9">
      <w:pPr>
        <w:spacing w:after="0" w:before="0" w:line="480" w:lineRule="auto"/>
        <w:ind w:left="720" w:firstLine="720"/>
        <w:rPr/>
      </w:pPr>
      <w:r w:rsidDel="00000000" w:rsidR="00000000" w:rsidRPr="00000000">
        <w:rPr>
          <w:rtl w:val="0"/>
        </w:rPr>
      </w:r>
    </w:p>
    <w:p w:rsidR="00000000" w:rsidDel="00000000" w:rsidP="00000000" w:rsidRDefault="00000000" w:rsidRPr="00000000" w14:paraId="000000AA">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0AB">
      <w:pPr>
        <w:spacing w:after="0" w:before="0" w:line="480" w:lineRule="auto"/>
        <w:ind w:left="720" w:firstLine="720"/>
        <w:rPr/>
      </w:pPr>
      <w:r w:rsidDel="00000000" w:rsidR="00000000" w:rsidRPr="00000000">
        <w:rPr>
          <w:rtl w:val="0"/>
        </w:rPr>
      </w:r>
    </w:p>
    <w:p w:rsidR="00000000" w:rsidDel="00000000" w:rsidP="00000000" w:rsidRDefault="00000000" w:rsidRPr="00000000" w14:paraId="000000AC">
      <w:pPr>
        <w:spacing w:after="0" w:before="0" w:line="480" w:lineRule="auto"/>
        <w:ind w:left="720" w:firstLine="720"/>
        <w:rPr/>
      </w:pPr>
      <w:r w:rsidDel="00000000" w:rsidR="00000000" w:rsidRPr="00000000">
        <w:rPr>
          <w:rtl w:val="0"/>
        </w:rPr>
        <w:t xml:space="preserve">Asher rolled his shoulders, keeping his posture loose. No nerves, not today.</w:t>
      </w:r>
    </w:p>
    <w:p w:rsidR="00000000" w:rsidDel="00000000" w:rsidP="00000000" w:rsidRDefault="00000000" w:rsidRPr="00000000" w14:paraId="000000AD">
      <w:pPr>
        <w:spacing w:after="0" w:before="0" w:line="480" w:lineRule="auto"/>
        <w:ind w:left="720" w:firstLine="720"/>
        <w:rPr/>
      </w:pPr>
      <w:r w:rsidDel="00000000" w:rsidR="00000000" w:rsidRPr="00000000">
        <w:rPr>
          <w:rtl w:val="0"/>
        </w:rPr>
        <w:t xml:space="preserve">“Three stones and their functions, list them”</w:t>
      </w:r>
    </w:p>
    <w:p w:rsidR="00000000" w:rsidDel="00000000" w:rsidP="00000000" w:rsidRDefault="00000000" w:rsidRPr="00000000" w14:paraId="000000AE">
      <w:pPr>
        <w:spacing w:after="0" w:before="0" w:line="480" w:lineRule="auto"/>
        <w:ind w:left="720" w:firstLine="720"/>
        <w:rPr/>
      </w:pPr>
      <w:r w:rsidDel="00000000" w:rsidR="00000000" w:rsidRPr="00000000">
        <w:rPr>
          <w:rtl w:val="0"/>
        </w:rPr>
        <w:t xml:space="preserve">“SurgeStone, BlastStone, TerraStone.”</w:t>
      </w:r>
    </w:p>
    <w:p w:rsidR="00000000" w:rsidDel="00000000" w:rsidP="00000000" w:rsidRDefault="00000000" w:rsidRPr="00000000" w14:paraId="000000AF">
      <w:pPr>
        <w:spacing w:after="0" w:before="0" w:line="480" w:lineRule="auto"/>
        <w:ind w:left="720" w:firstLine="720"/>
        <w:rPr/>
      </w:pPr>
      <w:r w:rsidDel="00000000" w:rsidR="00000000" w:rsidRPr="00000000">
        <w:rPr>
          <w:rtl w:val="0"/>
        </w:rPr>
        <w:t xml:space="preserve">The proctor raised an eyebrow.</w:t>
      </w:r>
    </w:p>
    <w:p w:rsidR="00000000" w:rsidDel="00000000" w:rsidP="00000000" w:rsidRDefault="00000000" w:rsidRPr="00000000" w14:paraId="000000B0">
      <w:pPr>
        <w:spacing w:after="0" w:before="0" w:line="480" w:lineRule="auto"/>
        <w:ind w:left="720" w:firstLine="720"/>
        <w:rPr/>
      </w:pPr>
      <w:r w:rsidDel="00000000" w:rsidR="00000000" w:rsidRPr="00000000">
        <w:rPr>
          <w:rtl w:val="0"/>
        </w:rPr>
        <w:t xml:space="preserve">“SurgeStones boosts nearby stones for a bit, then drains their charge afterwards. They’re usually saved for emergencies.</w:t>
      </w:r>
    </w:p>
    <w:p w:rsidR="00000000" w:rsidDel="00000000" w:rsidP="00000000" w:rsidRDefault="00000000" w:rsidRPr="00000000" w14:paraId="000000B1">
      <w:pPr>
        <w:spacing w:after="0" w:before="0" w:line="480" w:lineRule="auto"/>
        <w:ind w:left="720" w:firstLine="720"/>
        <w:rPr/>
      </w:pPr>
      <w:r w:rsidDel="00000000" w:rsidR="00000000" w:rsidRPr="00000000">
        <w:rPr>
          <w:rtl w:val="0"/>
        </w:rPr>
        <w:t xml:space="preserve"> “BlastStones generate a sonic boom with immense force. They can be used for powerful ranged attacks, stunning enemies, or breaking obstacles.</w:t>
      </w:r>
    </w:p>
    <w:p w:rsidR="00000000" w:rsidDel="00000000" w:rsidP="00000000" w:rsidRDefault="00000000" w:rsidRPr="00000000" w14:paraId="000000B2">
      <w:pPr>
        <w:spacing w:after="0" w:before="0" w:line="480" w:lineRule="auto"/>
        <w:ind w:left="720" w:firstLine="720"/>
        <w:rPr/>
      </w:pPr>
      <w:r w:rsidDel="00000000" w:rsidR="00000000" w:rsidRPr="00000000">
        <w:rPr>
          <w:rtl w:val="0"/>
        </w:rPr>
        <w:t xml:space="preserve">“TerraStones create tunnels or incinerate earth for shelter. It’s nearly impossible for a tunnel created this way to collapse.”</w:t>
      </w:r>
    </w:p>
    <w:p w:rsidR="00000000" w:rsidDel="00000000" w:rsidP="00000000" w:rsidRDefault="00000000" w:rsidRPr="00000000" w14:paraId="000000B3">
      <w:pPr>
        <w:spacing w:after="0" w:before="0" w:line="480" w:lineRule="auto"/>
        <w:ind w:left="720" w:firstLine="720"/>
        <w:rPr/>
      </w:pPr>
      <w:r w:rsidDel="00000000" w:rsidR="00000000" w:rsidRPr="00000000">
        <w:rPr>
          <w:rtl w:val="0"/>
        </w:rPr>
        <w:t xml:space="preserve">A small mark on the parchment, but nothing more.</w:t>
      </w:r>
    </w:p>
    <w:p w:rsidR="00000000" w:rsidDel="00000000" w:rsidP="00000000" w:rsidRDefault="00000000" w:rsidRPr="00000000" w14:paraId="000000B4">
      <w:pPr>
        <w:spacing w:after="0" w:before="0" w:line="480" w:lineRule="auto"/>
        <w:ind w:left="720" w:firstLine="720"/>
        <w:rPr/>
      </w:pPr>
      <w:r w:rsidDel="00000000" w:rsidR="00000000" w:rsidRPr="00000000">
        <w:rPr>
          <w:rtl w:val="0"/>
        </w:rPr>
      </w:r>
    </w:p>
    <w:p w:rsidR="00000000" w:rsidDel="00000000" w:rsidP="00000000" w:rsidRDefault="00000000" w:rsidRPr="00000000" w14:paraId="000000B5">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0B6">
      <w:pPr>
        <w:spacing w:after="0" w:before="0" w:line="480" w:lineRule="auto"/>
        <w:ind w:left="720" w:firstLine="720"/>
        <w:rPr/>
      </w:pPr>
      <w:r w:rsidDel="00000000" w:rsidR="00000000" w:rsidRPr="00000000">
        <w:rPr>
          <w:rtl w:val="0"/>
        </w:rPr>
      </w:r>
    </w:p>
    <w:p w:rsidR="00000000" w:rsidDel="00000000" w:rsidP="00000000" w:rsidRDefault="00000000" w:rsidRPr="00000000" w14:paraId="000000B7">
      <w:pPr>
        <w:spacing w:after="0" w:before="0" w:line="480" w:lineRule="auto"/>
        <w:ind w:left="720" w:firstLine="720"/>
        <w:rPr/>
      </w:pPr>
      <w:r w:rsidDel="00000000" w:rsidR="00000000" w:rsidRPr="00000000">
        <w:rPr>
          <w:rtl w:val="0"/>
        </w:rPr>
        <w:t xml:space="preserve">Haldric stood, arms crossed, gaze unwavering. He had trained for this moment. He already knew his answer before the question left the Hunter’s lips.</w:t>
      </w:r>
    </w:p>
    <w:p w:rsidR="00000000" w:rsidDel="00000000" w:rsidP="00000000" w:rsidRDefault="00000000" w:rsidRPr="00000000" w14:paraId="000000B8">
      <w:pPr>
        <w:spacing w:after="0" w:before="0" w:line="480" w:lineRule="auto"/>
        <w:ind w:left="720" w:firstLine="720"/>
        <w:rPr/>
      </w:pPr>
      <w:r w:rsidDel="00000000" w:rsidR="00000000" w:rsidRPr="00000000">
        <w:rPr>
          <w:rtl w:val="0"/>
        </w:rPr>
        <w:t xml:space="preserve">“Name three-”</w:t>
      </w:r>
    </w:p>
    <w:p w:rsidR="00000000" w:rsidDel="00000000" w:rsidP="00000000" w:rsidRDefault="00000000" w:rsidRPr="00000000" w14:paraId="000000B9">
      <w:pPr>
        <w:spacing w:after="0" w:before="0" w:line="480" w:lineRule="auto"/>
        <w:ind w:left="720" w:firstLine="720"/>
        <w:rPr/>
      </w:pPr>
      <w:r w:rsidDel="00000000" w:rsidR="00000000" w:rsidRPr="00000000">
        <w:rPr>
          <w:rtl w:val="0"/>
        </w:rPr>
        <w:t xml:space="preserve">“ForceStone, BoltStone, NullStone.” Haldric interrupted.</w:t>
      </w:r>
    </w:p>
    <w:p w:rsidR="00000000" w:rsidDel="00000000" w:rsidP="00000000" w:rsidRDefault="00000000" w:rsidRPr="00000000" w14:paraId="000000BA">
      <w:pPr>
        <w:spacing w:after="0" w:before="0" w:line="480" w:lineRule="auto"/>
        <w:ind w:left="720" w:firstLine="720"/>
        <w:rPr/>
      </w:pPr>
      <w:r w:rsidDel="00000000" w:rsidR="00000000" w:rsidRPr="00000000">
        <w:rPr>
          <w:rtl w:val="0"/>
        </w:rPr>
        <w:t xml:space="preserve">The Hunter’s quill didn’t move. “Define them.”</w:t>
      </w:r>
    </w:p>
    <w:p w:rsidR="00000000" w:rsidDel="00000000" w:rsidP="00000000" w:rsidRDefault="00000000" w:rsidRPr="00000000" w14:paraId="000000BB">
      <w:pPr>
        <w:spacing w:after="0" w:before="0" w:line="480" w:lineRule="auto"/>
        <w:ind w:left="720" w:firstLine="720"/>
        <w:rPr/>
      </w:pPr>
      <w:r w:rsidDel="00000000" w:rsidR="00000000" w:rsidRPr="00000000">
        <w:rPr>
          <w:rtl w:val="0"/>
        </w:rPr>
        <w:t xml:space="preserve">“ForceStones can store, stack, and release impacts —enhancing strikes, breaking armor, or building traps. </w:t>
      </w:r>
    </w:p>
    <w:p w:rsidR="00000000" w:rsidDel="00000000" w:rsidP="00000000" w:rsidRDefault="00000000" w:rsidRPr="00000000" w14:paraId="000000BC">
      <w:pPr>
        <w:spacing w:after="0" w:before="0" w:line="480" w:lineRule="auto"/>
        <w:ind w:left="720" w:firstLine="720"/>
        <w:rPr/>
      </w:pPr>
      <w:r w:rsidDel="00000000" w:rsidR="00000000" w:rsidRPr="00000000">
        <w:rPr>
          <w:rtl w:val="0"/>
        </w:rPr>
        <w:t xml:space="preserve">“BoltStones generate and release electricity, surging through weapons, tools, or even people.</w:t>
      </w:r>
    </w:p>
    <w:p w:rsidR="00000000" w:rsidDel="00000000" w:rsidP="00000000" w:rsidRDefault="00000000" w:rsidRPr="00000000" w14:paraId="000000BD">
      <w:pPr>
        <w:spacing w:after="0" w:before="0" w:line="480" w:lineRule="auto"/>
        <w:ind w:left="720" w:firstLine="720"/>
        <w:rPr/>
      </w:pPr>
      <w:r w:rsidDel="00000000" w:rsidR="00000000" w:rsidRPr="00000000">
        <w:rPr>
          <w:rtl w:val="0"/>
        </w:rPr>
        <w:t xml:space="preserve">“NullStones will dampen or deactivate the effects of other stones within range.”</w:t>
      </w:r>
    </w:p>
    <w:p w:rsidR="00000000" w:rsidDel="00000000" w:rsidP="00000000" w:rsidRDefault="00000000" w:rsidRPr="00000000" w14:paraId="000000BE">
      <w:pPr>
        <w:spacing w:after="0" w:before="0" w:line="480" w:lineRule="auto"/>
        <w:ind w:left="720" w:firstLine="720"/>
        <w:rPr/>
      </w:pPr>
      <w:r w:rsidDel="00000000" w:rsidR="00000000" w:rsidRPr="00000000">
        <w:rPr>
          <w:rtl w:val="0"/>
        </w:rPr>
        <w:t xml:space="preserve">The Hunter finally made a mark on the parchment.</w:t>
      </w:r>
    </w:p>
    <w:p w:rsidR="00000000" w:rsidDel="00000000" w:rsidP="00000000" w:rsidRDefault="00000000" w:rsidRPr="00000000" w14:paraId="000000BF">
      <w:pPr>
        <w:spacing w:after="0" w:before="0" w:line="480" w:lineRule="auto"/>
        <w:ind w:left="720" w:firstLine="720"/>
        <w:rPr/>
      </w:pPr>
      <w:r w:rsidDel="00000000" w:rsidR="00000000" w:rsidRPr="00000000">
        <w:rPr>
          <w:rtl w:val="0"/>
        </w:rPr>
      </w:r>
    </w:p>
    <w:p w:rsidR="00000000" w:rsidDel="00000000" w:rsidP="00000000" w:rsidRDefault="00000000" w:rsidRPr="00000000" w14:paraId="000000C0">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0C1">
      <w:pPr>
        <w:spacing w:after="0" w:before="0" w:line="480" w:lineRule="auto"/>
        <w:ind w:left="720" w:firstLine="720"/>
        <w:rPr/>
      </w:pPr>
      <w:r w:rsidDel="00000000" w:rsidR="00000000" w:rsidRPr="00000000">
        <w:rPr>
          <w:rtl w:val="0"/>
        </w:rPr>
      </w:r>
    </w:p>
    <w:p w:rsidR="00000000" w:rsidDel="00000000" w:rsidP="00000000" w:rsidRDefault="00000000" w:rsidRPr="00000000" w14:paraId="000000C2">
      <w:pPr>
        <w:spacing w:after="0" w:before="0" w:line="480" w:lineRule="auto"/>
        <w:ind w:left="720" w:firstLine="720"/>
        <w:rPr/>
      </w:pPr>
      <w:r w:rsidDel="00000000" w:rsidR="00000000" w:rsidRPr="00000000">
        <w:rPr>
          <w:rtl w:val="0"/>
        </w:rPr>
        <w:t xml:space="preserve">“Next question”</w:t>
      </w:r>
    </w:p>
    <w:p w:rsidR="00000000" w:rsidDel="00000000" w:rsidP="00000000" w:rsidRDefault="00000000" w:rsidRPr="00000000" w14:paraId="000000C3">
      <w:pPr>
        <w:spacing w:after="0" w:before="0" w:line="480" w:lineRule="auto"/>
        <w:ind w:left="720" w:firstLine="720"/>
        <w:rPr/>
      </w:pPr>
      <w:r w:rsidDel="00000000" w:rsidR="00000000" w:rsidRPr="00000000">
        <w:rPr>
          <w:rtl w:val="0"/>
        </w:rPr>
      </w:r>
    </w:p>
    <w:p w:rsidR="00000000" w:rsidDel="00000000" w:rsidP="00000000" w:rsidRDefault="00000000" w:rsidRPr="00000000" w14:paraId="000000C4">
      <w:pPr>
        <w:spacing w:after="0" w:before="0" w:line="480" w:lineRule="auto"/>
        <w:ind w:left="720" w:firstLine="720"/>
        <w:rPr/>
      </w:pPr>
      <w:r w:rsidDel="00000000" w:rsidR="00000000" w:rsidRPr="00000000">
        <w:rPr>
          <w:rtl w:val="0"/>
        </w:rPr>
        <w:t xml:space="preserve">The proctor’s eyes narrowed slightly. “Praew, was it? Explain to me how stones trigger?”</w:t>
      </w:r>
    </w:p>
    <w:p w:rsidR="00000000" w:rsidDel="00000000" w:rsidP="00000000" w:rsidRDefault="00000000" w:rsidRPr="00000000" w14:paraId="000000C5">
      <w:pPr>
        <w:spacing w:after="0" w:before="0" w:line="480" w:lineRule="auto"/>
        <w:ind w:left="720" w:firstLine="720"/>
        <w:rPr/>
      </w:pPr>
      <w:r w:rsidDel="00000000" w:rsidR="00000000" w:rsidRPr="00000000">
        <w:rPr>
          <w:rtl w:val="0"/>
        </w:rPr>
        <w:t xml:space="preserve">She leaned forward slightly, eager to answer.</w:t>
      </w:r>
    </w:p>
    <w:p w:rsidR="00000000" w:rsidDel="00000000" w:rsidP="00000000" w:rsidRDefault="00000000" w:rsidRPr="00000000" w14:paraId="000000C6">
      <w:pPr>
        <w:spacing w:after="0" w:before="0" w:line="480" w:lineRule="auto"/>
        <w:ind w:left="720" w:firstLine="720"/>
        <w:rPr/>
      </w:pPr>
      <w:r w:rsidDel="00000000" w:rsidR="00000000" w:rsidRPr="00000000">
        <w:rPr>
          <w:rtl w:val="0"/>
        </w:rPr>
        <w:t xml:space="preserve">“Every stone has a unique trigger, and they are always activated by one of the ten stone abilities. That trigger might come from another stone or an external force, but it will always align with one of the ten properties.”</w:t>
      </w:r>
    </w:p>
    <w:p w:rsidR="00000000" w:rsidDel="00000000" w:rsidP="00000000" w:rsidRDefault="00000000" w:rsidRPr="00000000" w14:paraId="000000C7">
      <w:pPr>
        <w:spacing w:after="0" w:before="0" w:line="480" w:lineRule="auto"/>
        <w:ind w:left="720" w:firstLine="720"/>
        <w:rPr/>
      </w:pPr>
      <w:r w:rsidDel="00000000" w:rsidR="00000000" w:rsidRPr="00000000">
        <w:rPr>
          <w:rtl w:val="0"/>
        </w:rPr>
        <w:t xml:space="preserve">The Hunter remained silent, so she continued.</w:t>
      </w:r>
    </w:p>
    <w:p w:rsidR="00000000" w:rsidDel="00000000" w:rsidP="00000000" w:rsidRDefault="00000000" w:rsidRPr="00000000" w14:paraId="000000C8">
      <w:pPr>
        <w:spacing w:after="0" w:before="0" w:line="480" w:lineRule="auto"/>
        <w:ind w:left="720" w:firstLine="720"/>
        <w:rPr/>
      </w:pPr>
      <w:r w:rsidDel="00000000" w:rsidR="00000000" w:rsidRPr="00000000">
        <w:rPr>
          <w:rtl w:val="0"/>
        </w:rPr>
        <w:t xml:space="preserve">“No two stones are alike. You can have two EchoStones, but their size, rarity, and trigger could be completely different. One might activate with light, another with sound. It’s why identifying a stone’s individual trigger is just as important as knowing its type.”</w:t>
      </w:r>
    </w:p>
    <w:p w:rsidR="00000000" w:rsidDel="00000000" w:rsidP="00000000" w:rsidRDefault="00000000" w:rsidRPr="00000000" w14:paraId="000000C9">
      <w:pPr>
        <w:spacing w:after="0" w:before="0" w:line="480" w:lineRule="auto"/>
        <w:ind w:left="720" w:firstLine="720"/>
        <w:rPr/>
      </w:pPr>
      <w:r w:rsidDel="00000000" w:rsidR="00000000" w:rsidRPr="00000000">
        <w:rPr>
          <w:rtl w:val="0"/>
        </w:rPr>
        <w:t xml:space="preserve">She hesitated briefly. “That’s also why surface-dwelling stones are the most dangerous. If a Solar-triggered EchoStone gets caught in sunlight, it could set off an entire chain reaction. A bad enough combination could take out an entire hunting party before anyone realized what was happening.”</w:t>
      </w:r>
    </w:p>
    <w:p w:rsidR="00000000" w:rsidDel="00000000" w:rsidP="00000000" w:rsidRDefault="00000000" w:rsidRPr="00000000" w14:paraId="000000CA">
      <w:pPr>
        <w:spacing w:after="0" w:before="0" w:line="480" w:lineRule="auto"/>
        <w:ind w:left="720" w:firstLine="720"/>
        <w:rPr/>
      </w:pPr>
      <w:r w:rsidDel="00000000" w:rsidR="00000000" w:rsidRPr="00000000">
        <w:rPr>
          <w:rtl w:val="0"/>
        </w:rPr>
        <w:t xml:space="preserve">For the first time, the Hunter’s expression shifted. Not much, but enough to note approval.</w:t>
      </w:r>
    </w:p>
    <w:p w:rsidR="00000000" w:rsidDel="00000000" w:rsidP="00000000" w:rsidRDefault="00000000" w:rsidRPr="00000000" w14:paraId="000000CB">
      <w:pPr>
        <w:spacing w:after="0" w:before="0" w:line="480" w:lineRule="auto"/>
        <w:ind w:left="720" w:firstLine="720"/>
        <w:rPr/>
      </w:pPr>
      <w:r w:rsidDel="00000000" w:rsidR="00000000" w:rsidRPr="00000000">
        <w:rPr>
          <w:rtl w:val="0"/>
        </w:rPr>
        <w:t xml:space="preserve">He made a mark on the parchment.</w:t>
      </w:r>
    </w:p>
    <w:p w:rsidR="00000000" w:rsidDel="00000000" w:rsidP="00000000" w:rsidRDefault="00000000" w:rsidRPr="00000000" w14:paraId="000000CC">
      <w:pPr>
        <w:spacing w:after="0" w:before="0" w:line="480" w:lineRule="auto"/>
        <w:ind w:left="720" w:firstLine="720"/>
        <w:rPr/>
      </w:pPr>
      <w:r w:rsidDel="00000000" w:rsidR="00000000" w:rsidRPr="00000000">
        <w:rPr>
          <w:rtl w:val="0"/>
        </w:rPr>
      </w:r>
    </w:p>
    <w:p w:rsidR="00000000" w:rsidDel="00000000" w:rsidP="00000000" w:rsidRDefault="00000000" w:rsidRPr="00000000" w14:paraId="000000CD">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0CE">
      <w:pPr>
        <w:spacing w:after="0" w:before="0" w:line="480" w:lineRule="auto"/>
        <w:ind w:left="720" w:firstLine="720"/>
        <w:rPr/>
      </w:pPr>
      <w:r w:rsidDel="00000000" w:rsidR="00000000" w:rsidRPr="00000000">
        <w:rPr>
          <w:rtl w:val="0"/>
        </w:rPr>
      </w:r>
    </w:p>
    <w:p w:rsidR="00000000" w:rsidDel="00000000" w:rsidP="00000000" w:rsidRDefault="00000000" w:rsidRPr="00000000" w14:paraId="000000CF">
      <w:pPr>
        <w:spacing w:after="0" w:before="0" w:line="480" w:lineRule="auto"/>
        <w:ind w:left="720" w:firstLine="720"/>
        <w:rPr/>
      </w:pPr>
      <w:r w:rsidDel="00000000" w:rsidR="00000000" w:rsidRPr="00000000">
        <w:rPr>
          <w:rtl w:val="0"/>
        </w:rPr>
        <w:t xml:space="preserve">“Now, explain a combination technique using two of the stones you listed.”</w:t>
      </w:r>
    </w:p>
    <w:p w:rsidR="00000000" w:rsidDel="00000000" w:rsidP="00000000" w:rsidRDefault="00000000" w:rsidRPr="00000000" w14:paraId="000000D0">
      <w:pPr>
        <w:spacing w:after="0" w:before="0" w:line="480" w:lineRule="auto"/>
        <w:ind w:left="720" w:firstLine="720"/>
        <w:rPr/>
      </w:pPr>
      <w:r w:rsidDel="00000000" w:rsidR="00000000" w:rsidRPr="00000000">
        <w:rPr>
          <w:rtl w:val="0"/>
        </w:rPr>
        <w:t xml:space="preserve">Haldric didn’t hesitate, his voice steady.</w:t>
      </w:r>
    </w:p>
    <w:p w:rsidR="00000000" w:rsidDel="00000000" w:rsidP="00000000" w:rsidRDefault="00000000" w:rsidRPr="00000000" w14:paraId="000000D1">
      <w:pPr>
        <w:spacing w:after="0" w:before="0" w:line="480" w:lineRule="auto"/>
        <w:ind w:left="720" w:firstLine="720"/>
        <w:rPr/>
      </w:pPr>
      <w:r w:rsidDel="00000000" w:rsidR="00000000" w:rsidRPr="00000000">
        <w:rPr>
          <w:rtl w:val="0"/>
        </w:rPr>
        <w:t xml:space="preserve">“BoltStone and NullStone. A BoltStone triggered by pressure makes a shockingly effective spearhead.”</w:t>
      </w:r>
    </w:p>
    <w:p w:rsidR="00000000" w:rsidDel="00000000" w:rsidP="00000000" w:rsidRDefault="00000000" w:rsidRPr="00000000" w14:paraId="000000D2">
      <w:pPr>
        <w:spacing w:after="0" w:before="0" w:line="480" w:lineRule="auto"/>
        <w:ind w:left="720" w:firstLine="720"/>
        <w:rPr/>
      </w:pPr>
      <w:r w:rsidDel="00000000" w:rsidR="00000000" w:rsidRPr="00000000">
        <w:rPr>
          <w:rtl w:val="0"/>
        </w:rPr>
        <w:t xml:space="preserve">Silence. The Hunter’s stare was flat, unimpressed.</w:t>
      </w:r>
    </w:p>
    <w:p w:rsidR="00000000" w:rsidDel="00000000" w:rsidP="00000000" w:rsidRDefault="00000000" w:rsidRPr="00000000" w14:paraId="000000D3">
      <w:pPr>
        <w:spacing w:after="0" w:before="0" w:line="480" w:lineRule="auto"/>
        <w:ind w:left="720" w:firstLine="720"/>
        <w:rPr/>
      </w:pPr>
      <w:r w:rsidDel="00000000" w:rsidR="00000000" w:rsidRPr="00000000">
        <w:rPr>
          <w:rtl w:val="0"/>
        </w:rPr>
        <w:t xml:space="preserve">Haldric cleared his throat, shifting slightly. “A NullStone embedded in the weapon shaft prevents the wielder from getting electrocuted.”</w:t>
      </w:r>
    </w:p>
    <w:p w:rsidR="00000000" w:rsidDel="00000000" w:rsidP="00000000" w:rsidRDefault="00000000" w:rsidRPr="00000000" w14:paraId="000000D4">
      <w:pPr>
        <w:spacing w:after="0" w:before="0" w:line="480" w:lineRule="auto"/>
        <w:ind w:left="720" w:firstLine="720"/>
        <w:rPr/>
      </w:pPr>
      <w:r w:rsidDel="00000000" w:rsidR="00000000" w:rsidRPr="00000000">
        <w:rPr>
          <w:rtl w:val="0"/>
        </w:rPr>
        <w:t xml:space="preserve">The Hunter gave a short nod. “Destructive.”</w:t>
      </w:r>
    </w:p>
    <w:p w:rsidR="00000000" w:rsidDel="00000000" w:rsidP="00000000" w:rsidRDefault="00000000" w:rsidRPr="00000000" w14:paraId="000000D5">
      <w:pPr>
        <w:spacing w:after="0" w:before="0" w:line="480" w:lineRule="auto"/>
        <w:ind w:left="720" w:firstLine="720"/>
        <w:rPr/>
      </w:pPr>
      <w:r w:rsidDel="00000000" w:rsidR="00000000" w:rsidRPr="00000000">
        <w:rPr>
          <w:rtl w:val="0"/>
        </w:rPr>
      </w:r>
    </w:p>
    <w:p w:rsidR="00000000" w:rsidDel="00000000" w:rsidP="00000000" w:rsidRDefault="00000000" w:rsidRPr="00000000" w14:paraId="000000D6">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0D7">
      <w:pPr>
        <w:spacing w:after="0" w:before="0" w:line="480" w:lineRule="auto"/>
        <w:ind w:left="720" w:firstLine="720"/>
        <w:rPr/>
      </w:pPr>
      <w:r w:rsidDel="00000000" w:rsidR="00000000" w:rsidRPr="00000000">
        <w:rPr>
          <w:rtl w:val="0"/>
        </w:rPr>
      </w:r>
    </w:p>
    <w:p w:rsidR="00000000" w:rsidDel="00000000" w:rsidP="00000000" w:rsidRDefault="00000000" w:rsidRPr="00000000" w14:paraId="000000D8">
      <w:pPr>
        <w:spacing w:after="0" w:before="0" w:line="480" w:lineRule="auto"/>
        <w:ind w:left="720" w:firstLine="720"/>
        <w:rPr/>
      </w:pPr>
      <w:r w:rsidDel="00000000" w:rsidR="00000000" w:rsidRPr="00000000">
        <w:rPr>
          <w:rtl w:val="0"/>
        </w:rPr>
        <w:t xml:space="preserve">Asher grinned, leaning back slightly in his chair. “TerraStone is too slow. If you need to dig quickly for shelter, a SurgeStone can force the TerraStone to react instantly, letting you carve a tunnel within seconds.”</w:t>
      </w:r>
    </w:p>
    <w:p w:rsidR="00000000" w:rsidDel="00000000" w:rsidP="00000000" w:rsidRDefault="00000000" w:rsidRPr="00000000" w14:paraId="000000D9">
      <w:pPr>
        <w:spacing w:after="0" w:before="0" w:line="480" w:lineRule="auto"/>
        <w:ind w:left="720" w:firstLine="720"/>
        <w:rPr/>
      </w:pPr>
      <w:r w:rsidDel="00000000" w:rsidR="00000000" w:rsidRPr="00000000">
        <w:rPr>
          <w:rtl w:val="0"/>
        </w:rPr>
        <w:t xml:space="preserve">The Hunter made a note. “Efficient.”</w:t>
      </w:r>
    </w:p>
    <w:p w:rsidR="00000000" w:rsidDel="00000000" w:rsidP="00000000" w:rsidRDefault="00000000" w:rsidRPr="00000000" w14:paraId="000000DA">
      <w:pPr>
        <w:spacing w:after="0" w:before="0" w:line="480" w:lineRule="auto"/>
        <w:ind w:left="720" w:firstLine="720"/>
        <w:rPr/>
      </w:pPr>
      <w:r w:rsidDel="00000000" w:rsidR="00000000" w:rsidRPr="00000000">
        <w:rPr>
          <w:rtl w:val="0"/>
        </w:rPr>
      </w:r>
    </w:p>
    <w:p w:rsidR="00000000" w:rsidDel="00000000" w:rsidP="00000000" w:rsidRDefault="00000000" w:rsidRPr="00000000" w14:paraId="000000DB">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0DC">
      <w:pPr>
        <w:spacing w:after="0" w:before="0" w:line="480" w:lineRule="auto"/>
        <w:ind w:left="720" w:firstLine="720"/>
        <w:rPr/>
      </w:pPr>
      <w:r w:rsidDel="00000000" w:rsidR="00000000" w:rsidRPr="00000000">
        <w:rPr>
          <w:rtl w:val="0"/>
        </w:rPr>
      </w:r>
    </w:p>
    <w:p w:rsidR="00000000" w:rsidDel="00000000" w:rsidP="00000000" w:rsidRDefault="00000000" w:rsidRPr="00000000" w14:paraId="000000DD">
      <w:pPr>
        <w:spacing w:after="0" w:before="0" w:line="480" w:lineRule="auto"/>
        <w:ind w:left="720" w:firstLine="720"/>
        <w:rPr/>
      </w:pPr>
      <w:r w:rsidDel="00000000" w:rsidR="00000000" w:rsidRPr="00000000">
        <w:rPr>
          <w:rtl w:val="0"/>
        </w:rPr>
        <w:t xml:space="preserve">Praew knew the final question. She’d rehearsed her answer for months now.</w:t>
      </w:r>
    </w:p>
    <w:p w:rsidR="00000000" w:rsidDel="00000000" w:rsidP="00000000" w:rsidRDefault="00000000" w:rsidRPr="00000000" w14:paraId="000000DE">
      <w:pPr>
        <w:spacing w:after="0" w:before="0" w:line="480" w:lineRule="auto"/>
        <w:ind w:left="720" w:firstLine="720"/>
        <w:rPr/>
      </w:pPr>
      <w:r w:rsidDel="00000000" w:rsidR="00000000" w:rsidRPr="00000000">
        <w:rPr>
          <w:rtl w:val="0"/>
        </w:rPr>
        <w:t xml:space="preserve">The proctor’s quill hovered, waiting.</w:t>
      </w:r>
    </w:p>
    <w:p w:rsidR="00000000" w:rsidDel="00000000" w:rsidP="00000000" w:rsidRDefault="00000000" w:rsidRPr="00000000" w14:paraId="000000DF">
      <w:pPr>
        <w:spacing w:after="0" w:before="0" w:line="480" w:lineRule="auto"/>
        <w:ind w:left="720" w:firstLine="720"/>
        <w:rPr/>
      </w:pPr>
      <w:r w:rsidDel="00000000" w:rsidR="00000000" w:rsidRPr="00000000">
        <w:rPr>
          <w:rtl w:val="0"/>
        </w:rPr>
        <w:t xml:space="preserve">She took a deep breath. “Solar and Echo. If you have a SolarStone triggered by sound and a EchoStone triggered by light, you can make a loop. Clap once, the SolarStone flashes, which triggers the EchoStone, which makes a sound—resetting the loop. You get endless light until you cover the EchoStone.”</w:t>
      </w:r>
    </w:p>
    <w:p w:rsidR="00000000" w:rsidDel="00000000" w:rsidP="00000000" w:rsidRDefault="00000000" w:rsidRPr="00000000" w14:paraId="000000E0">
      <w:pPr>
        <w:spacing w:after="0" w:before="0" w:line="480" w:lineRule="auto"/>
        <w:ind w:left="720" w:firstLine="720"/>
        <w:rPr/>
      </w:pPr>
      <w:r w:rsidDel="00000000" w:rsidR="00000000" w:rsidRPr="00000000">
        <w:rPr>
          <w:rtl w:val="0"/>
        </w:rPr>
        <w:t xml:space="preserve">The Hunter’s quill hesitated before marking the parchment. “Clever”.</w:t>
      </w:r>
    </w:p>
    <w:p w:rsidR="00000000" w:rsidDel="00000000" w:rsidP="00000000" w:rsidRDefault="00000000" w:rsidRPr="00000000" w14:paraId="000000E1">
      <w:pPr>
        <w:spacing w:after="0" w:before="0" w:line="480" w:lineRule="auto"/>
        <w:ind w:left="720" w:firstLine="720"/>
        <w:rPr/>
      </w:pPr>
      <w:r w:rsidDel="00000000" w:rsidR="00000000" w:rsidRPr="00000000">
        <w:rPr>
          <w:rtl w:val="0"/>
        </w:rPr>
        <w:t xml:space="preserve">As Praew finished her answer, the door creaked open behind her. She turned slightly, just enough to see the proctor step inside, a black bag clutched in his hands.</w:t>
      </w:r>
    </w:p>
    <w:p w:rsidR="00000000" w:rsidDel="00000000" w:rsidP="00000000" w:rsidRDefault="00000000" w:rsidRPr="00000000" w14:paraId="000000E2">
      <w:pPr>
        <w:spacing w:after="0" w:before="0" w:line="480" w:lineRule="auto"/>
        <w:ind w:left="720" w:firstLine="720"/>
        <w:rPr/>
      </w:pPr>
      <w:r w:rsidDel="00000000" w:rsidR="00000000" w:rsidRPr="00000000">
        <w:rPr>
          <w:rtl w:val="0"/>
        </w:rPr>
        <w:t xml:space="preserve">Without a word, he stepped forward and placed the bag directly into the Hunter’s hands.</w:t>
      </w:r>
    </w:p>
    <w:p w:rsidR="00000000" w:rsidDel="00000000" w:rsidP="00000000" w:rsidRDefault="00000000" w:rsidRPr="00000000" w14:paraId="000000E3">
      <w:pPr>
        <w:spacing w:after="0" w:before="0" w:line="480" w:lineRule="auto"/>
        <w:ind w:left="720" w:firstLine="720"/>
        <w:rPr/>
      </w:pPr>
      <w:r w:rsidDel="00000000" w:rsidR="00000000" w:rsidRPr="00000000">
        <w:rPr>
          <w:rtl w:val="0"/>
        </w:rPr>
        <w:t xml:space="preserve">The Hunter accepted it without acknowledgment, undoing the clasp and peeling back the opening just enough to see inside.</w:t>
      </w:r>
    </w:p>
    <w:p w:rsidR="00000000" w:rsidDel="00000000" w:rsidP="00000000" w:rsidRDefault="00000000" w:rsidRPr="00000000" w14:paraId="000000E4">
      <w:pPr>
        <w:spacing w:after="0" w:before="0" w:line="480" w:lineRule="auto"/>
        <w:ind w:left="720" w:firstLine="720"/>
        <w:rPr/>
      </w:pPr>
      <w:r w:rsidDel="00000000" w:rsidR="00000000" w:rsidRPr="00000000">
        <w:rPr>
          <w:rtl w:val="0"/>
        </w:rPr>
        <w:t xml:space="preserve">A dim red glow flickered against his face.</w:t>
      </w:r>
    </w:p>
    <w:p w:rsidR="00000000" w:rsidDel="00000000" w:rsidP="00000000" w:rsidRDefault="00000000" w:rsidRPr="00000000" w14:paraId="000000E5">
      <w:pPr>
        <w:spacing w:after="0" w:before="0" w:line="480" w:lineRule="auto"/>
        <w:ind w:left="720" w:firstLine="720"/>
        <w:rPr/>
      </w:pPr>
      <w:r w:rsidDel="00000000" w:rsidR="00000000" w:rsidRPr="00000000">
        <w:rPr>
          <w:rtl w:val="0"/>
        </w:rPr>
      </w:r>
    </w:p>
    <w:p w:rsidR="00000000" w:rsidDel="00000000" w:rsidP="00000000" w:rsidRDefault="00000000" w:rsidRPr="00000000" w14:paraId="000000E6">
      <w:pPr>
        <w:spacing w:after="0" w:before="0" w:line="480" w:lineRule="auto"/>
        <w:ind w:left="720" w:firstLine="720"/>
        <w:rPr/>
      </w:pPr>
      <w:r w:rsidDel="00000000" w:rsidR="00000000" w:rsidRPr="00000000">
        <w:rPr>
          <w:rtl w:val="0"/>
        </w:rPr>
        <w:t xml:space="preserve">Praew’s breath hitched. A sudden, suffocating weight pressed against her chest—unexplained emotions that weren’t hers were clawing their way inside.</w:t>
      </w:r>
    </w:p>
    <w:p w:rsidR="00000000" w:rsidDel="00000000" w:rsidP="00000000" w:rsidRDefault="00000000" w:rsidRPr="00000000" w14:paraId="000000E7">
      <w:pPr>
        <w:spacing w:after="0" w:before="0" w:line="480" w:lineRule="auto"/>
        <w:ind w:left="720" w:firstLine="720"/>
        <w:rPr/>
      </w:pPr>
      <w:r w:rsidDel="00000000" w:rsidR="00000000" w:rsidRPr="00000000">
        <w:rPr>
          <w:rtl w:val="0"/>
        </w:rPr>
        <w:t xml:space="preserve">Alarm. Fear. Hatred. Longing. Sadness. Defiance. </w:t>
      </w:r>
    </w:p>
    <w:p w:rsidR="00000000" w:rsidDel="00000000" w:rsidP="00000000" w:rsidRDefault="00000000" w:rsidRPr="00000000" w14:paraId="000000E8">
      <w:pPr>
        <w:spacing w:after="0" w:before="0" w:line="480" w:lineRule="auto"/>
        <w:ind w:left="720" w:firstLine="720"/>
        <w:rPr/>
      </w:pPr>
      <w:r w:rsidDel="00000000" w:rsidR="00000000" w:rsidRPr="00000000">
        <w:rPr>
          <w:rtl w:val="0"/>
        </w:rPr>
        <w:t xml:space="preserve">Her vision blurred. A single tear slipped down her cheek before she could stop it.</w:t>
      </w:r>
    </w:p>
    <w:p w:rsidR="00000000" w:rsidDel="00000000" w:rsidP="00000000" w:rsidRDefault="00000000" w:rsidRPr="00000000" w14:paraId="000000E9">
      <w:pPr>
        <w:spacing w:after="0" w:before="0" w:line="480" w:lineRule="auto"/>
        <w:ind w:left="720" w:firstLine="720"/>
        <w:rPr/>
      </w:pPr>
      <w:r w:rsidDel="00000000" w:rsidR="00000000" w:rsidRPr="00000000">
        <w:rPr>
          <w:rtl w:val="0"/>
        </w:rPr>
        <w:t xml:space="preserve">The Hunter snapped the bag shut, his expression unreadable. He gave a small nod to the proctor, who picked the bag back up and left without a word, the door clicking softly shut behind him.</w:t>
      </w:r>
    </w:p>
    <w:p w:rsidR="00000000" w:rsidDel="00000000" w:rsidP="00000000" w:rsidRDefault="00000000" w:rsidRPr="00000000" w14:paraId="000000EA">
      <w:pPr>
        <w:spacing w:after="0" w:before="0" w:line="480" w:lineRule="auto"/>
        <w:ind w:left="720" w:firstLine="720"/>
        <w:rPr/>
      </w:pPr>
      <w:r w:rsidDel="00000000" w:rsidR="00000000" w:rsidRPr="00000000">
        <w:rPr>
          <w:rtl w:val="0"/>
        </w:rPr>
        <w:t xml:space="preserve">Praew blinked rapidly, dragging the sleeve of her uniform across her cheek. She opened her mouth slightly, but the Hunter didn’t give her the chance to speak.</w:t>
      </w:r>
    </w:p>
    <w:p w:rsidR="00000000" w:rsidDel="00000000" w:rsidP="00000000" w:rsidRDefault="00000000" w:rsidRPr="00000000" w14:paraId="000000EB">
      <w:pPr>
        <w:spacing w:after="0" w:before="0" w:line="480" w:lineRule="auto"/>
        <w:ind w:left="720" w:firstLine="720"/>
        <w:rPr/>
      </w:pPr>
      <w:r w:rsidDel="00000000" w:rsidR="00000000" w:rsidRPr="00000000">
        <w:rPr>
          <w:rtl w:val="0"/>
        </w:rPr>
        <w:t xml:space="preserve">“NEXT!”</w:t>
      </w:r>
    </w:p>
    <w:p w:rsidR="00000000" w:rsidDel="00000000" w:rsidP="00000000" w:rsidRDefault="00000000" w:rsidRPr="00000000" w14:paraId="000000EC">
      <w:pPr>
        <w:spacing w:after="0" w:before="0" w:line="480" w:lineRule="auto"/>
        <w:ind w:left="720" w:firstLine="720"/>
        <w:rPr/>
      </w:pPr>
      <w:r w:rsidDel="00000000" w:rsidR="00000000" w:rsidRPr="00000000">
        <w:rPr>
          <w:rtl w:val="0"/>
        </w:rPr>
        <w:t xml:space="preserve">The sudden bark of his voice made her flinch. She stood quickly, moving automatically as she walked to the door, her thoughts tangled.</w:t>
      </w:r>
    </w:p>
    <w:p w:rsidR="00000000" w:rsidDel="00000000" w:rsidP="00000000" w:rsidRDefault="00000000" w:rsidRPr="00000000" w14:paraId="000000ED">
      <w:pPr>
        <w:spacing w:after="0" w:before="0" w:line="480" w:lineRule="auto"/>
        <w:ind w:left="720" w:firstLine="720"/>
        <w:rPr/>
      </w:pPr>
      <w:r w:rsidDel="00000000" w:rsidR="00000000" w:rsidRPr="00000000">
        <w:rPr>
          <w:rtl w:val="0"/>
        </w:rPr>
        <w:t xml:space="preserve">It’s nothing. Just nerves.</w:t>
      </w:r>
    </w:p>
    <w:p w:rsidR="00000000" w:rsidDel="00000000" w:rsidP="00000000" w:rsidRDefault="00000000" w:rsidRPr="00000000" w14:paraId="000000EE">
      <w:pPr>
        <w:spacing w:after="0" w:before="0" w:line="480" w:lineRule="auto"/>
        <w:ind w:left="720" w:firstLine="720"/>
        <w:rPr/>
      </w:pPr>
      <w:r w:rsidDel="00000000" w:rsidR="00000000" w:rsidRPr="00000000">
        <w:rPr>
          <w:rtl w:val="0"/>
        </w:rPr>
        <w:t xml:space="preserve">She had built this test up in her mind for years—of course her body was shaken. That had to be it. By the time she stepped into the hall, she had already buried the thought.</w:t>
      </w:r>
    </w:p>
    <w:p w:rsidR="00000000" w:rsidDel="00000000" w:rsidP="00000000" w:rsidRDefault="00000000" w:rsidRPr="00000000" w14:paraId="000000EF">
      <w:pPr>
        <w:spacing w:after="0" w:before="0" w:line="480" w:lineRule="auto"/>
        <w:ind w:left="720" w:firstLine="720"/>
        <w:rPr/>
      </w:pPr>
      <w:r w:rsidDel="00000000" w:rsidR="00000000" w:rsidRPr="00000000">
        <w:rPr>
          <w:rtl w:val="0"/>
        </w:rPr>
        <w:t xml:space="preserve">The waiting hall was quieter now. The murmurs had faded, replaced by anxious, uneven breathing. A few hopefuls still whispered among themselves, but most sat still, their gazes locked onto the doors ahead. Praew clenched her hands into fists, the anticipation gnawing at her.</w:t>
      </w:r>
    </w:p>
    <w:p w:rsidR="00000000" w:rsidDel="00000000" w:rsidP="00000000" w:rsidRDefault="00000000" w:rsidRPr="00000000" w14:paraId="000000F0">
      <w:pPr>
        <w:spacing w:after="0" w:before="0" w:line="480" w:lineRule="auto"/>
        <w:ind w:left="720" w:firstLine="720"/>
        <w:rPr/>
      </w:pPr>
      <w:r w:rsidDel="00000000" w:rsidR="00000000" w:rsidRPr="00000000">
        <w:rPr>
          <w:rtl w:val="0"/>
        </w:rPr>
        <w:t xml:space="preserve">The heavy doors swung open.</w:t>
      </w:r>
    </w:p>
    <w:p w:rsidR="00000000" w:rsidDel="00000000" w:rsidP="00000000" w:rsidRDefault="00000000" w:rsidRPr="00000000" w14:paraId="000000F1">
      <w:pPr>
        <w:spacing w:after="0" w:before="0" w:line="480" w:lineRule="auto"/>
        <w:ind w:left="720" w:firstLine="720"/>
        <w:rPr/>
      </w:pPr>
      <w:r w:rsidDel="00000000" w:rsidR="00000000" w:rsidRPr="00000000">
        <w:rPr>
          <w:rtl w:val="0"/>
        </w:rPr>
        <w:t xml:space="preserve">The Hunter stepped into the hall, his presence once more demanding the attention of every person in the room. He wasted no time.</w:t>
      </w:r>
    </w:p>
    <w:p w:rsidR="00000000" w:rsidDel="00000000" w:rsidP="00000000" w:rsidRDefault="00000000" w:rsidRPr="00000000" w14:paraId="000000F2">
      <w:pPr>
        <w:spacing w:after="0" w:before="0" w:line="480" w:lineRule="auto"/>
        <w:ind w:left="720" w:firstLine="720"/>
        <w:rPr/>
      </w:pPr>
      <w:r w:rsidDel="00000000" w:rsidR="00000000" w:rsidRPr="00000000">
        <w:rPr>
          <w:rtl w:val="0"/>
        </w:rPr>
        <w:t xml:space="preserve">“If I call your name, you passed. The rest of you, leave.”</w:t>
      </w:r>
    </w:p>
    <w:p w:rsidR="00000000" w:rsidDel="00000000" w:rsidP="00000000" w:rsidRDefault="00000000" w:rsidRPr="00000000" w14:paraId="000000F3">
      <w:pPr>
        <w:spacing w:after="0" w:before="0" w:line="480" w:lineRule="auto"/>
        <w:ind w:left="720" w:firstLine="720"/>
        <w:rPr/>
      </w:pPr>
      <w:r w:rsidDel="00000000" w:rsidR="00000000" w:rsidRPr="00000000">
        <w:rPr>
          <w:rtl w:val="0"/>
        </w:rPr>
        <w:t xml:space="preserve">Silence.</w:t>
      </w:r>
    </w:p>
    <w:p w:rsidR="00000000" w:rsidDel="00000000" w:rsidP="00000000" w:rsidRDefault="00000000" w:rsidRPr="00000000" w14:paraId="000000F4">
      <w:pPr>
        <w:spacing w:after="0" w:before="0" w:line="480" w:lineRule="auto"/>
        <w:ind w:left="720" w:firstLine="720"/>
        <w:rPr/>
      </w:pPr>
      <w:r w:rsidDel="00000000" w:rsidR="00000000" w:rsidRPr="00000000">
        <w:rPr>
          <w:rtl w:val="0"/>
        </w:rPr>
        <w:t xml:space="preserve">Then—</w:t>
      </w:r>
    </w:p>
    <w:p w:rsidR="00000000" w:rsidDel="00000000" w:rsidP="00000000" w:rsidRDefault="00000000" w:rsidRPr="00000000" w14:paraId="000000F5">
      <w:pPr>
        <w:spacing w:after="0" w:before="0" w:line="480" w:lineRule="auto"/>
        <w:ind w:left="720" w:firstLine="720"/>
        <w:rPr/>
      </w:pPr>
      <w:r w:rsidDel="00000000" w:rsidR="00000000" w:rsidRPr="00000000">
        <w:rPr>
          <w:rtl w:val="0"/>
        </w:rPr>
        <w:t xml:space="preserve">“Renwick.”</w:t>
      </w:r>
    </w:p>
    <w:p w:rsidR="00000000" w:rsidDel="00000000" w:rsidP="00000000" w:rsidRDefault="00000000" w:rsidRPr="00000000" w14:paraId="000000F6">
      <w:pPr>
        <w:spacing w:after="0" w:before="0" w:line="480" w:lineRule="auto"/>
        <w:ind w:left="720" w:firstLine="720"/>
        <w:rPr/>
      </w:pPr>
      <w:r w:rsidDel="00000000" w:rsidR="00000000" w:rsidRPr="00000000">
        <w:rPr>
          <w:rtl w:val="0"/>
        </w:rPr>
        <w:t xml:space="preserve">The jerk beside her let out an exaggerated sigh of relief, stretching his arms. “As if there was ever a doubt,” he muttered, casting a smug glance at the others.</w:t>
      </w:r>
    </w:p>
    <w:p w:rsidR="00000000" w:rsidDel="00000000" w:rsidP="00000000" w:rsidRDefault="00000000" w:rsidRPr="00000000" w14:paraId="000000F7">
      <w:pPr>
        <w:spacing w:after="0" w:before="0" w:line="480" w:lineRule="auto"/>
        <w:ind w:left="720" w:firstLine="720"/>
        <w:rPr/>
      </w:pPr>
      <w:r w:rsidDel="00000000" w:rsidR="00000000" w:rsidRPr="00000000">
        <w:rPr>
          <w:rtl w:val="0"/>
        </w:rPr>
        <w:t xml:space="preserve">“Haldric.”</w:t>
      </w:r>
    </w:p>
    <w:p w:rsidR="00000000" w:rsidDel="00000000" w:rsidP="00000000" w:rsidRDefault="00000000" w:rsidRPr="00000000" w14:paraId="000000F8">
      <w:pPr>
        <w:spacing w:after="0" w:before="0" w:line="480" w:lineRule="auto"/>
        <w:ind w:left="720" w:firstLine="720"/>
        <w:rPr/>
      </w:pPr>
      <w:r w:rsidDel="00000000" w:rsidR="00000000" w:rsidRPr="00000000">
        <w:rPr>
          <w:rtl w:val="0"/>
        </w:rPr>
        <w:t xml:space="preserve">Haldric exhaled sharply, nodding once. His posture was stiff, but the tension in his shoulders eased slightly.</w:t>
      </w:r>
    </w:p>
    <w:p w:rsidR="00000000" w:rsidDel="00000000" w:rsidP="00000000" w:rsidRDefault="00000000" w:rsidRPr="00000000" w14:paraId="000000F9">
      <w:pPr>
        <w:spacing w:after="0" w:before="0" w:line="480" w:lineRule="auto"/>
        <w:ind w:left="720" w:firstLine="720"/>
        <w:rPr/>
      </w:pPr>
      <w:r w:rsidDel="00000000" w:rsidR="00000000" w:rsidRPr="00000000">
        <w:rPr>
          <w:rtl w:val="0"/>
        </w:rPr>
        <w:t xml:space="preserve">“Korven.”</w:t>
      </w:r>
    </w:p>
    <w:p w:rsidR="00000000" w:rsidDel="00000000" w:rsidP="00000000" w:rsidRDefault="00000000" w:rsidRPr="00000000" w14:paraId="000000FA">
      <w:pPr>
        <w:spacing w:after="0" w:before="0" w:line="480" w:lineRule="auto"/>
        <w:ind w:left="720" w:firstLine="720"/>
        <w:rPr/>
      </w:pPr>
      <w:r w:rsidDel="00000000" w:rsidR="00000000" w:rsidRPr="00000000">
        <w:rPr>
          <w:rtl w:val="0"/>
        </w:rPr>
        <w:t xml:space="preserve">A tall, broad-shouldered boy at the far end of the room straightened. His expression remained stoic, but Praew caught the flicker of satisfaction in his eyes.</w:t>
      </w:r>
    </w:p>
    <w:p w:rsidR="00000000" w:rsidDel="00000000" w:rsidP="00000000" w:rsidRDefault="00000000" w:rsidRPr="00000000" w14:paraId="000000FB">
      <w:pPr>
        <w:spacing w:after="0" w:before="0" w:line="480" w:lineRule="auto"/>
        <w:ind w:left="720" w:firstLine="720"/>
        <w:rPr/>
      </w:pPr>
      <w:r w:rsidDel="00000000" w:rsidR="00000000" w:rsidRPr="00000000">
        <w:rPr>
          <w:rtl w:val="0"/>
        </w:rPr>
        <w:t xml:space="preserve">“Edrik.”</w:t>
      </w:r>
    </w:p>
    <w:p w:rsidR="00000000" w:rsidDel="00000000" w:rsidP="00000000" w:rsidRDefault="00000000" w:rsidRPr="00000000" w14:paraId="000000FC">
      <w:pPr>
        <w:spacing w:after="0" w:before="0" w:line="480" w:lineRule="auto"/>
        <w:ind w:left="720" w:firstLine="720"/>
        <w:rPr/>
      </w:pPr>
      <w:r w:rsidDel="00000000" w:rsidR="00000000" w:rsidRPr="00000000">
        <w:rPr>
          <w:rtl w:val="0"/>
        </w:rPr>
        <w:t xml:space="preserve">Another boy, thinner, wiry, grinned, jabbing his friend in the ribs. “Told you,” he muttered, shoving to his feet.</w:t>
      </w:r>
    </w:p>
    <w:p w:rsidR="00000000" w:rsidDel="00000000" w:rsidP="00000000" w:rsidRDefault="00000000" w:rsidRPr="00000000" w14:paraId="000000FD">
      <w:pPr>
        <w:spacing w:after="0" w:before="0" w:line="480" w:lineRule="auto"/>
        <w:ind w:left="720" w:firstLine="720"/>
        <w:rPr/>
      </w:pPr>
      <w:r w:rsidDel="00000000" w:rsidR="00000000" w:rsidRPr="00000000">
        <w:rPr>
          <w:rtl w:val="0"/>
        </w:rPr>
        <w:t xml:space="preserve">A pause.</w:t>
      </w:r>
    </w:p>
    <w:p w:rsidR="00000000" w:rsidDel="00000000" w:rsidP="00000000" w:rsidRDefault="00000000" w:rsidRPr="00000000" w14:paraId="000000FE">
      <w:pPr>
        <w:spacing w:after="0" w:before="0" w:line="480" w:lineRule="auto"/>
        <w:ind w:left="720" w:firstLine="720"/>
        <w:rPr/>
      </w:pPr>
      <w:r w:rsidDel="00000000" w:rsidR="00000000" w:rsidRPr="00000000">
        <w:rPr>
          <w:rtl w:val="0"/>
        </w:rPr>
        <w:t xml:space="preserve">“Praew.”</w:t>
      </w:r>
    </w:p>
    <w:p w:rsidR="00000000" w:rsidDel="00000000" w:rsidP="00000000" w:rsidRDefault="00000000" w:rsidRPr="00000000" w14:paraId="000000FF">
      <w:pPr>
        <w:spacing w:after="0" w:before="0" w:line="480" w:lineRule="auto"/>
        <w:ind w:left="720" w:firstLine="720"/>
        <w:rPr/>
      </w:pPr>
      <w:r w:rsidDel="00000000" w:rsidR="00000000" w:rsidRPr="00000000">
        <w:rPr>
          <w:rtl w:val="0"/>
        </w:rPr>
        <w:t xml:space="preserve">Her breath caught.</w:t>
      </w:r>
    </w:p>
    <w:p w:rsidR="00000000" w:rsidDel="00000000" w:rsidP="00000000" w:rsidRDefault="00000000" w:rsidRPr="00000000" w14:paraId="00000100">
      <w:pPr>
        <w:spacing w:after="0" w:before="0" w:line="480" w:lineRule="auto"/>
        <w:ind w:left="720" w:firstLine="720"/>
        <w:rPr/>
      </w:pPr>
      <w:r w:rsidDel="00000000" w:rsidR="00000000" w:rsidRPr="00000000">
        <w:rPr>
          <w:rtl w:val="0"/>
        </w:rPr>
        <w:t xml:space="preserve">For a moment, she didn’t move. Didn’t react. Then, slowly, she let out the breath she didn’t realize she’d been holding.</w:t>
      </w:r>
    </w:p>
    <w:p w:rsidR="00000000" w:rsidDel="00000000" w:rsidP="00000000" w:rsidRDefault="00000000" w:rsidRPr="00000000" w14:paraId="00000101">
      <w:pPr>
        <w:spacing w:after="0" w:before="0" w:line="480" w:lineRule="auto"/>
        <w:ind w:left="720" w:firstLine="720"/>
        <w:rPr/>
      </w:pPr>
      <w:r w:rsidDel="00000000" w:rsidR="00000000" w:rsidRPr="00000000">
        <w:rPr>
          <w:rtl w:val="0"/>
        </w:rPr>
        <w:t xml:space="preserve">She’d done it. </w:t>
      </w:r>
    </w:p>
    <w:p w:rsidR="00000000" w:rsidDel="00000000" w:rsidP="00000000" w:rsidRDefault="00000000" w:rsidRPr="00000000" w14:paraId="00000102">
      <w:pPr>
        <w:spacing w:after="0" w:before="0" w:line="480" w:lineRule="auto"/>
        <w:ind w:left="720" w:firstLine="720"/>
        <w:rPr/>
      </w:pPr>
      <w:r w:rsidDel="00000000" w:rsidR="00000000" w:rsidRPr="00000000">
        <w:rPr>
          <w:rtl w:val="0"/>
        </w:rPr>
        <w:t xml:space="preserve">She was still in the running.</w:t>
      </w:r>
    </w:p>
    <w:p w:rsidR="00000000" w:rsidDel="00000000" w:rsidP="00000000" w:rsidRDefault="00000000" w:rsidRPr="00000000" w14:paraId="00000103">
      <w:pPr>
        <w:spacing w:after="0" w:before="0" w:line="480" w:lineRule="auto"/>
        <w:ind w:left="720" w:firstLine="720"/>
        <w:rPr/>
      </w:pPr>
      <w:r w:rsidDel="00000000" w:rsidR="00000000" w:rsidRPr="00000000">
        <w:rPr>
          <w:rtl w:val="0"/>
        </w:rPr>
        <w:t xml:space="preserve">Finally—</w:t>
      </w:r>
    </w:p>
    <w:p w:rsidR="00000000" w:rsidDel="00000000" w:rsidP="00000000" w:rsidRDefault="00000000" w:rsidRPr="00000000" w14:paraId="00000104">
      <w:pPr>
        <w:spacing w:after="0" w:before="0" w:line="480" w:lineRule="auto"/>
        <w:ind w:left="720" w:firstLine="720"/>
        <w:rPr/>
      </w:pPr>
      <w:r w:rsidDel="00000000" w:rsidR="00000000" w:rsidRPr="00000000">
        <w:rPr>
          <w:rtl w:val="0"/>
        </w:rPr>
        <w:t xml:space="preserve">“Asher.”</w:t>
      </w:r>
    </w:p>
    <w:p w:rsidR="00000000" w:rsidDel="00000000" w:rsidP="00000000" w:rsidRDefault="00000000" w:rsidRPr="00000000" w14:paraId="00000105">
      <w:pPr>
        <w:spacing w:after="0" w:before="0" w:line="480" w:lineRule="auto"/>
        <w:ind w:left="720" w:firstLine="720"/>
        <w:rPr/>
      </w:pPr>
      <w:r w:rsidDel="00000000" w:rsidR="00000000" w:rsidRPr="00000000">
        <w:rPr>
          <w:rtl w:val="0"/>
        </w:rPr>
        <w:t xml:space="preserve">Praew glanced toward her friend. He didn’t react immediately. Just nodded, his easy confidence more subdued than usual.</w:t>
      </w:r>
    </w:p>
    <w:p w:rsidR="00000000" w:rsidDel="00000000" w:rsidP="00000000" w:rsidRDefault="00000000" w:rsidRPr="00000000" w14:paraId="00000106">
      <w:pPr>
        <w:spacing w:after="0" w:before="0" w:line="480" w:lineRule="auto"/>
        <w:ind w:left="720" w:firstLine="720"/>
        <w:rPr/>
      </w:pPr>
      <w:r w:rsidDel="00000000" w:rsidR="00000000" w:rsidRPr="00000000">
        <w:rPr>
          <w:rtl w:val="0"/>
        </w:rPr>
        <w:t xml:space="preserve">The Hunter’s gaze swept the remaining hopefuls.</w:t>
      </w:r>
    </w:p>
    <w:p w:rsidR="00000000" w:rsidDel="00000000" w:rsidP="00000000" w:rsidRDefault="00000000" w:rsidRPr="00000000" w14:paraId="00000107">
      <w:pPr>
        <w:spacing w:after="0" w:before="0" w:line="480" w:lineRule="auto"/>
        <w:ind w:left="720" w:firstLine="720"/>
        <w:rPr/>
      </w:pPr>
      <w:r w:rsidDel="00000000" w:rsidR="00000000" w:rsidRPr="00000000">
        <w:rPr>
          <w:rtl w:val="0"/>
        </w:rPr>
        <w:t xml:space="preserve">“You were given a chance. You failed.” His tone was impassive. “There are no second attempts.”</w:t>
      </w:r>
    </w:p>
    <w:p w:rsidR="00000000" w:rsidDel="00000000" w:rsidP="00000000" w:rsidRDefault="00000000" w:rsidRPr="00000000" w14:paraId="00000108">
      <w:pPr>
        <w:spacing w:after="0" w:before="0" w:line="480" w:lineRule="auto"/>
        <w:ind w:left="720" w:firstLine="720"/>
        <w:rPr/>
      </w:pPr>
      <w:r w:rsidDel="00000000" w:rsidR="00000000" w:rsidRPr="00000000">
        <w:rPr>
          <w:rtl w:val="0"/>
        </w:rPr>
        <w:t xml:space="preserve">The weight of his words settled over the room. The ones not called slowly stood, some with their heads bowed, others with clenched jaws, holding back frustration or disappointment.</w:t>
      </w:r>
    </w:p>
    <w:p w:rsidR="00000000" w:rsidDel="00000000" w:rsidP="00000000" w:rsidRDefault="00000000" w:rsidRPr="00000000" w14:paraId="00000109">
      <w:pPr>
        <w:spacing w:after="0" w:before="0" w:line="480" w:lineRule="auto"/>
        <w:ind w:left="720" w:firstLine="720"/>
        <w:rPr/>
      </w:pPr>
      <w:r w:rsidDel="00000000" w:rsidR="00000000" w:rsidRPr="00000000">
        <w:rPr>
          <w:rtl w:val="0"/>
        </w:rPr>
        <w:t xml:space="preserve">Praew didn’t watch them leave.</w:t>
      </w:r>
    </w:p>
    <w:p w:rsidR="00000000" w:rsidDel="00000000" w:rsidP="00000000" w:rsidRDefault="00000000" w:rsidRPr="00000000" w14:paraId="0000010A">
      <w:pPr>
        <w:spacing w:after="0" w:before="0" w:line="480" w:lineRule="auto"/>
        <w:ind w:left="720" w:firstLine="720"/>
        <w:rPr/>
      </w:pPr>
      <w:r w:rsidDel="00000000" w:rsidR="00000000" w:rsidRPr="00000000">
        <w:rPr>
          <w:rtl w:val="0"/>
        </w:rPr>
        <w:t xml:space="preserve">She couldn’t.</w:t>
      </w:r>
    </w:p>
    <w:p w:rsidR="00000000" w:rsidDel="00000000" w:rsidP="00000000" w:rsidRDefault="00000000" w:rsidRPr="00000000" w14:paraId="0000010B">
      <w:pPr>
        <w:spacing w:after="0" w:before="0" w:line="480" w:lineRule="auto"/>
        <w:ind w:left="720" w:firstLine="720"/>
        <w:rPr/>
      </w:pPr>
      <w:r w:rsidDel="00000000" w:rsidR="00000000" w:rsidRPr="00000000">
        <w:rPr>
          <w:rtl w:val="0"/>
        </w:rPr>
        <w:t xml:space="preserve">She was too busy processing the reality of it.</w:t>
      </w:r>
    </w:p>
    <w:p w:rsidR="00000000" w:rsidDel="00000000" w:rsidP="00000000" w:rsidRDefault="00000000" w:rsidRPr="00000000" w14:paraId="0000010C">
      <w:pPr>
        <w:spacing w:after="0" w:before="0" w:line="480" w:lineRule="auto"/>
        <w:ind w:left="720" w:firstLine="720"/>
        <w:rPr/>
      </w:pPr>
      <w:r w:rsidDel="00000000" w:rsidR="00000000" w:rsidRPr="00000000">
        <w:rPr>
          <w:rtl w:val="0"/>
        </w:rPr>
        <w:t xml:space="preserve">Six left.</w:t>
      </w:r>
    </w:p>
    <w:p w:rsidR="00000000" w:rsidDel="00000000" w:rsidP="00000000" w:rsidRDefault="00000000" w:rsidRPr="00000000" w14:paraId="0000010D">
      <w:pPr>
        <w:spacing w:after="0" w:before="0" w:line="480" w:lineRule="auto"/>
        <w:ind w:left="720" w:firstLine="720"/>
        <w:rPr/>
      </w:pPr>
      <w:r w:rsidDel="00000000" w:rsidR="00000000" w:rsidRPr="00000000">
        <w:rPr>
          <w:rtl w:val="0"/>
        </w:rPr>
        <w:t xml:space="preserve">Only six.</w:t>
      </w:r>
    </w:p>
    <w:p w:rsidR="00000000" w:rsidDel="00000000" w:rsidP="00000000" w:rsidRDefault="00000000" w:rsidRPr="00000000" w14:paraId="0000010E">
      <w:pPr>
        <w:spacing w:after="0" w:before="0" w:line="480" w:lineRule="auto"/>
        <w:ind w:left="720" w:firstLine="720"/>
        <w:rPr/>
      </w:pPr>
      <w:r w:rsidDel="00000000" w:rsidR="00000000" w:rsidRPr="00000000">
        <w:rPr>
          <w:rtl w:val="0"/>
        </w:rPr>
        <w:t xml:space="preserve">The Hunter wasted no time. “On your feet,” he commanded.</w:t>
      </w:r>
    </w:p>
    <w:p w:rsidR="00000000" w:rsidDel="00000000" w:rsidP="00000000" w:rsidRDefault="00000000" w:rsidRPr="00000000" w14:paraId="0000010F">
      <w:pPr>
        <w:spacing w:after="0" w:before="0" w:line="480" w:lineRule="auto"/>
        <w:ind w:left="720" w:firstLine="720"/>
        <w:rPr/>
      </w:pPr>
      <w:r w:rsidDel="00000000" w:rsidR="00000000" w:rsidRPr="00000000">
        <w:rPr>
          <w:rtl w:val="0"/>
        </w:rPr>
        <w:t xml:space="preserve">A few shuffled awkwardly, but everyone obeyed.</w:t>
      </w:r>
    </w:p>
    <w:p w:rsidR="00000000" w:rsidDel="00000000" w:rsidP="00000000" w:rsidRDefault="00000000" w:rsidRPr="00000000" w14:paraId="00000110">
      <w:pPr>
        <w:spacing w:after="0" w:before="0" w:line="480" w:lineRule="auto"/>
        <w:ind w:left="720" w:firstLine="720"/>
        <w:rPr/>
      </w:pPr>
      <w:r w:rsidDel="00000000" w:rsidR="00000000" w:rsidRPr="00000000">
        <w:rPr>
          <w:rtl w:val="0"/>
        </w:rPr>
        <w:t xml:space="preserve">“The first test is done. You passed.” His gaze flicked between them, assessing. Measuring. “Now we see if you’re truly worth sending to the surface.”</w:t>
      </w:r>
    </w:p>
    <w:p w:rsidR="00000000" w:rsidDel="00000000" w:rsidP="00000000" w:rsidRDefault="00000000" w:rsidRPr="00000000" w14:paraId="00000111">
      <w:pPr>
        <w:spacing w:after="0" w:before="0" w:line="480" w:lineRule="auto"/>
        <w:ind w:left="720" w:firstLine="720"/>
        <w:rPr/>
      </w:pPr>
      <w:r w:rsidDel="00000000" w:rsidR="00000000" w:rsidRPr="00000000">
        <w:rPr>
          <w:rtl w:val="0"/>
        </w:rPr>
        <w:t xml:space="preserve"> He turned sharply, gesturing for them to follow.</w:t>
      </w:r>
    </w:p>
    <w:p w:rsidR="00000000" w:rsidDel="00000000" w:rsidP="00000000" w:rsidRDefault="00000000" w:rsidRPr="00000000" w14:paraId="00000112">
      <w:pPr>
        <w:spacing w:after="0" w:before="0" w:line="480" w:lineRule="auto"/>
        <w:ind w:left="720" w:firstLine="720"/>
        <w:rPr/>
      </w:pPr>
      <w:r w:rsidDel="00000000" w:rsidR="00000000" w:rsidRPr="00000000">
        <w:rPr>
          <w:rtl w:val="0"/>
        </w:rPr>
        <w:t xml:space="preserve">No further explanation.</w:t>
      </w:r>
    </w:p>
    <w:p w:rsidR="00000000" w:rsidDel="00000000" w:rsidP="00000000" w:rsidRDefault="00000000" w:rsidRPr="00000000" w14:paraId="00000113">
      <w:pPr>
        <w:spacing w:after="0" w:before="0" w:line="480" w:lineRule="auto"/>
        <w:ind w:left="720" w:firstLine="720"/>
        <w:rPr/>
      </w:pPr>
      <w:r w:rsidDel="00000000" w:rsidR="00000000" w:rsidRPr="00000000">
        <w:rPr>
          <w:rtl w:val="0"/>
        </w:rPr>
        <w:t xml:space="preserve">No hesitation.</w:t>
      </w:r>
    </w:p>
    <w:p w:rsidR="00000000" w:rsidDel="00000000" w:rsidP="00000000" w:rsidRDefault="00000000" w:rsidRPr="00000000" w14:paraId="00000114">
      <w:pPr>
        <w:spacing w:after="0" w:before="0" w:line="480" w:lineRule="auto"/>
        <w:ind w:left="720" w:firstLine="720"/>
        <w:rPr/>
      </w:pPr>
      <w:r w:rsidDel="00000000" w:rsidR="00000000" w:rsidRPr="00000000">
        <w:rPr>
          <w:rtl w:val="0"/>
        </w:rPr>
        <w:t xml:space="preserve">The six of them moved, stepping into the unknown.</w:t>
      </w:r>
    </w:p>
    <w:p w:rsidR="00000000" w:rsidDel="00000000" w:rsidP="00000000" w:rsidRDefault="00000000" w:rsidRPr="00000000" w14:paraId="00000115">
      <w:pPr>
        <w:spacing w:after="0" w:before="0" w:line="480" w:lineRule="auto"/>
        <w:ind w:left="720" w:firstLine="720"/>
        <w:rPr/>
      </w:pPr>
      <w:r w:rsidDel="00000000" w:rsidR="00000000" w:rsidRPr="00000000">
        <w:rPr>
          <w:rtl w:val="0"/>
        </w:rPr>
        <w:t xml:space="preserve">The corridor leading deeper underground was long and winding, the air thick with damp stone and flickering SolarStone light. Shadows stretched along the uneven walls, and the further they went, the heavier the silence became.</w:t>
      </w:r>
    </w:p>
    <w:p w:rsidR="00000000" w:rsidDel="00000000" w:rsidP="00000000" w:rsidRDefault="00000000" w:rsidRPr="00000000" w14:paraId="00000116">
      <w:pPr>
        <w:spacing w:after="0" w:before="0" w:line="480" w:lineRule="auto"/>
        <w:ind w:left="720" w:firstLine="720"/>
        <w:rPr/>
      </w:pPr>
      <w:r w:rsidDel="00000000" w:rsidR="00000000" w:rsidRPr="00000000">
        <w:rPr>
          <w:rtl w:val="0"/>
        </w:rPr>
        <w:t xml:space="preserve">Renwick, of course, was the first to break the silence. “Six left, huh? Guess that means fewer idiots to slow me down.”</w:t>
      </w:r>
    </w:p>
    <w:p w:rsidR="00000000" w:rsidDel="00000000" w:rsidP="00000000" w:rsidRDefault="00000000" w:rsidRPr="00000000" w14:paraId="00000117">
      <w:pPr>
        <w:spacing w:after="0" w:before="0" w:line="480" w:lineRule="auto"/>
        <w:ind w:left="720" w:firstLine="720"/>
        <w:rPr/>
      </w:pPr>
      <w:r w:rsidDel="00000000" w:rsidR="00000000" w:rsidRPr="00000000">
        <w:rPr>
          <w:rtl w:val="0"/>
        </w:rPr>
        <w:t xml:space="preserve">Praew didn’t reply. He wasn’t talking to her anyway. He just enjoyed hearing his own voice.</w:t>
      </w:r>
    </w:p>
    <w:p w:rsidR="00000000" w:rsidDel="00000000" w:rsidP="00000000" w:rsidRDefault="00000000" w:rsidRPr="00000000" w14:paraId="00000118">
      <w:pPr>
        <w:spacing w:after="0" w:before="0" w:line="480" w:lineRule="auto"/>
        <w:ind w:left="720" w:firstLine="720"/>
        <w:rPr/>
      </w:pPr>
      <w:r w:rsidDel="00000000" w:rsidR="00000000" w:rsidRPr="00000000">
        <w:rPr>
          <w:rtl w:val="0"/>
        </w:rPr>
        <w:t xml:space="preserve">The path narrowed, the ceiling pressing lower as they moved deeper into the mountain’s core. A presence settled beside her. Asher.</w:t>
      </w:r>
    </w:p>
    <w:p w:rsidR="00000000" w:rsidDel="00000000" w:rsidP="00000000" w:rsidRDefault="00000000" w:rsidRPr="00000000" w14:paraId="00000119">
      <w:pPr>
        <w:spacing w:after="0" w:before="0" w:line="480" w:lineRule="auto"/>
        <w:ind w:left="720" w:firstLine="720"/>
        <w:rPr/>
      </w:pPr>
      <w:r w:rsidDel="00000000" w:rsidR="00000000" w:rsidRPr="00000000">
        <w:rPr>
          <w:rtl w:val="0"/>
        </w:rPr>
        <w:t xml:space="preserve">For a moment, neither of them spoke until Praew finally asked, “You okay?”</w:t>
      </w:r>
    </w:p>
    <w:p w:rsidR="00000000" w:rsidDel="00000000" w:rsidP="00000000" w:rsidRDefault="00000000" w:rsidRPr="00000000" w14:paraId="0000011A">
      <w:pPr>
        <w:spacing w:after="0" w:before="0" w:line="480" w:lineRule="auto"/>
        <w:ind w:left="720" w:firstLine="720"/>
        <w:rPr/>
      </w:pPr>
      <w:r w:rsidDel="00000000" w:rsidR="00000000" w:rsidRPr="00000000">
        <w:rPr>
          <w:rtl w:val="0"/>
        </w:rPr>
        <w:t xml:space="preserve">It took him too long to answer. “Yeah,” he muttered.</w:t>
      </w:r>
    </w:p>
    <w:p w:rsidR="00000000" w:rsidDel="00000000" w:rsidP="00000000" w:rsidRDefault="00000000" w:rsidRPr="00000000" w14:paraId="0000011B">
      <w:pPr>
        <w:spacing w:after="0" w:before="0" w:line="480" w:lineRule="auto"/>
        <w:ind w:left="720" w:firstLine="720"/>
        <w:rPr/>
      </w:pPr>
      <w:r w:rsidDel="00000000" w:rsidR="00000000" w:rsidRPr="00000000">
        <w:rPr>
          <w:i w:val="1"/>
          <w:iCs w:val="1"/>
          <w:rtl w:val="0"/>
        </w:rPr>
        <w:t xml:space="preserve">Liar</w:t>
      </w:r>
      <w:r w:rsidDel="00000000" w:rsidR="00000000" w:rsidRPr="00000000">
        <w:rPr>
          <w:rtl w:val="0"/>
        </w:rPr>
        <w:t xml:space="preserve">.</w:t>
      </w:r>
    </w:p>
    <w:p w:rsidR="00000000" w:rsidDel="00000000" w:rsidP="00000000" w:rsidRDefault="00000000" w:rsidRPr="00000000" w14:paraId="0000011C">
      <w:pPr>
        <w:spacing w:after="0" w:before="0" w:line="480" w:lineRule="auto"/>
        <w:ind w:left="720" w:firstLine="720"/>
        <w:rPr/>
      </w:pPr>
      <w:r w:rsidDel="00000000" w:rsidR="00000000" w:rsidRPr="00000000">
        <w:rPr>
          <w:rtl w:val="0"/>
        </w:rPr>
        <w:t xml:space="preserve">She didn’t press further. Not now.</w:t>
      </w:r>
    </w:p>
    <w:p w:rsidR="00000000" w:rsidDel="00000000" w:rsidP="00000000" w:rsidRDefault="00000000" w:rsidRPr="00000000" w14:paraId="0000011D">
      <w:pPr>
        <w:spacing w:after="0" w:before="0" w:line="480" w:lineRule="auto"/>
        <w:ind w:left="720" w:firstLine="720"/>
        <w:rPr/>
      </w:pPr>
      <w:r w:rsidDel="00000000" w:rsidR="00000000" w:rsidRPr="00000000">
        <w:rPr>
          <w:rtl w:val="0"/>
        </w:rPr>
        <w:t xml:space="preserve">Ahead, the corridor widened again. The Hunter leading them came to an abrupt halt. Then, without a word, he stepped aside.</w:t>
      </w:r>
    </w:p>
    <w:p w:rsidR="00000000" w:rsidDel="00000000" w:rsidP="00000000" w:rsidRDefault="00000000" w:rsidRPr="00000000" w14:paraId="0000011E">
      <w:pPr>
        <w:spacing w:after="0" w:before="0" w:line="480" w:lineRule="auto"/>
        <w:ind w:left="720" w:firstLine="720"/>
        <w:rPr/>
      </w:pPr>
      <w:r w:rsidDel="00000000" w:rsidR="00000000" w:rsidRPr="00000000">
        <w:rPr>
          <w:rtl w:val="0"/>
        </w:rPr>
        <w:t xml:space="preserve">Praew barely had time to process the sudden shift before she saw it. The space beyond them was massive.</w:t>
      </w:r>
    </w:p>
    <w:p w:rsidR="00000000" w:rsidDel="00000000" w:rsidP="00000000" w:rsidRDefault="00000000" w:rsidRPr="00000000" w14:paraId="0000011F">
      <w:pPr>
        <w:spacing w:after="0" w:before="0" w:line="480" w:lineRule="auto"/>
        <w:ind w:left="720" w:firstLine="720"/>
        <w:rPr/>
      </w:pPr>
      <w:r w:rsidDel="00000000" w:rsidR="00000000" w:rsidRPr="00000000">
        <w:rPr>
          <w:rtl w:val="0"/>
        </w:rPr>
        <w:t xml:space="preserve">The underground training hall was enormous, far larger than she had expected. The ceiling stretched high above, rough-hewn stone arching over the expanse. SolarStones flickered overhead, their golden light barely reaching the depths of the battlefield below.</w:t>
      </w:r>
    </w:p>
    <w:p w:rsidR="00000000" w:rsidDel="00000000" w:rsidP="00000000" w:rsidRDefault="00000000" w:rsidRPr="00000000" w14:paraId="00000120">
      <w:pPr>
        <w:spacing w:after="0" w:before="0" w:line="480" w:lineRule="auto"/>
        <w:ind w:left="720" w:firstLine="720"/>
        <w:rPr/>
      </w:pPr>
      <w:r w:rsidDel="00000000" w:rsidR="00000000" w:rsidRPr="00000000">
        <w:rPr>
          <w:rtl w:val="0"/>
        </w:rPr>
        <w:t xml:space="preserve">And the battlefield was nothing like she imagined.  It was a maze.</w:t>
      </w:r>
    </w:p>
    <w:p w:rsidR="00000000" w:rsidDel="00000000" w:rsidP="00000000" w:rsidRDefault="00000000" w:rsidRPr="00000000" w14:paraId="00000121">
      <w:pPr>
        <w:spacing w:after="0" w:before="0" w:line="480" w:lineRule="auto"/>
        <w:ind w:left="720" w:firstLine="720"/>
        <w:rPr/>
      </w:pPr>
      <w:r w:rsidDel="00000000" w:rsidR="00000000" w:rsidRPr="00000000">
        <w:rPr>
          <w:rtl w:val="0"/>
        </w:rPr>
        <w:t xml:space="preserve">Twisting stone formations, jagged outcrops, unstable platforms. Paths wound between sharp inclines and sudden drops, the entire course built for combat, survival, and calculated brutality.</w:t>
      </w:r>
    </w:p>
    <w:p w:rsidR="00000000" w:rsidDel="00000000" w:rsidP="00000000" w:rsidRDefault="00000000" w:rsidRPr="00000000" w14:paraId="00000122">
      <w:pPr>
        <w:spacing w:after="0" w:before="0" w:line="480" w:lineRule="auto"/>
        <w:ind w:left="720" w:firstLine="720"/>
        <w:rPr/>
      </w:pPr>
      <w:r w:rsidDel="00000000" w:rsidR="00000000" w:rsidRPr="00000000">
        <w:rPr>
          <w:rtl w:val="0"/>
        </w:rPr>
        <w:t xml:space="preserve">A stone platform overlooked the field with seating carved into the rock as the waiting area.</w:t>
      </w:r>
    </w:p>
    <w:p w:rsidR="00000000" w:rsidDel="00000000" w:rsidP="00000000" w:rsidRDefault="00000000" w:rsidRPr="00000000" w14:paraId="00000123">
      <w:pPr>
        <w:spacing w:after="0" w:before="0" w:line="480" w:lineRule="auto"/>
        <w:ind w:left="720" w:firstLine="720"/>
        <w:rPr/>
      </w:pPr>
      <w:r w:rsidDel="00000000" w:rsidR="00000000" w:rsidRPr="00000000">
        <w:rPr>
          <w:rtl w:val="0"/>
        </w:rPr>
        <w:t xml:space="preserve">Above them all in the highest seat, watching with quiet authority was The Prime Archon, the leader of the city.</w:t>
      </w:r>
    </w:p>
    <w:p w:rsidR="00000000" w:rsidDel="00000000" w:rsidP="00000000" w:rsidRDefault="00000000" w:rsidRPr="00000000" w14:paraId="00000124">
      <w:pPr>
        <w:spacing w:after="0" w:before="0" w:line="480" w:lineRule="auto"/>
        <w:ind w:left="720" w:firstLine="720"/>
        <w:rPr/>
      </w:pPr>
      <w:r w:rsidDel="00000000" w:rsidR="00000000" w:rsidRPr="00000000">
        <w:rPr>
          <w:rtl w:val="0"/>
        </w:rPr>
        <w:t xml:space="preserve">Praew swallowed hard.</w:t>
      </w:r>
    </w:p>
    <w:p w:rsidR="00000000" w:rsidDel="00000000" w:rsidP="00000000" w:rsidRDefault="00000000" w:rsidRPr="00000000" w14:paraId="00000125">
      <w:pPr>
        <w:spacing w:after="0" w:before="0" w:line="480" w:lineRule="auto"/>
        <w:ind w:left="720" w:firstLine="720"/>
        <w:rPr/>
      </w:pPr>
      <w:r w:rsidDel="00000000" w:rsidR="00000000" w:rsidRPr="00000000">
        <w:rPr>
          <w:i w:val="1"/>
          <w:iCs w:val="1"/>
          <w:rtl w:val="0"/>
        </w:rPr>
        <w:t xml:space="preserve">I can do this!</w:t>
      </w:r>
      <w:r w:rsidDel="00000000" w:rsidR="00000000" w:rsidRPr="00000000">
        <w:rPr>
          <w:rtl w:val="0"/>
        </w:rPr>
      </w:r>
    </w:p>
    <w:p w:rsidR="00000000" w:rsidDel="00000000" w:rsidP="00000000" w:rsidRDefault="00000000" w:rsidRPr="00000000" w14:paraId="00000126">
      <w:pPr>
        <w:spacing w:after="0" w:before="0" w:line="480" w:lineRule="auto"/>
        <w:ind w:left="720" w:firstLine="720"/>
        <w:rPr/>
      </w:pPr>
      <w:r w:rsidDel="00000000" w:rsidR="00000000" w:rsidRPr="00000000">
        <w:rPr>
          <w:rtl w:val="0"/>
        </w:rPr>
        <w:t xml:space="preserve">The candidates took their seats. Praew sat alone. Haldric and Asher sat in front. Her hands clenched into fists in her lap. Her heartbeat thundered in her ears. As she tried to steady her nerves, Renwick sat next to her.  Of course it had to be the most insufferable person she had ever met. She always hated the way he would stare at her. </w:t>
      </w:r>
    </w:p>
    <w:p w:rsidR="00000000" w:rsidDel="00000000" w:rsidP="00000000" w:rsidRDefault="00000000" w:rsidRPr="00000000" w14:paraId="00000127">
      <w:pPr>
        <w:spacing w:after="0" w:before="0" w:line="480" w:lineRule="auto"/>
        <w:ind w:left="720" w:firstLine="720"/>
        <w:rPr/>
      </w:pPr>
      <w:r w:rsidDel="00000000" w:rsidR="00000000" w:rsidRPr="00000000">
        <w:rPr>
          <w:rtl w:val="0"/>
        </w:rPr>
        <w:t xml:space="preserve">This was it. The second and final test. Fail here, and you were out. Forever. </w:t>
      </w:r>
    </w:p>
    <w:p w:rsidR="00000000" w:rsidDel="00000000" w:rsidP="00000000" w:rsidRDefault="00000000" w:rsidRPr="00000000" w14:paraId="00000128">
      <w:pPr>
        <w:spacing w:after="0" w:before="0" w:line="480" w:lineRule="auto"/>
        <w:ind w:left="720" w:firstLine="720"/>
        <w:rPr/>
      </w:pPr>
      <w:r w:rsidDel="00000000" w:rsidR="00000000" w:rsidRPr="00000000">
        <w:rPr>
          <w:rtl w:val="0"/>
        </w:rPr>
        <w:t xml:space="preserve">The Hunter stepped forward, his sharp gaze sweeping the room. His voice rang out, crisp and final. “There are times when you will run into Hunters from other cities.”</w:t>
      </w:r>
    </w:p>
    <w:p w:rsidR="00000000" w:rsidDel="00000000" w:rsidP="00000000" w:rsidRDefault="00000000" w:rsidRPr="00000000" w14:paraId="00000129">
      <w:pPr>
        <w:spacing w:after="0" w:before="0" w:line="480" w:lineRule="auto"/>
        <w:ind w:left="720" w:firstLine="720"/>
        <w:rPr/>
      </w:pPr>
      <w:r w:rsidDel="00000000" w:rsidR="00000000" w:rsidRPr="00000000">
        <w:rPr>
          <w:rtl w:val="0"/>
        </w:rPr>
      </w:r>
    </w:p>
    <w:p w:rsidR="00000000" w:rsidDel="00000000" w:rsidP="00000000" w:rsidRDefault="00000000" w:rsidRPr="00000000" w14:paraId="0000012A">
      <w:pPr>
        <w:spacing w:after="0" w:before="0" w:line="480" w:lineRule="auto"/>
        <w:ind w:left="720" w:firstLine="720"/>
        <w:rPr/>
      </w:pPr>
      <w:r w:rsidDel="00000000" w:rsidR="00000000" w:rsidRPr="00000000">
        <w:rPr>
          <w:rtl w:val="0"/>
        </w:rPr>
        <w:t xml:space="preserve">A ripple of unease spread through the gathered hopefuls as the Hunter continued, “This test will simulate that.”</w:t>
      </w:r>
    </w:p>
    <w:p w:rsidR="00000000" w:rsidDel="00000000" w:rsidP="00000000" w:rsidRDefault="00000000" w:rsidRPr="00000000" w14:paraId="0000012B">
      <w:pPr>
        <w:spacing w:after="0" w:before="0" w:line="480" w:lineRule="auto"/>
        <w:ind w:left="720" w:firstLine="720"/>
        <w:rPr/>
      </w:pPr>
      <w:r w:rsidDel="00000000" w:rsidR="00000000" w:rsidRPr="00000000">
        <w:rPr>
          <w:rtl w:val="0"/>
        </w:rPr>
        <w:t xml:space="preserve">Praew glanced at Renwick. The Hunter’s next words made her stomach twist. “The person next to you is a Hunter from another city.”</w:t>
      </w:r>
    </w:p>
    <w:p w:rsidR="00000000" w:rsidDel="00000000" w:rsidP="00000000" w:rsidRDefault="00000000" w:rsidRPr="00000000" w14:paraId="0000012C">
      <w:pPr>
        <w:spacing w:after="0" w:before="0" w:line="480" w:lineRule="auto"/>
        <w:ind w:left="720" w:firstLine="720"/>
        <w:rPr/>
      </w:pPr>
      <w:r w:rsidDel="00000000" w:rsidR="00000000" w:rsidRPr="00000000">
        <w:rPr>
          <w:rtl w:val="0"/>
        </w:rPr>
        <w:t xml:space="preserve">She swallowed. She hadn’t realized she’d been holding her breath.</w:t>
      </w:r>
    </w:p>
    <w:p w:rsidR="00000000" w:rsidDel="00000000" w:rsidP="00000000" w:rsidRDefault="00000000" w:rsidRPr="00000000" w14:paraId="0000012D">
      <w:pPr>
        <w:spacing w:after="0" w:before="0" w:line="480" w:lineRule="auto"/>
        <w:ind w:left="720" w:firstLine="720"/>
        <w:rPr/>
      </w:pPr>
      <w:r w:rsidDel="00000000" w:rsidR="00000000" w:rsidRPr="00000000">
        <w:rPr>
          <w:rtl w:val="0"/>
        </w:rPr>
        <w:t xml:space="preserve">“There is a stone for each of you,” the Hunter continued. “Work together or independently, I don’t care. Just retrieve them both.” No further explanation or rules were given.</w:t>
      </w:r>
    </w:p>
    <w:p w:rsidR="00000000" w:rsidDel="00000000" w:rsidP="00000000" w:rsidRDefault="00000000" w:rsidRPr="00000000" w14:paraId="0000012E">
      <w:pPr>
        <w:spacing w:after="0" w:before="0" w:line="480" w:lineRule="auto"/>
        <w:ind w:left="720" w:firstLine="720"/>
        <w:rPr>
          <w:i w:val="1"/>
          <w:iCs w:val="1"/>
        </w:rPr>
      </w:pPr>
      <w:r w:rsidDel="00000000" w:rsidR="00000000" w:rsidRPr="00000000">
        <w:rPr>
          <w:rtl w:val="0"/>
        </w:rPr>
        <w:t xml:space="preserve">Praew’s stomach churned. </w:t>
      </w:r>
      <w:r w:rsidDel="00000000" w:rsidR="00000000" w:rsidRPr="00000000">
        <w:rPr>
          <w:i w:val="1"/>
          <w:iCs w:val="1"/>
          <w:rtl w:val="0"/>
        </w:rPr>
        <w:t xml:space="preserve">Why does it have to be this guy?</w:t>
      </w:r>
    </w:p>
    <w:p w:rsidR="00000000" w:rsidDel="00000000" w:rsidP="00000000" w:rsidRDefault="00000000" w:rsidRPr="00000000" w14:paraId="0000012F">
      <w:pPr>
        <w:spacing w:after="0" w:before="0" w:line="480" w:lineRule="auto"/>
        <w:ind w:left="720" w:firstLine="720"/>
        <w:rPr/>
      </w:pPr>
      <w:r w:rsidDel="00000000" w:rsidR="00000000" w:rsidRPr="00000000">
        <w:rPr>
          <w:rtl w:val="0"/>
        </w:rPr>
        <w:t xml:space="preserve">The first pair rose, Korven and Edrik. They shared a glance, then strode down the steps into the training field.</w:t>
      </w:r>
    </w:p>
    <w:p w:rsidR="00000000" w:rsidDel="00000000" w:rsidP="00000000" w:rsidRDefault="00000000" w:rsidRPr="00000000" w14:paraId="00000130">
      <w:pPr>
        <w:spacing w:after="0" w:before="0" w:line="480" w:lineRule="auto"/>
        <w:ind w:left="720" w:firstLine="720"/>
        <w:rPr/>
      </w:pPr>
      <w:r w:rsidDel="00000000" w:rsidR="00000000" w:rsidRPr="00000000">
        <w:rPr>
          <w:rtl w:val="0"/>
        </w:rPr>
        <w:t xml:space="preserve">A horn sounded. The test began.</w:t>
      </w:r>
    </w:p>
    <w:p w:rsidR="00000000" w:rsidDel="00000000" w:rsidP="00000000" w:rsidRDefault="00000000" w:rsidRPr="00000000" w14:paraId="00000131">
      <w:pPr>
        <w:spacing w:after="0" w:before="0" w:line="480" w:lineRule="auto"/>
        <w:ind w:left="720" w:firstLine="720"/>
        <w:rPr/>
      </w:pPr>
      <w:r w:rsidDel="00000000" w:rsidR="00000000" w:rsidRPr="00000000">
        <w:rPr>
          <w:rtl w:val="0"/>
        </w:rPr>
        <w:t xml:space="preserve">Praew watched intently.</w:t>
      </w:r>
    </w:p>
    <w:p w:rsidR="00000000" w:rsidDel="00000000" w:rsidP="00000000" w:rsidRDefault="00000000" w:rsidRPr="00000000" w14:paraId="00000132">
      <w:pPr>
        <w:spacing w:after="0" w:before="0" w:line="480" w:lineRule="auto"/>
        <w:ind w:left="720" w:firstLine="720"/>
        <w:rPr/>
      </w:pPr>
      <w:r w:rsidDel="00000000" w:rsidR="00000000" w:rsidRPr="00000000">
        <w:rPr>
          <w:rtl w:val="0"/>
        </w:rPr>
        <w:t xml:space="preserve">The two hopefuls moved as one, sprinting into the maze-like course, ducking between towering stone pillars with wordless understanding. They scanned the field, assessing threats, working in tandem. Edrik leapt onto a ledge and spotted a BlastStone embedded in the wall. He gestured to Korven, signaling caution.</w:t>
      </w:r>
    </w:p>
    <w:p w:rsidR="00000000" w:rsidDel="00000000" w:rsidP="00000000" w:rsidRDefault="00000000" w:rsidRPr="00000000" w14:paraId="00000133">
      <w:pPr>
        <w:spacing w:after="0" w:before="0" w:line="480" w:lineRule="auto"/>
        <w:ind w:left="720" w:firstLine="720"/>
        <w:rPr/>
      </w:pPr>
      <w:r w:rsidDel="00000000" w:rsidR="00000000" w:rsidRPr="00000000">
        <w:rPr>
          <w:rtl w:val="0"/>
        </w:rPr>
        <w:t xml:space="preserve">Korven kicked a EchoStone into a ditch, triggering a distant explosion. A distraction. Edrik used a ZephyrStone to propel them both onto a high ridge, where he scanned the battlefield and directed their next move. They reached the pedestals together and, without hesitation, each took a stone.</w:t>
      </w:r>
    </w:p>
    <w:p w:rsidR="00000000" w:rsidDel="00000000" w:rsidP="00000000" w:rsidRDefault="00000000" w:rsidRPr="00000000" w14:paraId="00000134">
      <w:pPr>
        <w:spacing w:after="0" w:before="0" w:line="480" w:lineRule="auto"/>
        <w:ind w:left="720" w:firstLine="720"/>
        <w:rPr/>
      </w:pPr>
      <w:r w:rsidDel="00000000" w:rsidR="00000000" w:rsidRPr="00000000">
        <w:rPr>
          <w:rtl w:val="0"/>
        </w:rPr>
        <w:t xml:space="preserve">Praew narrowed her eyes. They were avoiding the dangers quite effortlessly.</w:t>
      </w:r>
    </w:p>
    <w:p w:rsidR="00000000" w:rsidDel="00000000" w:rsidP="00000000" w:rsidRDefault="00000000" w:rsidRPr="00000000" w14:paraId="00000135">
      <w:pPr>
        <w:spacing w:after="0" w:before="0" w:line="480" w:lineRule="auto"/>
        <w:ind w:left="720" w:firstLine="720"/>
        <w:rPr/>
      </w:pPr>
      <w:r w:rsidDel="00000000" w:rsidR="00000000" w:rsidRPr="00000000">
        <w:rPr>
          <w:rtl w:val="0"/>
        </w:rPr>
        <w:t xml:space="preserve">The Hunter gave a small nod. “Impressive communication.”</w:t>
      </w:r>
    </w:p>
    <w:p w:rsidR="00000000" w:rsidDel="00000000" w:rsidP="00000000" w:rsidRDefault="00000000" w:rsidRPr="00000000" w14:paraId="00000136">
      <w:pPr>
        <w:spacing w:after="0" w:before="0" w:line="480" w:lineRule="auto"/>
        <w:ind w:left="720" w:firstLine="720"/>
        <w:rPr>
          <w:i w:val="1"/>
          <w:iCs w:val="1"/>
        </w:rPr>
      </w:pPr>
      <w:r w:rsidDel="00000000" w:rsidR="00000000" w:rsidRPr="00000000">
        <w:rPr>
          <w:rtl w:val="0"/>
        </w:rPr>
        <w:t xml:space="preserve">Praew exhaled slowly. </w:t>
      </w:r>
      <w:r w:rsidDel="00000000" w:rsidR="00000000" w:rsidRPr="00000000">
        <w:rPr>
          <w:i w:val="1"/>
          <w:iCs w:val="1"/>
          <w:rtl w:val="0"/>
        </w:rPr>
        <w:t xml:space="preserve">This was doable.</w:t>
      </w:r>
    </w:p>
    <w:p w:rsidR="00000000" w:rsidDel="00000000" w:rsidP="00000000" w:rsidRDefault="00000000" w:rsidRPr="00000000" w14:paraId="00000137">
      <w:pPr>
        <w:spacing w:after="0" w:before="0" w:line="480" w:lineRule="auto"/>
        <w:ind w:left="720" w:firstLine="720"/>
        <w:rPr/>
      </w:pPr>
      <w:r w:rsidDel="00000000" w:rsidR="00000000" w:rsidRPr="00000000">
        <w:rPr>
          <w:rtl w:val="0"/>
        </w:rPr>
        <w:t xml:space="preserve">The two returned, victorious.</w:t>
      </w:r>
    </w:p>
    <w:p w:rsidR="00000000" w:rsidDel="00000000" w:rsidP="00000000" w:rsidRDefault="00000000" w:rsidRPr="00000000" w14:paraId="00000138">
      <w:pPr>
        <w:spacing w:after="0" w:before="0" w:line="480" w:lineRule="auto"/>
        <w:ind w:left="720" w:firstLine="720"/>
        <w:rPr/>
      </w:pPr>
      <w:r w:rsidDel="00000000" w:rsidR="00000000" w:rsidRPr="00000000">
        <w:rPr>
          <w:rtl w:val="0"/>
        </w:rPr>
        <w:t xml:space="preserve">Then, Asher and Haldric stood, striding side by side down the steps into the arena.</w:t>
      </w:r>
    </w:p>
    <w:p w:rsidR="00000000" w:rsidDel="00000000" w:rsidP="00000000" w:rsidRDefault="00000000" w:rsidRPr="00000000" w14:paraId="00000139">
      <w:pPr>
        <w:spacing w:after="0" w:before="0" w:line="480" w:lineRule="auto"/>
        <w:ind w:left="720" w:firstLine="720"/>
        <w:rPr/>
      </w:pPr>
      <w:r w:rsidDel="00000000" w:rsidR="00000000" w:rsidRPr="00000000">
        <w:rPr>
          <w:rtl w:val="0"/>
        </w:rPr>
        <w:t xml:space="preserve">Praew felt proud knowing her two friends would pass. They were the most skilled in her graduating class.</w:t>
      </w:r>
    </w:p>
    <w:p w:rsidR="00000000" w:rsidDel="00000000" w:rsidP="00000000" w:rsidRDefault="00000000" w:rsidRPr="00000000" w14:paraId="0000013A">
      <w:pPr>
        <w:spacing w:after="0" w:before="0" w:line="480" w:lineRule="auto"/>
        <w:ind w:left="720" w:firstLine="720"/>
        <w:rPr>
          <w:i w:val="1"/>
          <w:iCs w:val="1"/>
        </w:rPr>
      </w:pPr>
      <w:r w:rsidDel="00000000" w:rsidR="00000000" w:rsidRPr="00000000">
        <w:rPr>
          <w:i w:val="1"/>
          <w:iCs w:val="1"/>
          <w:rtl w:val="0"/>
        </w:rPr>
        <w:t xml:space="preserve">Why does no one think I’ll succeed? Not my parents, not even my friends.</w:t>
      </w:r>
    </w:p>
    <w:p w:rsidR="00000000" w:rsidDel="00000000" w:rsidP="00000000" w:rsidRDefault="00000000" w:rsidRPr="00000000" w14:paraId="0000013B">
      <w:pPr>
        <w:spacing w:after="0" w:before="0" w:line="480" w:lineRule="auto"/>
        <w:ind w:left="720" w:firstLine="720"/>
        <w:rPr/>
      </w:pPr>
      <w:r w:rsidDel="00000000" w:rsidR="00000000" w:rsidRPr="00000000">
        <w:rPr>
          <w:i w:val="1"/>
          <w:iCs w:val="1"/>
          <w:rtl w:val="0"/>
        </w:rPr>
        <w:t xml:space="preserve">I’m skilled too! When I focus, I’m just as good as Asher</w:t>
      </w:r>
      <w:r w:rsidDel="00000000" w:rsidR="00000000" w:rsidRPr="00000000">
        <w:rPr>
          <w:rtl w:val="0"/>
        </w:rPr>
        <w:t xml:space="preserve">.</w:t>
      </w:r>
    </w:p>
    <w:p w:rsidR="00000000" w:rsidDel="00000000" w:rsidP="00000000" w:rsidRDefault="00000000" w:rsidRPr="00000000" w14:paraId="0000013C">
      <w:pPr>
        <w:spacing w:after="0" w:before="0" w:line="480" w:lineRule="auto"/>
        <w:ind w:left="720" w:firstLine="720"/>
        <w:rPr/>
      </w:pPr>
      <w:r w:rsidDel="00000000" w:rsidR="00000000" w:rsidRPr="00000000">
        <w:rPr>
          <w:rtl w:val="0"/>
        </w:rPr>
        <w:t xml:space="preserve">She was sick of being teased for being clumsy. Bump into a few things, hit a few corners, get a few bruises, and suddenly everyone forgot she scored second-highest in both hand-to-hand and spear combat training.</w:t>
      </w:r>
    </w:p>
    <w:p w:rsidR="00000000" w:rsidDel="00000000" w:rsidP="00000000" w:rsidRDefault="00000000" w:rsidRPr="00000000" w14:paraId="0000013D">
      <w:pPr>
        <w:spacing w:after="0" w:before="0" w:line="480" w:lineRule="auto"/>
        <w:ind w:left="720" w:firstLine="720"/>
        <w:rPr/>
      </w:pPr>
      <w:r w:rsidDel="00000000" w:rsidR="00000000" w:rsidRPr="00000000">
        <w:rPr>
          <w:rtl w:val="0"/>
        </w:rPr>
        <w:t xml:space="preserve">The horn sounded, pulling her back to the test.</w:t>
      </w:r>
    </w:p>
    <w:p w:rsidR="00000000" w:rsidDel="00000000" w:rsidP="00000000" w:rsidRDefault="00000000" w:rsidRPr="00000000" w14:paraId="0000013E">
      <w:pPr>
        <w:spacing w:after="0" w:before="0" w:line="480" w:lineRule="auto"/>
        <w:ind w:left="720" w:firstLine="720"/>
        <w:rPr/>
      </w:pPr>
      <w:r w:rsidDel="00000000" w:rsidR="00000000" w:rsidRPr="00000000">
        <w:rPr>
          <w:rtl w:val="0"/>
        </w:rPr>
        <w:t xml:space="preserve">The two bolted forward, sprinting into the maze. Their teamwork was unmatched. Asher called out hazards, Haldric led the charge. A SolarStone embedded in a wall flared to life, reacting to their movement. Haldric threw up an arm, shielding his eyes. Asher, quicker, shoved a piece of cloth over the stone, killing its glow before it could trigger something worse.</w:t>
      </w:r>
    </w:p>
    <w:p w:rsidR="00000000" w:rsidDel="00000000" w:rsidP="00000000" w:rsidRDefault="00000000" w:rsidRPr="00000000" w14:paraId="0000013F">
      <w:pPr>
        <w:spacing w:after="0" w:before="0" w:line="480" w:lineRule="auto"/>
        <w:ind w:left="720" w:firstLine="720"/>
        <w:rPr/>
      </w:pPr>
      <w:r w:rsidDel="00000000" w:rsidR="00000000" w:rsidRPr="00000000">
        <w:rPr>
          <w:rtl w:val="0"/>
        </w:rPr>
        <w:t xml:space="preserve">Praew released a breath. They were doing it. Making even quicker progress than the first group.</w:t>
      </w:r>
    </w:p>
    <w:p w:rsidR="00000000" w:rsidDel="00000000" w:rsidP="00000000" w:rsidRDefault="00000000" w:rsidRPr="00000000" w14:paraId="00000140">
      <w:pPr>
        <w:spacing w:after="0" w:before="0" w:line="480" w:lineRule="auto"/>
        <w:ind w:left="720" w:firstLine="720"/>
        <w:rPr/>
      </w:pPr>
      <w:r w:rsidDel="00000000" w:rsidR="00000000" w:rsidRPr="00000000">
        <w:rPr>
          <w:rtl w:val="0"/>
        </w:rPr>
        <w:t xml:space="preserve">Then they hit the obstacle.</w:t>
      </w:r>
    </w:p>
    <w:p w:rsidR="00000000" w:rsidDel="00000000" w:rsidP="00000000" w:rsidRDefault="00000000" w:rsidRPr="00000000" w14:paraId="00000141">
      <w:pPr>
        <w:spacing w:after="0" w:before="0" w:line="480" w:lineRule="auto"/>
        <w:ind w:left="720" w:firstLine="720"/>
        <w:rPr/>
      </w:pPr>
      <w:r w:rsidDel="00000000" w:rsidR="00000000" w:rsidRPr="00000000">
        <w:rPr>
          <w:rtl w:val="0"/>
        </w:rPr>
        <w:t xml:space="preserve">A wide gap stretched before them, a pit of jagged stone and unstable terrain below. The stones were on the other side.</w:t>
      </w:r>
    </w:p>
    <w:p w:rsidR="00000000" w:rsidDel="00000000" w:rsidP="00000000" w:rsidRDefault="00000000" w:rsidRPr="00000000" w14:paraId="00000142">
      <w:pPr>
        <w:spacing w:after="0" w:before="0" w:line="480" w:lineRule="auto"/>
        <w:ind w:left="720" w:firstLine="720"/>
        <w:rPr/>
      </w:pPr>
      <w:r w:rsidDel="00000000" w:rsidR="00000000" w:rsidRPr="00000000">
        <w:rPr>
          <w:rtl w:val="0"/>
        </w:rPr>
        <w:t xml:space="preserve">Asher made the jump first, barely catching the edge, pulling himself up. Haldric leapt next. He didn’t make it. His fingers scraped against the rock. He slipped.</w:t>
      </w:r>
    </w:p>
    <w:p w:rsidR="00000000" w:rsidDel="00000000" w:rsidP="00000000" w:rsidRDefault="00000000" w:rsidRPr="00000000" w14:paraId="00000143">
      <w:pPr>
        <w:spacing w:after="0" w:before="0" w:line="480" w:lineRule="auto"/>
        <w:ind w:left="720" w:firstLine="720"/>
        <w:rPr/>
      </w:pPr>
      <w:r w:rsidDel="00000000" w:rsidR="00000000" w:rsidRPr="00000000">
        <w:rPr>
          <w:rtl w:val="0"/>
        </w:rPr>
        <w:t xml:space="preserve">“Stone me!” His legs dangled, boots kicking uselessly against the wall. “Asher—”</w:t>
      </w:r>
    </w:p>
    <w:p w:rsidR="00000000" w:rsidDel="00000000" w:rsidP="00000000" w:rsidRDefault="00000000" w:rsidRPr="00000000" w14:paraId="00000144">
      <w:pPr>
        <w:spacing w:after="0" w:before="0" w:line="480" w:lineRule="auto"/>
        <w:ind w:left="720" w:firstLine="720"/>
        <w:rPr/>
      </w:pPr>
      <w:r w:rsidDel="00000000" w:rsidR="00000000" w:rsidRPr="00000000">
        <w:rPr>
          <w:rtl w:val="0"/>
        </w:rPr>
        <w:t xml:space="preserve">Their eyes met. Haldric reached out.</w:t>
      </w:r>
    </w:p>
    <w:p w:rsidR="00000000" w:rsidDel="00000000" w:rsidP="00000000" w:rsidRDefault="00000000" w:rsidRPr="00000000" w14:paraId="00000145">
      <w:pPr>
        <w:spacing w:after="0" w:before="0" w:line="480" w:lineRule="auto"/>
        <w:ind w:left="720" w:firstLine="720"/>
        <w:rPr/>
      </w:pPr>
      <w:r w:rsidDel="00000000" w:rsidR="00000000" w:rsidRPr="00000000">
        <w:rPr>
          <w:rtl w:val="0"/>
        </w:rPr>
        <w:t xml:space="preserve">Asher hesitated.</w:t>
      </w:r>
    </w:p>
    <w:p w:rsidR="00000000" w:rsidDel="00000000" w:rsidP="00000000" w:rsidRDefault="00000000" w:rsidRPr="00000000" w14:paraId="00000146">
      <w:pPr>
        <w:spacing w:after="0" w:before="0" w:line="480" w:lineRule="auto"/>
        <w:ind w:left="720" w:firstLine="720"/>
        <w:rPr/>
      </w:pPr>
      <w:r w:rsidDel="00000000" w:rsidR="00000000" w:rsidRPr="00000000">
        <w:rPr>
          <w:rtl w:val="0"/>
        </w:rPr>
        <w:t xml:space="preserve">His fingers twitched at his side, half-reaching, half-still. His gaze flicked to The Prime Archon watching from above, then back to Haldric. His friend’s hand was open, waiting. Asher looked torn. He could pull him up. He should pull him up.</w:t>
      </w:r>
    </w:p>
    <w:p w:rsidR="00000000" w:rsidDel="00000000" w:rsidP="00000000" w:rsidRDefault="00000000" w:rsidRPr="00000000" w14:paraId="00000147">
      <w:pPr>
        <w:spacing w:after="0" w:before="0" w:line="480" w:lineRule="auto"/>
        <w:ind w:left="720" w:firstLine="720"/>
        <w:rPr/>
      </w:pPr>
      <w:r w:rsidDel="00000000" w:rsidR="00000000" w:rsidRPr="00000000">
        <w:rPr>
          <w:rtl w:val="0"/>
        </w:rPr>
        <w:t xml:space="preserve">Then his eyes darted to the stones.</w:t>
      </w:r>
    </w:p>
    <w:p w:rsidR="00000000" w:rsidDel="00000000" w:rsidP="00000000" w:rsidRDefault="00000000" w:rsidRPr="00000000" w14:paraId="00000148">
      <w:pPr>
        <w:spacing w:after="0" w:before="0" w:line="480" w:lineRule="auto"/>
        <w:ind w:left="720" w:firstLine="720"/>
        <w:rPr/>
      </w:pPr>
      <w:r w:rsidDel="00000000" w:rsidR="00000000" w:rsidRPr="00000000">
        <w:rPr>
          <w:rtl w:val="0"/>
        </w:rPr>
        <w:t xml:space="preserve">And he turned away.</w:t>
      </w:r>
    </w:p>
    <w:p w:rsidR="00000000" w:rsidDel="00000000" w:rsidP="00000000" w:rsidRDefault="00000000" w:rsidRPr="00000000" w14:paraId="00000149">
      <w:pPr>
        <w:spacing w:after="0" w:before="0" w:line="480" w:lineRule="auto"/>
        <w:ind w:left="720" w:firstLine="720"/>
        <w:rPr>
          <w:i w:val="1"/>
          <w:iCs w:val="1"/>
        </w:rPr>
      </w:pPr>
      <w:r w:rsidDel="00000000" w:rsidR="00000000" w:rsidRPr="00000000">
        <w:rPr>
          <w:rtl w:val="0"/>
        </w:rPr>
        <w:t xml:space="preserve">Praew froze. </w:t>
      </w:r>
      <w:r w:rsidDel="00000000" w:rsidR="00000000" w:rsidRPr="00000000">
        <w:rPr>
          <w:i w:val="1"/>
          <w:iCs w:val="1"/>
          <w:rtl w:val="0"/>
        </w:rPr>
        <w:t xml:space="preserve">What? No. No, no, no. What are you doing, Asher!?</w:t>
      </w:r>
    </w:p>
    <w:p w:rsidR="00000000" w:rsidDel="00000000" w:rsidP="00000000" w:rsidRDefault="00000000" w:rsidRPr="00000000" w14:paraId="0000014A">
      <w:pPr>
        <w:spacing w:after="0" w:before="0" w:line="480" w:lineRule="auto"/>
        <w:ind w:left="720" w:firstLine="720"/>
        <w:rPr/>
      </w:pPr>
      <w:r w:rsidDel="00000000" w:rsidR="00000000" w:rsidRPr="00000000">
        <w:rPr>
          <w:rtl w:val="0"/>
        </w:rPr>
        <w:t xml:space="preserve">Haldric’s grip faltered. He scrambled, his expression shifting from shock to fury. “Asher—Asher!”</w:t>
      </w:r>
    </w:p>
    <w:p w:rsidR="00000000" w:rsidDel="00000000" w:rsidP="00000000" w:rsidRDefault="00000000" w:rsidRPr="00000000" w14:paraId="0000014B">
      <w:pPr>
        <w:spacing w:after="0" w:before="0" w:line="480" w:lineRule="auto"/>
        <w:ind w:left="720" w:firstLine="720"/>
        <w:rPr/>
      </w:pPr>
      <w:r w:rsidDel="00000000" w:rsidR="00000000" w:rsidRPr="00000000">
        <w:rPr>
          <w:rtl w:val="0"/>
        </w:rPr>
        <w:t xml:space="preserve">Asher grabbed both stones.</w:t>
      </w:r>
    </w:p>
    <w:p w:rsidR="00000000" w:rsidDel="00000000" w:rsidP="00000000" w:rsidRDefault="00000000" w:rsidRPr="00000000" w14:paraId="0000014C">
      <w:pPr>
        <w:spacing w:after="0" w:before="0" w:line="480" w:lineRule="auto"/>
        <w:ind w:left="720" w:firstLine="720"/>
        <w:rPr/>
      </w:pPr>
      <w:r w:rsidDel="00000000" w:rsidR="00000000" w:rsidRPr="00000000">
        <w:rPr>
          <w:rtl w:val="0"/>
        </w:rPr>
        <w:t xml:space="preserve">Praew’s stomach dropped.</w:t>
      </w:r>
    </w:p>
    <w:p w:rsidR="00000000" w:rsidDel="00000000" w:rsidP="00000000" w:rsidRDefault="00000000" w:rsidRPr="00000000" w14:paraId="0000014D">
      <w:pPr>
        <w:spacing w:after="0" w:before="0" w:line="480" w:lineRule="auto"/>
        <w:ind w:left="720" w:firstLine="720"/>
        <w:rPr/>
      </w:pPr>
      <w:r w:rsidDel="00000000" w:rsidR="00000000" w:rsidRPr="00000000">
        <w:rPr>
          <w:rtl w:val="0"/>
        </w:rPr>
        <w:t xml:space="preserve">Haldric’s arms trembled as he pulled himself up, rage in his eyes, breath coming fast and sharp. Asher wouldn’t meet his gaze.</w:t>
      </w:r>
    </w:p>
    <w:p w:rsidR="00000000" w:rsidDel="00000000" w:rsidP="00000000" w:rsidRDefault="00000000" w:rsidRPr="00000000" w14:paraId="0000014E">
      <w:pPr>
        <w:spacing w:after="0" w:before="0" w:line="480" w:lineRule="auto"/>
        <w:ind w:left="720" w:firstLine="720"/>
        <w:rPr/>
      </w:pPr>
      <w:r w:rsidDel="00000000" w:rsidR="00000000" w:rsidRPr="00000000">
        <w:rPr>
          <w:rtl w:val="0"/>
        </w:rPr>
        <w:t xml:space="preserve">The Hunter’s voice echoed across the chamber. “The test has ended.”</w:t>
      </w:r>
    </w:p>
    <w:p w:rsidR="00000000" w:rsidDel="00000000" w:rsidP="00000000" w:rsidRDefault="00000000" w:rsidRPr="00000000" w14:paraId="0000014F">
      <w:pPr>
        <w:spacing w:after="0" w:before="0" w:line="480" w:lineRule="auto"/>
        <w:ind w:left="720" w:firstLine="720"/>
        <w:rPr/>
      </w:pPr>
      <w:r w:rsidDel="00000000" w:rsidR="00000000" w:rsidRPr="00000000">
        <w:rPr>
          <w:rtl w:val="0"/>
        </w:rPr>
        <w:t xml:space="preserve">Praew’s pulse roared in her ears. She saw it—the moment it settled in Haldric’s mind. The moment he realized his friend had chosen to leave him behind.</w:t>
      </w:r>
    </w:p>
    <w:p w:rsidR="00000000" w:rsidDel="00000000" w:rsidP="00000000" w:rsidRDefault="00000000" w:rsidRPr="00000000" w14:paraId="00000150">
      <w:pPr>
        <w:spacing w:after="0" w:before="0" w:line="480" w:lineRule="auto"/>
        <w:ind w:left="720" w:firstLine="720"/>
        <w:rPr/>
      </w:pPr>
      <w:r w:rsidDel="00000000" w:rsidR="00000000" w:rsidRPr="00000000">
        <w:rPr>
          <w:rtl w:val="0"/>
        </w:rPr>
        <w:t xml:space="preserve">The air was heavy.</w:t>
      </w:r>
    </w:p>
    <w:p w:rsidR="00000000" w:rsidDel="00000000" w:rsidP="00000000" w:rsidRDefault="00000000" w:rsidRPr="00000000" w14:paraId="00000151">
      <w:pPr>
        <w:spacing w:after="0" w:before="0" w:line="480" w:lineRule="auto"/>
        <w:ind w:left="720" w:firstLine="720"/>
        <w:rPr/>
      </w:pPr>
      <w:r w:rsidDel="00000000" w:rsidR="00000000" w:rsidRPr="00000000">
        <w:rPr>
          <w:rtl w:val="0"/>
        </w:rPr>
        <w:t xml:space="preserve">Haldric didn’t move. His breath came in sharp, shallow bursts. His fingers curled against the </w:t>
      </w:r>
      <w:r w:rsidDel="00000000" w:rsidR="00000000" w:rsidRPr="00000000">
        <w:rPr>
          <w:rtl w:val="0"/>
        </w:rPr>
        <w:t xml:space="preserve">rock</w:t>
      </w:r>
      <w:r w:rsidDel="00000000" w:rsidR="00000000" w:rsidRPr="00000000">
        <w:rPr>
          <w:rtl w:val="0"/>
        </w:rPr>
        <w:t xml:space="preserve">, pressing so hard they turned white. He looked up. Asher still wouldn’t meet his gaze.</w:t>
      </w:r>
    </w:p>
    <w:p w:rsidR="00000000" w:rsidDel="00000000" w:rsidP="00000000" w:rsidRDefault="00000000" w:rsidRPr="00000000" w14:paraId="00000152">
      <w:pPr>
        <w:spacing w:after="0" w:before="0" w:line="480" w:lineRule="auto"/>
        <w:ind w:left="720" w:firstLine="720"/>
        <w:rPr/>
      </w:pPr>
      <w:r w:rsidDel="00000000" w:rsidR="00000000" w:rsidRPr="00000000">
        <w:rPr>
          <w:rtl w:val="0"/>
        </w:rPr>
        <w:t xml:space="preserve">Haldric’s nails dug into his palms. His breath was ragged, shoulders rising and falling with barely contained rage. His jaw clenched so tight it ached. His fists trembled.</w:t>
      </w:r>
    </w:p>
    <w:p w:rsidR="00000000" w:rsidDel="00000000" w:rsidP="00000000" w:rsidRDefault="00000000" w:rsidRPr="00000000" w14:paraId="00000153">
      <w:pPr>
        <w:spacing w:after="0" w:before="0" w:line="480" w:lineRule="auto"/>
        <w:ind w:left="720" w:firstLine="720"/>
        <w:rPr/>
      </w:pPr>
      <w:r w:rsidDel="00000000" w:rsidR="00000000" w:rsidRPr="00000000">
        <w:rPr>
          <w:rtl w:val="0"/>
        </w:rPr>
        <w:t xml:space="preserve">“That’s not fair!” His voice cracked, half-roar, half-wound. “He took my stone!”</w:t>
      </w:r>
    </w:p>
    <w:p w:rsidR="00000000" w:rsidDel="00000000" w:rsidP="00000000" w:rsidRDefault="00000000" w:rsidRPr="00000000" w14:paraId="00000154">
      <w:pPr>
        <w:spacing w:after="0" w:before="0" w:line="480" w:lineRule="auto"/>
        <w:ind w:left="720" w:firstLine="720"/>
        <w:rPr/>
      </w:pPr>
      <w:r w:rsidDel="00000000" w:rsidR="00000000" w:rsidRPr="00000000">
        <w:rPr>
          <w:rtl w:val="0"/>
        </w:rPr>
        <w:t xml:space="preserve">The Hunter dismissed Haldric with a lazy flick of the hand. “It counts,” he said, using his other fist to cover a yawn.</w:t>
      </w:r>
    </w:p>
    <w:p w:rsidR="00000000" w:rsidDel="00000000" w:rsidP="00000000" w:rsidRDefault="00000000" w:rsidRPr="00000000" w14:paraId="00000155">
      <w:pPr>
        <w:spacing w:after="0" w:before="0" w:line="480" w:lineRule="auto"/>
        <w:ind w:left="720" w:firstLine="720"/>
        <w:rPr/>
      </w:pPr>
      <w:r w:rsidDel="00000000" w:rsidR="00000000" w:rsidRPr="00000000">
        <w:rPr>
          <w:rtl w:val="0"/>
        </w:rPr>
        <w:t xml:space="preserve">A muscle ticked in Haldric’s jaw. His whole body was coiled, every inch of him screaming to hit something. “That’s bolting convenient. Wouldn't you agree, Asher?" He was barely holding back the urge to make Asher bleed.</w:t>
      </w:r>
    </w:p>
    <w:p w:rsidR="00000000" w:rsidDel="00000000" w:rsidP="00000000" w:rsidRDefault="00000000" w:rsidRPr="00000000" w14:paraId="00000156">
      <w:pPr>
        <w:spacing w:after="0" w:before="0" w:line="480" w:lineRule="auto"/>
        <w:ind w:left="720" w:firstLine="720"/>
        <w:rPr/>
      </w:pPr>
      <w:r w:rsidDel="00000000" w:rsidR="00000000" w:rsidRPr="00000000">
        <w:rPr>
          <w:rtl w:val="0"/>
        </w:rPr>
        <w:t xml:space="preserve">Asher didn’t say a word. Didn’t look at Haldric. Didn’t even glance her way. Praew felt sick.</w:t>
      </w:r>
    </w:p>
    <w:p w:rsidR="00000000" w:rsidDel="00000000" w:rsidP="00000000" w:rsidRDefault="00000000" w:rsidRPr="00000000" w14:paraId="00000157">
      <w:pPr>
        <w:spacing w:after="0" w:before="0" w:line="480" w:lineRule="auto"/>
        <w:ind w:left="720" w:firstLine="720"/>
        <w:rPr/>
      </w:pPr>
      <w:r w:rsidDel="00000000" w:rsidR="00000000" w:rsidRPr="00000000">
        <w:rPr>
          <w:rtl w:val="0"/>
        </w:rPr>
        <w:t xml:space="preserve">Her name was called. She stood. The stone steps felt heavier beneath her feet.</w:t>
      </w:r>
    </w:p>
    <w:p w:rsidR="00000000" w:rsidDel="00000000" w:rsidP="00000000" w:rsidRDefault="00000000" w:rsidRPr="00000000" w14:paraId="00000158">
      <w:pPr>
        <w:spacing w:after="0" w:before="0" w:line="480" w:lineRule="auto"/>
        <w:ind w:left="720" w:firstLine="720"/>
        <w:rPr/>
      </w:pPr>
      <w:r w:rsidDel="00000000" w:rsidR="00000000" w:rsidRPr="00000000">
        <w:rPr>
          <w:rtl w:val="0"/>
        </w:rPr>
        <w:t xml:space="preserve">Renwick chuckled beside her. “Looks like teamwork’s off the table, sweetheart.”</w:t>
      </w:r>
    </w:p>
    <w:p w:rsidR="00000000" w:rsidDel="00000000" w:rsidP="00000000" w:rsidRDefault="00000000" w:rsidRPr="00000000" w14:paraId="00000159">
      <w:pPr>
        <w:spacing w:after="0" w:before="0" w:line="480" w:lineRule="auto"/>
        <w:ind w:left="720" w:firstLine="720"/>
        <w:rPr/>
      </w:pPr>
      <w:r w:rsidDel="00000000" w:rsidR="00000000" w:rsidRPr="00000000">
        <w:rPr>
          <w:rtl w:val="0"/>
        </w:rPr>
        <w:t xml:space="preserve">She didn’t respond. She was too focused on not thinking about Asher, not thinking about Haldric’s face.</w:t>
      </w:r>
    </w:p>
    <w:p w:rsidR="00000000" w:rsidDel="00000000" w:rsidP="00000000" w:rsidRDefault="00000000" w:rsidRPr="00000000" w14:paraId="0000015A">
      <w:pPr>
        <w:spacing w:after="0" w:before="0" w:line="480" w:lineRule="auto"/>
        <w:ind w:left="720" w:firstLine="720"/>
        <w:rPr/>
      </w:pPr>
      <w:r w:rsidDel="00000000" w:rsidR="00000000" w:rsidRPr="00000000">
        <w:rPr>
          <w:rtl w:val="0"/>
        </w:rPr>
        <w:t xml:space="preserve">The horn sounded.</w:t>
      </w:r>
    </w:p>
    <w:p w:rsidR="00000000" w:rsidDel="00000000" w:rsidP="00000000" w:rsidRDefault="00000000" w:rsidRPr="00000000" w14:paraId="0000015B">
      <w:pPr>
        <w:spacing w:after="0" w:before="0" w:line="480" w:lineRule="auto"/>
        <w:ind w:left="720" w:firstLine="720"/>
        <w:rPr/>
      </w:pPr>
      <w:r w:rsidDel="00000000" w:rsidR="00000000" w:rsidRPr="00000000">
        <w:rPr>
          <w:rtl w:val="0"/>
        </w:rPr>
        <w:t xml:space="preserve">Renwick lunged ahead, grinning. “Try to keep up!”</w:t>
      </w:r>
    </w:p>
    <w:p w:rsidR="00000000" w:rsidDel="00000000" w:rsidP="00000000" w:rsidRDefault="00000000" w:rsidRPr="00000000" w14:paraId="0000015C">
      <w:pPr>
        <w:spacing w:after="0" w:before="0" w:line="480" w:lineRule="auto"/>
        <w:ind w:left="720" w:firstLine="720"/>
        <w:rPr/>
      </w:pPr>
      <w:r w:rsidDel="00000000" w:rsidR="00000000" w:rsidRPr="00000000">
        <w:rPr>
          <w:rtl w:val="0"/>
        </w:rPr>
        <w:t xml:space="preserve">Praew bolted after him. The course was a battlefield. SolarStones flared unpredictably, BlastStones trembled, waiting for a trigger. She had to move fast, move smart.</w:t>
      </w:r>
    </w:p>
    <w:p w:rsidR="00000000" w:rsidDel="00000000" w:rsidP="00000000" w:rsidRDefault="00000000" w:rsidRPr="00000000" w14:paraId="0000015D">
      <w:pPr>
        <w:spacing w:after="0" w:before="0" w:line="480" w:lineRule="auto"/>
        <w:ind w:left="720" w:firstLine="720"/>
        <w:rPr/>
      </w:pPr>
      <w:r w:rsidDel="00000000" w:rsidR="00000000" w:rsidRPr="00000000">
        <w:rPr>
          <w:rtl w:val="0"/>
        </w:rPr>
        <w:t xml:space="preserve">Renwick wasn’t fast, but he was cruel. “Wow,” he said, panting, “seems like you got a lot on your chest.”</w:t>
      </w:r>
    </w:p>
    <w:p w:rsidR="00000000" w:rsidDel="00000000" w:rsidP="00000000" w:rsidRDefault="00000000" w:rsidRPr="00000000" w14:paraId="0000015E">
      <w:pPr>
        <w:spacing w:after="0" w:before="0" w:line="480" w:lineRule="auto"/>
        <w:ind w:left="720" w:firstLine="720"/>
        <w:rPr/>
      </w:pPr>
      <w:r w:rsidDel="00000000" w:rsidR="00000000" w:rsidRPr="00000000">
        <w:rPr>
          <w:rtl w:val="0"/>
        </w:rPr>
        <w:t xml:space="preserve">She ignored him.</w:t>
      </w:r>
    </w:p>
    <w:p w:rsidR="00000000" w:rsidDel="00000000" w:rsidP="00000000" w:rsidRDefault="00000000" w:rsidRPr="00000000" w14:paraId="0000015F">
      <w:pPr>
        <w:spacing w:after="0" w:before="0" w:line="480" w:lineRule="auto"/>
        <w:ind w:left="720" w:firstLine="720"/>
        <w:rPr/>
      </w:pPr>
      <w:r w:rsidDel="00000000" w:rsidR="00000000" w:rsidRPr="00000000">
        <w:rPr>
          <w:rtl w:val="0"/>
        </w:rPr>
        <w:t xml:space="preserve">“Bet it’s hard running with all that weight.”</w:t>
      </w:r>
    </w:p>
    <w:p w:rsidR="00000000" w:rsidDel="00000000" w:rsidP="00000000" w:rsidRDefault="00000000" w:rsidRPr="00000000" w14:paraId="00000160">
      <w:pPr>
        <w:spacing w:after="0" w:before="0" w:line="480" w:lineRule="auto"/>
        <w:ind w:left="720" w:firstLine="720"/>
        <w:rPr/>
      </w:pPr>
      <w:r w:rsidDel="00000000" w:rsidR="00000000" w:rsidRPr="00000000">
        <w:rPr>
          <w:rtl w:val="0"/>
        </w:rPr>
        <w:t xml:space="preserve">Her teeth clenched. He was too close. She needed to get ahead.</w:t>
      </w:r>
    </w:p>
    <w:p w:rsidR="00000000" w:rsidDel="00000000" w:rsidP="00000000" w:rsidRDefault="00000000" w:rsidRPr="00000000" w14:paraId="00000161">
      <w:pPr>
        <w:spacing w:after="0" w:before="0" w:line="480" w:lineRule="auto"/>
        <w:ind w:left="720" w:firstLine="720"/>
        <w:rPr/>
      </w:pPr>
      <w:r w:rsidDel="00000000" w:rsidR="00000000" w:rsidRPr="00000000">
        <w:rPr>
          <w:rtl w:val="0"/>
        </w:rPr>
        <w:t xml:space="preserve">She spotted a half-buried ZephyrStone. Perfect. She leapt onto it, triggering a gust of wind, and launched forward.</w:t>
      </w:r>
    </w:p>
    <w:p w:rsidR="00000000" w:rsidDel="00000000" w:rsidP="00000000" w:rsidRDefault="00000000" w:rsidRPr="00000000" w14:paraId="00000162">
      <w:pPr>
        <w:spacing w:after="0" w:before="0" w:line="480" w:lineRule="auto"/>
        <w:ind w:left="720" w:firstLine="720"/>
        <w:rPr/>
      </w:pPr>
      <w:r w:rsidDel="00000000" w:rsidR="00000000" w:rsidRPr="00000000">
        <w:rPr>
          <w:rtl w:val="0"/>
        </w:rPr>
        <w:t xml:space="preserve">For a moment, she was winning. Actually winning. A thrill shot through her. No one would ever doubt or mock her again. </w:t>
      </w:r>
    </w:p>
    <w:p w:rsidR="00000000" w:rsidDel="00000000" w:rsidP="00000000" w:rsidRDefault="00000000" w:rsidRPr="00000000" w14:paraId="00000163">
      <w:pPr>
        <w:spacing w:after="0" w:before="0" w:line="480" w:lineRule="auto"/>
        <w:ind w:left="720" w:firstLine="720"/>
        <w:rPr/>
      </w:pPr>
      <w:r w:rsidDel="00000000" w:rsidR="00000000" w:rsidRPr="00000000">
        <w:rPr>
          <w:rtl w:val="0"/>
        </w:rPr>
        <w:t xml:space="preserve">Renwick’s voice came smooth, mocking. “Damn. Not a bad view from back here, either.”</w:t>
      </w:r>
    </w:p>
    <w:p w:rsidR="00000000" w:rsidDel="00000000" w:rsidP="00000000" w:rsidRDefault="00000000" w:rsidRPr="00000000" w14:paraId="00000164">
      <w:pPr>
        <w:spacing w:after="0" w:before="0" w:line="480" w:lineRule="auto"/>
        <w:ind w:left="720" w:firstLine="720"/>
        <w:rPr/>
      </w:pPr>
      <w:r w:rsidDel="00000000" w:rsidR="00000000" w:rsidRPr="00000000">
        <w:rPr>
          <w:rtl w:val="0"/>
        </w:rPr>
        <w:t xml:space="preserve">Praew hesitated. Just for a second, but that’s all it took.</w:t>
      </w:r>
    </w:p>
    <w:p w:rsidR="00000000" w:rsidDel="00000000" w:rsidP="00000000" w:rsidRDefault="00000000" w:rsidRPr="00000000" w14:paraId="00000165">
      <w:pPr>
        <w:spacing w:after="0" w:before="0" w:line="480" w:lineRule="auto"/>
        <w:ind w:left="720" w:firstLine="720"/>
        <w:rPr/>
      </w:pPr>
      <w:r w:rsidDel="00000000" w:rsidR="00000000" w:rsidRPr="00000000">
        <w:rPr>
          <w:rtl w:val="0"/>
        </w:rPr>
        <w:t xml:space="preserve">She faltered. Her foot caught a stone. She stumbled.</w:t>
      </w:r>
    </w:p>
    <w:p w:rsidR="00000000" w:rsidDel="00000000" w:rsidP="00000000" w:rsidRDefault="00000000" w:rsidRPr="00000000" w14:paraId="00000166">
      <w:pPr>
        <w:spacing w:after="0" w:before="0" w:line="480" w:lineRule="auto"/>
        <w:ind w:left="720" w:firstLine="720"/>
        <w:rPr>
          <w:i w:val="1"/>
          <w:iCs w:val="1"/>
        </w:rPr>
      </w:pPr>
      <w:r w:rsidDel="00000000" w:rsidR="00000000" w:rsidRPr="00000000">
        <w:rPr>
          <w:i w:val="1"/>
          <w:iCs w:val="1"/>
          <w:rtl w:val="0"/>
        </w:rPr>
        <w:t xml:space="preserve">Zephyrs take me!</w:t>
      </w:r>
    </w:p>
    <w:p w:rsidR="00000000" w:rsidDel="00000000" w:rsidP="00000000" w:rsidRDefault="00000000" w:rsidRPr="00000000" w14:paraId="00000167">
      <w:pPr>
        <w:spacing w:after="0" w:before="0" w:line="480" w:lineRule="auto"/>
        <w:ind w:left="720" w:firstLine="720"/>
        <w:rPr/>
      </w:pPr>
      <w:r w:rsidDel="00000000" w:rsidR="00000000" w:rsidRPr="00000000">
        <w:rPr>
          <w:rtl w:val="0"/>
        </w:rPr>
        <w:t xml:space="preserve">Renwick flew past her, laughing. The pedestals were in sight.</w:t>
      </w:r>
    </w:p>
    <w:p w:rsidR="00000000" w:rsidDel="00000000" w:rsidP="00000000" w:rsidRDefault="00000000" w:rsidRPr="00000000" w14:paraId="00000168">
      <w:pPr>
        <w:spacing w:after="0" w:before="0" w:line="480" w:lineRule="auto"/>
        <w:ind w:left="720" w:firstLine="720"/>
        <w:rPr/>
      </w:pPr>
      <w:r w:rsidDel="00000000" w:rsidR="00000000" w:rsidRPr="00000000">
        <w:rPr>
          <w:rtl w:val="0"/>
        </w:rPr>
        <w:t xml:space="preserve">She scrambled, lunged, and collided with him. They tumbled across the stone floor.</w:t>
      </w:r>
    </w:p>
    <w:p w:rsidR="00000000" w:rsidDel="00000000" w:rsidP="00000000" w:rsidRDefault="00000000" w:rsidRPr="00000000" w14:paraId="00000169">
      <w:pPr>
        <w:spacing w:after="0" w:before="0" w:line="480" w:lineRule="auto"/>
        <w:ind w:left="720" w:firstLine="720"/>
        <w:rPr/>
      </w:pPr>
      <w:r w:rsidDel="00000000" w:rsidR="00000000" w:rsidRPr="00000000">
        <w:rPr>
          <w:rtl w:val="0"/>
        </w:rPr>
        <w:t xml:space="preserve">Panicked, she reached for something, anything to subdue him.</w:t>
      </w:r>
    </w:p>
    <w:p w:rsidR="00000000" w:rsidDel="00000000" w:rsidP="00000000" w:rsidRDefault="00000000" w:rsidRPr="00000000" w14:paraId="0000016A">
      <w:pPr>
        <w:spacing w:after="0" w:before="0" w:line="480" w:lineRule="auto"/>
        <w:ind w:left="720" w:firstLine="720"/>
        <w:rPr/>
      </w:pPr>
      <w:r w:rsidDel="00000000" w:rsidR="00000000" w:rsidRPr="00000000">
        <w:rPr>
          <w:rtl w:val="0"/>
        </w:rPr>
        <w:t xml:space="preserve">The BlastStone triggered. A shockwave tore through the field, sending her flying.</w:t>
      </w:r>
    </w:p>
    <w:p w:rsidR="00000000" w:rsidDel="00000000" w:rsidP="00000000" w:rsidRDefault="00000000" w:rsidRPr="00000000" w14:paraId="0000016B">
      <w:pPr>
        <w:spacing w:after="0" w:before="0" w:line="480" w:lineRule="auto"/>
        <w:ind w:left="720" w:firstLine="720"/>
        <w:rPr/>
      </w:pPr>
      <w:r w:rsidDel="00000000" w:rsidR="00000000" w:rsidRPr="00000000">
        <w:rPr>
          <w:rtl w:val="0"/>
        </w:rPr>
        <w:t xml:space="preserve">She barely registered Renwick laughing. Barely saw him snatch both stones.</w:t>
      </w:r>
    </w:p>
    <w:p w:rsidR="00000000" w:rsidDel="00000000" w:rsidP="00000000" w:rsidRDefault="00000000" w:rsidRPr="00000000" w14:paraId="0000016C">
      <w:pPr>
        <w:spacing w:after="0" w:before="0" w:line="480" w:lineRule="auto"/>
        <w:ind w:left="720" w:firstLine="720"/>
        <w:rPr/>
      </w:pPr>
      <w:r w:rsidDel="00000000" w:rsidR="00000000" w:rsidRPr="00000000">
        <w:rPr>
          <w:rtl w:val="0"/>
        </w:rPr>
        <w:t xml:space="preserve">He turned, smirked, and winked. “Better luck next life, sweetheart.”</w:t>
      </w:r>
    </w:p>
    <w:p w:rsidR="00000000" w:rsidDel="00000000" w:rsidP="00000000" w:rsidRDefault="00000000" w:rsidRPr="00000000" w14:paraId="0000016D">
      <w:pPr>
        <w:spacing w:after="0" w:before="0" w:line="480" w:lineRule="auto"/>
        <w:ind w:left="720" w:firstLine="720"/>
        <w:rPr/>
      </w:pPr>
      <w:r w:rsidDel="00000000" w:rsidR="00000000" w:rsidRPr="00000000">
        <w:rPr>
          <w:rtl w:val="0"/>
        </w:rPr>
        <w:t xml:space="preserve">Praew stumbled back into the risen seats. She barely heard the Hunter’s voice. “You must beat your competition. By any means necessary.”</w:t>
      </w:r>
    </w:p>
    <w:p w:rsidR="00000000" w:rsidDel="00000000" w:rsidP="00000000" w:rsidRDefault="00000000" w:rsidRPr="00000000" w14:paraId="0000016E">
      <w:pPr>
        <w:spacing w:after="0" w:before="0" w:line="480" w:lineRule="auto"/>
        <w:ind w:left="720" w:firstLine="720"/>
        <w:rPr/>
      </w:pPr>
      <w:r w:rsidDel="00000000" w:rsidR="00000000" w:rsidRPr="00000000">
        <w:rPr>
          <w:rtl w:val="0"/>
        </w:rPr>
        <w:t xml:space="preserve">She barely heard Haldric’s fists trembling. Barely noticed Asher, staring at the ground.</w:t>
      </w:r>
    </w:p>
    <w:p w:rsidR="00000000" w:rsidDel="00000000" w:rsidP="00000000" w:rsidRDefault="00000000" w:rsidRPr="00000000" w14:paraId="0000016F">
      <w:pPr>
        <w:spacing w:after="0" w:before="0" w:line="480" w:lineRule="auto"/>
        <w:ind w:left="720" w:firstLine="720"/>
        <w:rPr/>
      </w:pPr>
      <w:r w:rsidDel="00000000" w:rsidR="00000000" w:rsidRPr="00000000">
        <w:rPr>
          <w:rtl w:val="0"/>
        </w:rPr>
        <w:t xml:space="preserve">Her mind roared.</w:t>
      </w:r>
    </w:p>
    <w:p w:rsidR="00000000" w:rsidDel="00000000" w:rsidP="00000000" w:rsidRDefault="00000000" w:rsidRPr="00000000" w14:paraId="00000170">
      <w:pPr>
        <w:spacing w:after="0" w:before="0" w:line="480" w:lineRule="auto"/>
        <w:ind w:left="720" w:firstLine="720"/>
        <w:rPr/>
      </w:pPr>
      <w:r w:rsidDel="00000000" w:rsidR="00000000" w:rsidRPr="00000000">
        <w:rPr>
          <w:rtl w:val="0"/>
        </w:rPr>
        <w:t xml:space="preserve">“Two actually managed to pass this year,” the Hunter said. “Renwick and Asher.”</w:t>
      </w:r>
    </w:p>
    <w:p w:rsidR="00000000" w:rsidDel="00000000" w:rsidP="00000000" w:rsidRDefault="00000000" w:rsidRPr="00000000" w14:paraId="00000171">
      <w:pPr>
        <w:spacing w:after="0" w:before="0" w:line="480" w:lineRule="auto"/>
        <w:ind w:left="720" w:firstLine="720"/>
        <w:rPr/>
      </w:pPr>
      <w:r w:rsidDel="00000000" w:rsidR="00000000" w:rsidRPr="00000000">
        <w:rPr>
          <w:rtl w:val="0"/>
        </w:rPr>
        <w:t xml:space="preserve">Wait… just two? Why not four?</w:t>
      </w:r>
    </w:p>
    <w:p w:rsidR="00000000" w:rsidDel="00000000" w:rsidP="00000000" w:rsidRDefault="00000000" w:rsidRPr="00000000" w14:paraId="00000172">
      <w:pPr>
        <w:spacing w:after="0" w:before="0" w:line="480" w:lineRule="auto"/>
        <w:ind w:left="720" w:firstLine="720"/>
        <w:rPr/>
      </w:pPr>
      <w:r w:rsidDel="00000000" w:rsidR="00000000" w:rsidRPr="00000000">
        <w:rPr>
          <w:rtl w:val="0"/>
        </w:rPr>
        <w:t xml:space="preserve">“One person had to take both stones. No city can afford to let another claim what they need to survive. We do not share. We win.”</w:t>
      </w:r>
    </w:p>
    <w:p w:rsidR="00000000" w:rsidDel="00000000" w:rsidP="00000000" w:rsidRDefault="00000000" w:rsidRPr="00000000" w14:paraId="00000173">
      <w:pPr>
        <w:spacing w:after="0" w:before="0" w:line="480" w:lineRule="auto"/>
        <w:ind w:left="720" w:firstLine="720"/>
        <w:rPr/>
      </w:pPr>
      <w:r w:rsidDel="00000000" w:rsidR="00000000" w:rsidRPr="00000000">
        <w:rPr>
          <w:rtl w:val="0"/>
        </w:rPr>
        <w:t xml:space="preserve">The others looked exactly how she felt, horrified.</w:t>
      </w:r>
    </w:p>
    <w:p w:rsidR="00000000" w:rsidDel="00000000" w:rsidP="00000000" w:rsidRDefault="00000000" w:rsidRPr="00000000" w14:paraId="00000174">
      <w:pPr>
        <w:spacing w:after="0" w:before="0" w:line="480" w:lineRule="auto"/>
        <w:ind w:left="720" w:firstLine="720"/>
        <w:rPr/>
      </w:pPr>
      <w:r w:rsidDel="00000000" w:rsidR="00000000" w:rsidRPr="00000000">
        <w:rPr>
          <w:rtl w:val="0"/>
        </w:rPr>
        <w:t xml:space="preserve">Praew stared at the ground in shock.</w:t>
      </w:r>
    </w:p>
    <w:p w:rsidR="00000000" w:rsidDel="00000000" w:rsidP="00000000" w:rsidRDefault="00000000" w:rsidRPr="00000000" w14:paraId="00000175">
      <w:pPr>
        <w:spacing w:after="0" w:before="0" w:line="480" w:lineRule="auto"/>
        <w:ind w:left="720" w:firstLine="720"/>
        <w:rPr>
          <w:i w:val="1"/>
          <w:iCs w:val="1"/>
        </w:rPr>
      </w:pPr>
      <w:r w:rsidDel="00000000" w:rsidR="00000000" w:rsidRPr="00000000">
        <w:rPr>
          <w:i w:val="1"/>
          <w:iCs w:val="1"/>
          <w:rtl w:val="0"/>
        </w:rPr>
        <w:t xml:space="preserve">I… failed. No second chances. No appeals.</w:t>
      </w:r>
    </w:p>
    <w:p w:rsidR="00000000" w:rsidDel="00000000" w:rsidP="00000000" w:rsidRDefault="00000000" w:rsidRPr="00000000" w14:paraId="00000176">
      <w:pPr>
        <w:spacing w:after="0" w:before="0" w:line="480" w:lineRule="auto"/>
        <w:ind w:left="720" w:firstLine="720"/>
        <w:rPr/>
      </w:pPr>
      <w:sdt>
        <w:sdtPr>
          <w:id w:val="1521950034"/>
          <w:tag w:val="goog_rdk_4"/>
        </w:sdtPr>
        <w:sdtContent>
          <w:commentRangeStart w:id="3"/>
        </w:sdtContent>
      </w:sdt>
      <w:r w:rsidDel="00000000" w:rsidR="00000000" w:rsidRPr="00000000">
        <w:rPr>
          <w:rtl w:val="0"/>
        </w:rPr>
        <w:t xml:space="preserve">The Hunter’s words rang in her skull as he asked the students, “Could you live with yourself, knowing you only received a Common Stone, and let another city walk away with something more rare? That’s why a Hunter must always aim to claim every stone for himself.”</w:t>
      </w:r>
    </w:p>
    <w:p w:rsidR="00000000" w:rsidDel="00000000" w:rsidP="00000000" w:rsidRDefault="00000000" w:rsidRPr="00000000" w14:paraId="00000177">
      <w:pPr>
        <w:spacing w:after="0" w:before="0" w:line="480" w:lineRule="auto"/>
        <w:ind w:left="720" w:firstLine="720"/>
        <w:rPr/>
      </w:pPr>
      <w:r w:rsidDel="00000000" w:rsidR="00000000" w:rsidRPr="00000000">
        <w:rPr>
          <w:rtl w:val="0"/>
        </w:rPr>
        <w:t xml:space="preserve">The weight of it settled in. Praew’s hands curled into fists. Her heart was still racing.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78">
      <w:pPr>
        <w:spacing w:after="0" w:before="0" w:line="480" w:lineRule="auto"/>
        <w:ind w:left="720" w:firstLine="720"/>
        <w:rPr/>
      </w:pPr>
      <w:r w:rsidDel="00000000" w:rsidR="00000000" w:rsidRPr="00000000">
        <w:rPr>
          <w:rtl w:val="0"/>
        </w:rPr>
        <w:t xml:space="preserve">And Renwick just smiled. </w:t>
      </w:r>
    </w:p>
    <w:p w:rsidR="00000000" w:rsidDel="00000000" w:rsidP="00000000" w:rsidRDefault="00000000" w:rsidRPr="00000000" w14:paraId="00000179">
      <w:pPr>
        <w:spacing w:after="0" w:before="0" w:line="480" w:lineRule="auto"/>
        <w:ind w:left="720" w:firstLine="720"/>
        <w:rPr/>
      </w:pPr>
      <w:r w:rsidDel="00000000" w:rsidR="00000000" w:rsidRPr="00000000">
        <w:br w:type="page"/>
      </w:r>
      <w:r w:rsidDel="00000000" w:rsidR="00000000" w:rsidRPr="00000000">
        <w:rPr>
          <w:rtl w:val="0"/>
        </w:rPr>
      </w:r>
    </w:p>
    <w:p w:rsidR="00000000" w:rsidDel="00000000" w:rsidP="00000000" w:rsidRDefault="00000000" w:rsidRPr="00000000" w14:paraId="0000017A">
      <w:pPr>
        <w:spacing w:after="0" w:before="0" w:line="480" w:lineRule="auto"/>
        <w:ind w:left="720" w:firstLine="720"/>
        <w:rPr/>
      </w:pPr>
      <w:r w:rsidDel="00000000" w:rsidR="00000000" w:rsidRPr="00000000">
        <w:rPr>
          <w:rtl w:val="0"/>
        </w:rPr>
      </w:r>
    </w:p>
    <w:p w:rsidR="00000000" w:rsidDel="00000000" w:rsidP="00000000" w:rsidRDefault="00000000" w:rsidRPr="00000000" w14:paraId="0000017B">
      <w:pPr>
        <w:spacing w:after="0" w:before="0" w:line="480" w:lineRule="auto"/>
        <w:ind w:left="720" w:firstLine="720"/>
        <w:rPr>
          <w:sz w:val="24"/>
          <w:szCs w:val="24"/>
        </w:rPr>
      </w:pPr>
      <w:r w:rsidDel="00000000" w:rsidR="00000000" w:rsidRPr="00000000">
        <w:rPr>
          <w:rtl w:val="0"/>
        </w:rPr>
      </w:r>
    </w:p>
    <w:p w:rsidR="00000000" w:rsidDel="00000000" w:rsidP="00000000" w:rsidRDefault="00000000" w:rsidRPr="00000000" w14:paraId="0000017C">
      <w:pPr>
        <w:spacing w:after="0" w:before="0" w:line="480" w:lineRule="auto"/>
        <w:ind w:left="720" w:firstLine="720"/>
        <w:jc w:val="center"/>
        <w:rPr>
          <w:b w:val="1"/>
          <w:bCs w:val="1"/>
          <w:sz w:val="24"/>
          <w:szCs w:val="24"/>
        </w:rPr>
      </w:pPr>
      <w:r w:rsidDel="00000000" w:rsidR="00000000" w:rsidRPr="00000000">
        <w:rPr>
          <w:rtl w:val="0"/>
        </w:rPr>
      </w:r>
    </w:p>
    <w:p w:rsidR="00000000" w:rsidDel="00000000" w:rsidP="00000000" w:rsidRDefault="00000000" w:rsidRPr="00000000" w14:paraId="0000017D">
      <w:pPr>
        <w:spacing w:before="0" w:line="480" w:lineRule="auto"/>
        <w:ind w:left="720" w:firstLine="720"/>
        <w:jc w:val="center"/>
        <w:rPr>
          <w:b w:val="1"/>
          <w:bCs w:val="1"/>
          <w:sz w:val="24"/>
          <w:szCs w:val="24"/>
        </w:rPr>
      </w:pPr>
      <w:r w:rsidDel="00000000" w:rsidR="00000000" w:rsidRPr="00000000">
        <w:rPr>
          <w:rtl w:val="0"/>
        </w:rPr>
      </w:r>
    </w:p>
    <w:p w:rsidR="00000000" w:rsidDel="00000000" w:rsidP="00000000" w:rsidRDefault="00000000" w:rsidRPr="00000000" w14:paraId="0000017E">
      <w:pPr>
        <w:pStyle w:val="Heading2"/>
        <w:spacing w:after="0" w:before="240" w:line="480" w:lineRule="auto"/>
        <w:ind w:left="720" w:firstLine="720"/>
        <w:jc w:val="center"/>
        <w:rPr/>
      </w:pPr>
      <w:bookmarkStart w:colFirst="0" w:colLast="0" w:name="_heading=h.tmmkv14fs6tf" w:id="2"/>
      <w:bookmarkEnd w:id="2"/>
      <w:r w:rsidDel="00000000" w:rsidR="00000000" w:rsidRPr="00000000">
        <w:rPr>
          <w:rtl w:val="0"/>
        </w:rPr>
        <w:t xml:space="preserve">Chapter 2 - Acclimation</w:t>
      </w:r>
    </w:p>
    <w:p w:rsidR="00000000" w:rsidDel="00000000" w:rsidP="00000000" w:rsidRDefault="00000000" w:rsidRPr="00000000" w14:paraId="0000017F">
      <w:pPr>
        <w:spacing w:after="0" w:before="240" w:line="480" w:lineRule="auto"/>
        <w:ind w:left="720" w:firstLine="720"/>
        <w:jc w:val="center"/>
        <w:rPr>
          <w:i w:val="1"/>
          <w:iCs w:val="1"/>
        </w:rPr>
      </w:pPr>
      <w:r w:rsidDel="00000000" w:rsidR="00000000" w:rsidRPr="00000000">
        <w:rPr>
          <w:rtl w:val="0"/>
        </w:rPr>
      </w:r>
    </w:p>
    <w:p w:rsidR="00000000" w:rsidDel="00000000" w:rsidP="00000000" w:rsidRDefault="00000000" w:rsidRPr="00000000" w14:paraId="00000180">
      <w:pPr>
        <w:spacing w:after="0" w:before="0" w:line="480" w:lineRule="auto"/>
        <w:ind w:left="720" w:firstLine="720"/>
        <w:rPr/>
      </w:pPr>
      <w:r w:rsidDel="00000000" w:rsidR="00000000" w:rsidRPr="00000000">
        <w:rPr>
          <w:rtl w:val="0"/>
        </w:rPr>
        <w:t xml:space="preserve">The hall was silent.</w:t>
      </w:r>
    </w:p>
    <w:p w:rsidR="00000000" w:rsidDel="00000000" w:rsidP="00000000" w:rsidRDefault="00000000" w:rsidRPr="00000000" w14:paraId="00000181">
      <w:pPr>
        <w:spacing w:after="0" w:before="0" w:line="480" w:lineRule="auto"/>
        <w:ind w:left="720" w:firstLine="720"/>
        <w:rPr/>
      </w:pPr>
      <w:r w:rsidDel="00000000" w:rsidR="00000000" w:rsidRPr="00000000">
        <w:rPr>
          <w:rtl w:val="0"/>
        </w:rPr>
        <w:t xml:space="preserve">No more tests. No more proving themselves. The choices had been made.</w:t>
      </w:r>
    </w:p>
    <w:p w:rsidR="00000000" w:rsidDel="00000000" w:rsidP="00000000" w:rsidRDefault="00000000" w:rsidRPr="00000000" w14:paraId="00000182">
      <w:pPr>
        <w:spacing w:after="0" w:before="0" w:line="480" w:lineRule="auto"/>
        <w:ind w:left="720" w:firstLine="720"/>
        <w:rPr/>
      </w:pPr>
      <w:r w:rsidDel="00000000" w:rsidR="00000000" w:rsidRPr="00000000">
        <w:rPr>
          <w:rtl w:val="0"/>
        </w:rPr>
        <w:t xml:space="preserve">Praew sat stiffly on the stone bench, surrounded by the weight of what had happened. Haldric was deathly quiet beside her, jaw clenched so tight she could hear his teeth grind. Asher, a few steps away, hadn’t spoken a word since the trial ended.</w:t>
      </w:r>
    </w:p>
    <w:p w:rsidR="00000000" w:rsidDel="00000000" w:rsidP="00000000" w:rsidRDefault="00000000" w:rsidRPr="00000000" w14:paraId="00000183">
      <w:pPr>
        <w:spacing w:after="0" w:before="0" w:line="480" w:lineRule="auto"/>
        <w:ind w:left="720" w:firstLine="720"/>
        <w:rPr/>
      </w:pPr>
      <w:r w:rsidDel="00000000" w:rsidR="00000000" w:rsidRPr="00000000">
        <w:rPr>
          <w:rtl w:val="0"/>
        </w:rPr>
        <w:t xml:space="preserve">The Hunter stepped forward, holding a roll of parchment in one hand. The gathered hopefuls—those who had passed and those who had failed—held their breaths as they watched him.</w:t>
      </w:r>
    </w:p>
    <w:p w:rsidR="00000000" w:rsidDel="00000000" w:rsidP="00000000" w:rsidRDefault="00000000" w:rsidRPr="00000000" w14:paraId="00000184">
      <w:pPr>
        <w:spacing w:after="0" w:before="0" w:line="480" w:lineRule="auto"/>
        <w:ind w:left="720" w:firstLine="720"/>
        <w:rPr/>
      </w:pPr>
      <w:r w:rsidDel="00000000" w:rsidR="00000000" w:rsidRPr="00000000">
        <w:rPr>
          <w:rtl w:val="0"/>
        </w:rPr>
        <w:t xml:space="preserve">“This is the final stage of the selection process,” the Hunter announced, his voice carrying across the stone chamber. “For those of you who failed, your paths do not end here. The city still has use for you. You will be assigned a labor role according to your strengths or the current needs of Stormhaven.”</w:t>
      </w:r>
    </w:p>
    <w:p w:rsidR="00000000" w:rsidDel="00000000" w:rsidP="00000000" w:rsidRDefault="00000000" w:rsidRPr="00000000" w14:paraId="00000185">
      <w:pPr>
        <w:spacing w:after="0" w:before="0" w:line="480" w:lineRule="auto"/>
        <w:ind w:left="720" w:firstLine="720"/>
        <w:rPr/>
      </w:pPr>
      <w:r w:rsidDel="00000000" w:rsidR="00000000" w:rsidRPr="00000000">
        <w:rPr>
          <w:rtl w:val="0"/>
        </w:rPr>
        <w:t xml:space="preserve">A murmur of unease rippled through the crowd. This was, singlehandedly, the most important moment of their lives. It determined their labor role until retirement, their lodging, their clothing—even how much food they’d get each day. </w:t>
      </w:r>
    </w:p>
    <w:p w:rsidR="00000000" w:rsidDel="00000000" w:rsidP="00000000" w:rsidRDefault="00000000" w:rsidRPr="00000000" w14:paraId="00000186">
      <w:pPr>
        <w:spacing w:after="0" w:before="0" w:line="480" w:lineRule="auto"/>
        <w:ind w:left="720" w:firstLine="720"/>
        <w:rPr/>
      </w:pPr>
      <w:r w:rsidDel="00000000" w:rsidR="00000000" w:rsidRPr="00000000">
        <w:rPr>
          <w:rtl w:val="0"/>
        </w:rPr>
        <w:t xml:space="preserve">Food had always been scarce, but in recent years? If a Ratrod slipped into an upper-class stew, they’d probably dance to the nearest temple and thank Zephyrs for the blessing. The shortage had become nearly unbearable. And while students received the largest rations in the city, The Prime administration forbade them from sharing any of it with their families.</w:t>
      </w:r>
    </w:p>
    <w:p w:rsidR="00000000" w:rsidDel="00000000" w:rsidP="00000000" w:rsidRDefault="00000000" w:rsidRPr="00000000" w14:paraId="00000187">
      <w:pPr>
        <w:spacing w:after="0" w:before="0" w:line="480" w:lineRule="auto"/>
        <w:ind w:left="720" w:firstLine="720"/>
        <w:rPr/>
      </w:pPr>
      <w:r w:rsidDel="00000000" w:rsidR="00000000" w:rsidRPr="00000000">
        <w:rPr>
          <w:rtl w:val="0"/>
        </w:rPr>
        <w:t xml:space="preserve">The Hunter’s eyes swept across them. Then, without further delay, he began.</w:t>
      </w:r>
    </w:p>
    <w:p w:rsidR="00000000" w:rsidDel="00000000" w:rsidP="00000000" w:rsidRDefault="00000000" w:rsidRPr="00000000" w14:paraId="00000188">
      <w:pPr>
        <w:spacing w:after="0" w:before="0" w:line="480" w:lineRule="auto"/>
        <w:ind w:left="720" w:firstLine="720"/>
        <w:rPr/>
      </w:pPr>
      <w:r w:rsidDel="00000000" w:rsidR="00000000" w:rsidRPr="00000000">
        <w:rPr>
          <w:rtl w:val="0"/>
        </w:rPr>
        <w:t xml:space="preserve">“Haldric.”</w:t>
      </w:r>
    </w:p>
    <w:p w:rsidR="00000000" w:rsidDel="00000000" w:rsidP="00000000" w:rsidRDefault="00000000" w:rsidRPr="00000000" w14:paraId="00000189">
      <w:pPr>
        <w:spacing w:after="0" w:before="0" w:line="480" w:lineRule="auto"/>
        <w:ind w:left="720" w:firstLine="720"/>
        <w:rPr/>
      </w:pPr>
      <w:r w:rsidDel="00000000" w:rsidR="00000000" w:rsidRPr="00000000">
        <w:rPr>
          <w:rtl w:val="0"/>
        </w:rPr>
        <w:t xml:space="preserve">Haldric straightened, shoulders rolling back as if bracing for impact.</w:t>
      </w:r>
    </w:p>
    <w:p w:rsidR="00000000" w:rsidDel="00000000" w:rsidP="00000000" w:rsidRDefault="00000000" w:rsidRPr="00000000" w14:paraId="0000018A">
      <w:pPr>
        <w:spacing w:after="0" w:before="0" w:line="480" w:lineRule="auto"/>
        <w:ind w:left="720" w:firstLine="720"/>
        <w:rPr/>
      </w:pPr>
      <w:r w:rsidDel="00000000" w:rsidR="00000000" w:rsidRPr="00000000">
        <w:rPr>
          <w:rtl w:val="0"/>
        </w:rPr>
        <w:t xml:space="preserve">“You are assigned to government administration in The Prime Archon’s office.”</w:t>
      </w:r>
    </w:p>
    <w:p w:rsidR="00000000" w:rsidDel="00000000" w:rsidP="00000000" w:rsidRDefault="00000000" w:rsidRPr="00000000" w14:paraId="0000018B">
      <w:pPr>
        <w:spacing w:after="0" w:before="0" w:line="480" w:lineRule="auto"/>
        <w:ind w:left="720" w:firstLine="720"/>
        <w:rPr/>
      </w:pPr>
      <w:r w:rsidDel="00000000" w:rsidR="00000000" w:rsidRPr="00000000">
        <w:rPr>
          <w:rtl w:val="0"/>
        </w:rPr>
        <w:t xml:space="preserve">A flicker of something—hope? Relief?—crossed his face. At least he wouldn’t be shoveling waste like some of the others who failed. But Praew could still see the tension in his shoulders. He wasn’t happy.</w:t>
      </w:r>
    </w:p>
    <w:p w:rsidR="00000000" w:rsidDel="00000000" w:rsidP="00000000" w:rsidRDefault="00000000" w:rsidRPr="00000000" w14:paraId="0000018C">
      <w:pPr>
        <w:spacing w:after="0" w:before="0" w:line="480" w:lineRule="auto"/>
        <w:ind w:left="720" w:firstLine="720"/>
        <w:rPr/>
      </w:pPr>
      <w:r w:rsidDel="00000000" w:rsidR="00000000" w:rsidRPr="00000000">
        <w:rPr>
          <w:rtl w:val="0"/>
        </w:rPr>
        <w:t xml:space="preserve">“Praew.”</w:t>
      </w:r>
    </w:p>
    <w:p w:rsidR="00000000" w:rsidDel="00000000" w:rsidP="00000000" w:rsidRDefault="00000000" w:rsidRPr="00000000" w14:paraId="0000018D">
      <w:pPr>
        <w:spacing w:after="0" w:before="0" w:line="480" w:lineRule="auto"/>
        <w:ind w:left="720" w:firstLine="720"/>
        <w:rPr/>
      </w:pPr>
      <w:r w:rsidDel="00000000" w:rsidR="00000000" w:rsidRPr="00000000">
        <w:rPr>
          <w:rtl w:val="0"/>
        </w:rPr>
        <w:t xml:space="preserve">Her stomach twisted.</w:t>
      </w:r>
    </w:p>
    <w:p w:rsidR="00000000" w:rsidDel="00000000" w:rsidP="00000000" w:rsidRDefault="00000000" w:rsidRPr="00000000" w14:paraId="0000018E">
      <w:pPr>
        <w:spacing w:after="0" w:before="0" w:line="480" w:lineRule="auto"/>
        <w:ind w:left="720" w:firstLine="720"/>
        <w:rPr/>
      </w:pPr>
      <w:r w:rsidDel="00000000" w:rsidR="00000000" w:rsidRPr="00000000">
        <w:rPr>
          <w:rtl w:val="0"/>
        </w:rPr>
        <w:t xml:space="preserve">The Hunter studied the parchment, then her. “You have been assigned to enforcement under the city’s constable </w:t>
      </w:r>
      <w:r w:rsidDel="00000000" w:rsidR="00000000" w:rsidRPr="00000000">
        <w:rPr>
          <w:rtl w:val="0"/>
        </w:rPr>
        <w:t xml:space="preserve">Special Forces”</w:t>
      </w:r>
      <w:r w:rsidDel="00000000" w:rsidR="00000000" w:rsidRPr="00000000">
        <w:rPr>
          <w:rtl w:val="0"/>
        </w:rPr>
      </w:r>
    </w:p>
    <w:p w:rsidR="00000000" w:rsidDel="00000000" w:rsidP="00000000" w:rsidRDefault="00000000" w:rsidRPr="00000000" w14:paraId="0000018F">
      <w:pPr>
        <w:spacing w:after="0" w:before="0" w:line="480" w:lineRule="auto"/>
        <w:ind w:left="720" w:firstLine="720"/>
        <w:rPr/>
      </w:pPr>
      <w:r w:rsidDel="00000000" w:rsidR="00000000" w:rsidRPr="00000000">
        <w:rPr>
          <w:rtl w:val="0"/>
        </w:rPr>
        <w:t xml:space="preserve">A hush fell over the room. Special Forces? That was no small position.</w:t>
      </w:r>
    </w:p>
    <w:p w:rsidR="00000000" w:rsidDel="00000000" w:rsidP="00000000" w:rsidRDefault="00000000" w:rsidRPr="00000000" w14:paraId="00000190">
      <w:pPr>
        <w:spacing w:after="0" w:before="0" w:line="480" w:lineRule="auto"/>
        <w:ind w:left="720" w:firstLine="720"/>
        <w:rPr/>
      </w:pPr>
      <w:r w:rsidDel="00000000" w:rsidR="00000000" w:rsidRPr="00000000">
        <w:rPr>
          <w:rtl w:val="0"/>
        </w:rPr>
        <w:t xml:space="preserve">Praew swallowed hard. </w:t>
      </w:r>
      <w:r w:rsidDel="00000000" w:rsidR="00000000" w:rsidRPr="00000000">
        <w:rPr>
          <w:i w:val="1"/>
          <w:iCs w:val="1"/>
          <w:rtl w:val="0"/>
        </w:rPr>
        <w:t xml:space="preserve">That was… unexpected.</w:t>
      </w:r>
      <w:r w:rsidDel="00000000" w:rsidR="00000000" w:rsidRPr="00000000">
        <w:rPr>
          <w:rtl w:val="0"/>
        </w:rPr>
        <w:t xml:space="preserve"> She had braced herself for something far worse, something lowly. But the way the Hunter looked at her, the way his gaze lingered just a moment too long—it unsettled her.</w:t>
      </w:r>
    </w:p>
    <w:p w:rsidR="00000000" w:rsidDel="00000000" w:rsidP="00000000" w:rsidRDefault="00000000" w:rsidRPr="00000000" w14:paraId="00000191">
      <w:pPr>
        <w:spacing w:after="0" w:before="0" w:line="480" w:lineRule="auto"/>
        <w:ind w:left="720" w:firstLine="720"/>
        <w:rPr/>
      </w:pPr>
      <w:r w:rsidDel="00000000" w:rsidR="00000000" w:rsidRPr="00000000">
        <w:rPr>
          <w:rtl w:val="0"/>
        </w:rPr>
        <w:t xml:space="preserve">She didn’t thank him. Just nodded and sat back down, heart pounding.</w:t>
      </w:r>
    </w:p>
    <w:p w:rsidR="00000000" w:rsidDel="00000000" w:rsidP="00000000" w:rsidRDefault="00000000" w:rsidRPr="00000000" w14:paraId="00000192">
      <w:pPr>
        <w:spacing w:after="0" w:before="0" w:line="480" w:lineRule="auto"/>
        <w:ind w:left="720" w:firstLine="720"/>
        <w:rPr/>
      </w:pPr>
      <w:r w:rsidDel="00000000" w:rsidR="00000000" w:rsidRPr="00000000">
        <w:rPr>
          <w:rtl w:val="0"/>
        </w:rPr>
        <w:t xml:space="preserve">He continued. Edrik and Korven were sent to labor assignments: one to the mines, the other to forge work. They both cried, begging for a reconsideration.</w:t>
      </w:r>
    </w:p>
    <w:p w:rsidR="00000000" w:rsidDel="00000000" w:rsidP="00000000" w:rsidRDefault="00000000" w:rsidRPr="00000000" w14:paraId="00000193">
      <w:pPr>
        <w:spacing w:after="0" w:before="0" w:line="480" w:lineRule="auto"/>
        <w:ind w:left="720" w:firstLine="720"/>
        <w:rPr/>
      </w:pPr>
      <w:r w:rsidDel="00000000" w:rsidR="00000000" w:rsidRPr="00000000">
        <w:rPr>
          <w:rtl w:val="0"/>
        </w:rPr>
        <w:t xml:space="preserve">Then, only two remained.</w:t>
      </w:r>
    </w:p>
    <w:p w:rsidR="00000000" w:rsidDel="00000000" w:rsidP="00000000" w:rsidRDefault="00000000" w:rsidRPr="00000000" w14:paraId="00000194">
      <w:pPr>
        <w:spacing w:after="0" w:before="0" w:line="480" w:lineRule="auto"/>
        <w:ind w:left="720" w:firstLine="720"/>
        <w:rPr/>
      </w:pPr>
      <w:r w:rsidDel="00000000" w:rsidR="00000000" w:rsidRPr="00000000">
        <w:rPr>
          <w:rtl w:val="0"/>
        </w:rPr>
        <w:t xml:space="preserve">The Hunter took a slow breath before speaking. “Two of you passed the trial.”</w:t>
      </w:r>
    </w:p>
    <w:p w:rsidR="00000000" w:rsidDel="00000000" w:rsidP="00000000" w:rsidRDefault="00000000" w:rsidRPr="00000000" w14:paraId="00000195">
      <w:pPr>
        <w:spacing w:after="0" w:before="0" w:line="480" w:lineRule="auto"/>
        <w:ind w:left="720" w:firstLine="720"/>
        <w:rPr/>
      </w:pPr>
      <w:r w:rsidDel="00000000" w:rsidR="00000000" w:rsidRPr="00000000">
        <w:rPr>
          <w:rtl w:val="0"/>
        </w:rPr>
        <w:t xml:space="preserve">Renwick sat back, smug, hands folded behind his head. Asher remained stiff, staring at the floor.</w:t>
      </w:r>
    </w:p>
    <w:p w:rsidR="00000000" w:rsidDel="00000000" w:rsidP="00000000" w:rsidRDefault="00000000" w:rsidRPr="00000000" w14:paraId="00000196">
      <w:pPr>
        <w:spacing w:after="0" w:before="0" w:line="480" w:lineRule="auto"/>
        <w:ind w:left="720" w:firstLine="720"/>
        <w:rPr/>
      </w:pPr>
      <w:r w:rsidDel="00000000" w:rsidR="00000000" w:rsidRPr="00000000">
        <w:rPr>
          <w:rtl w:val="0"/>
        </w:rPr>
        <w:t xml:space="preserve">The Hunter’s gaze settled on them. “You are no longer civilians. From this day forth, you are Hunters.”</w:t>
      </w:r>
    </w:p>
    <w:p w:rsidR="00000000" w:rsidDel="00000000" w:rsidP="00000000" w:rsidRDefault="00000000" w:rsidRPr="00000000" w14:paraId="00000197">
      <w:pPr>
        <w:spacing w:after="0" w:before="0" w:line="480" w:lineRule="auto"/>
        <w:ind w:left="720" w:firstLine="720"/>
        <w:rPr/>
      </w:pPr>
      <w:r w:rsidDel="00000000" w:rsidR="00000000" w:rsidRPr="00000000">
        <w:rPr>
          <w:rtl w:val="0"/>
        </w:rPr>
        <w:t xml:space="preserve">Praew felt Haldric’s body lock beside her, felt a blazing hatred radiating from him like heat from a fire.</w:t>
      </w:r>
    </w:p>
    <w:p w:rsidR="00000000" w:rsidDel="00000000" w:rsidP="00000000" w:rsidRDefault="00000000" w:rsidRPr="00000000" w14:paraId="00000198">
      <w:pPr>
        <w:spacing w:after="0" w:before="0" w:line="480" w:lineRule="auto"/>
        <w:ind w:left="720" w:firstLine="720"/>
        <w:rPr/>
      </w:pPr>
      <w:r w:rsidDel="00000000" w:rsidR="00000000" w:rsidRPr="00000000">
        <w:rPr>
          <w:rtl w:val="0"/>
        </w:rPr>
        <w:t xml:space="preserve">The Hunter continued.</w:t>
      </w:r>
    </w:p>
    <w:p w:rsidR="00000000" w:rsidDel="00000000" w:rsidP="00000000" w:rsidRDefault="00000000" w:rsidRPr="00000000" w14:paraId="00000199">
      <w:pPr>
        <w:spacing w:after="0" w:before="0" w:line="480" w:lineRule="auto"/>
        <w:ind w:left="720" w:firstLine="720"/>
        <w:rPr/>
      </w:pPr>
      <w:r w:rsidDel="00000000" w:rsidR="00000000" w:rsidRPr="00000000">
        <w:rPr>
          <w:rtl w:val="0"/>
        </w:rPr>
        <w:t xml:space="preserve">“Renwick. You will be a Stone Hunter.”</w:t>
      </w:r>
    </w:p>
    <w:p w:rsidR="00000000" w:rsidDel="00000000" w:rsidP="00000000" w:rsidRDefault="00000000" w:rsidRPr="00000000" w14:paraId="0000019A">
      <w:pPr>
        <w:spacing w:after="0" w:before="0" w:line="480" w:lineRule="auto"/>
        <w:ind w:left="720" w:firstLine="720"/>
        <w:rPr/>
      </w:pPr>
      <w:r w:rsidDel="00000000" w:rsidR="00000000" w:rsidRPr="00000000">
        <w:rPr>
          <w:rtl w:val="0"/>
        </w:rPr>
        <w:t xml:space="preserve">A proud smirk stretched across his face. He leaned back as if he already knew. Of course he did. Renwick had been aiming for this since day one—hunting and extracting Noble Stones, working closely with the city’s elite.</w:t>
      </w:r>
    </w:p>
    <w:p w:rsidR="00000000" w:rsidDel="00000000" w:rsidP="00000000" w:rsidRDefault="00000000" w:rsidRPr="00000000" w14:paraId="0000019B">
      <w:pPr>
        <w:spacing w:after="0" w:before="0" w:line="480" w:lineRule="auto"/>
        <w:ind w:left="720" w:firstLine="720"/>
        <w:rPr/>
      </w:pPr>
      <w:r w:rsidDel="00000000" w:rsidR="00000000" w:rsidRPr="00000000">
        <w:rPr>
          <w:rtl w:val="0"/>
        </w:rPr>
        <w:t xml:space="preserve">Then, the final name.</w:t>
      </w:r>
    </w:p>
    <w:p w:rsidR="00000000" w:rsidDel="00000000" w:rsidP="00000000" w:rsidRDefault="00000000" w:rsidRPr="00000000" w14:paraId="0000019C">
      <w:pPr>
        <w:spacing w:after="0" w:before="0" w:line="480" w:lineRule="auto"/>
        <w:ind w:left="720" w:firstLine="720"/>
        <w:rPr/>
      </w:pPr>
      <w:r w:rsidDel="00000000" w:rsidR="00000000" w:rsidRPr="00000000">
        <w:rPr>
          <w:rtl w:val="0"/>
        </w:rPr>
        <w:t xml:space="preserve">The one that changed everything.</w:t>
      </w:r>
    </w:p>
    <w:p w:rsidR="00000000" w:rsidDel="00000000" w:rsidP="00000000" w:rsidRDefault="00000000" w:rsidRPr="00000000" w14:paraId="0000019D">
      <w:pPr>
        <w:spacing w:after="0" w:before="0" w:line="480" w:lineRule="auto"/>
        <w:ind w:left="720" w:firstLine="720"/>
        <w:rPr/>
      </w:pPr>
      <w:r w:rsidDel="00000000" w:rsidR="00000000" w:rsidRPr="00000000">
        <w:rPr>
          <w:rtl w:val="0"/>
        </w:rPr>
        <w:t xml:space="preserve">The Hunter straightened, rolling the parchment tight in his hands.</w:t>
      </w:r>
    </w:p>
    <w:p w:rsidR="00000000" w:rsidDel="00000000" w:rsidP="00000000" w:rsidRDefault="00000000" w:rsidRPr="00000000" w14:paraId="0000019E">
      <w:pPr>
        <w:spacing w:after="0" w:before="0" w:line="480" w:lineRule="auto"/>
        <w:ind w:left="720" w:firstLine="720"/>
        <w:rPr/>
      </w:pPr>
      <w:r w:rsidDel="00000000" w:rsidR="00000000" w:rsidRPr="00000000">
        <w:rPr>
          <w:rtl w:val="0"/>
        </w:rPr>
        <w:t xml:space="preserve">“Asher.”</w:t>
      </w:r>
    </w:p>
    <w:p w:rsidR="00000000" w:rsidDel="00000000" w:rsidP="00000000" w:rsidRDefault="00000000" w:rsidRPr="00000000" w14:paraId="0000019F">
      <w:pPr>
        <w:spacing w:after="0" w:before="0" w:line="480" w:lineRule="auto"/>
        <w:ind w:left="720" w:firstLine="720"/>
        <w:rPr/>
      </w:pPr>
      <w:r w:rsidDel="00000000" w:rsidR="00000000" w:rsidRPr="00000000">
        <w:rPr>
          <w:rtl w:val="0"/>
        </w:rPr>
        <w:t xml:space="preserve">Asher didn’t look up.</w:t>
      </w:r>
    </w:p>
    <w:p w:rsidR="00000000" w:rsidDel="00000000" w:rsidP="00000000" w:rsidRDefault="00000000" w:rsidRPr="00000000" w14:paraId="000001A0">
      <w:pPr>
        <w:spacing w:after="0" w:before="0" w:line="480" w:lineRule="auto"/>
        <w:ind w:left="720" w:firstLine="720"/>
        <w:rPr/>
      </w:pPr>
      <w:r w:rsidDel="00000000" w:rsidR="00000000" w:rsidRPr="00000000">
        <w:rPr>
          <w:rtl w:val="0"/>
        </w:rPr>
        <w:t xml:space="preserve">“You will be a Beast Hunter.”</w:t>
      </w:r>
    </w:p>
    <w:p w:rsidR="00000000" w:rsidDel="00000000" w:rsidP="00000000" w:rsidRDefault="00000000" w:rsidRPr="00000000" w14:paraId="000001A1">
      <w:pPr>
        <w:spacing w:after="0" w:before="0" w:line="480" w:lineRule="auto"/>
        <w:ind w:left="720" w:firstLine="720"/>
        <w:rPr/>
      </w:pPr>
      <w:r w:rsidDel="00000000" w:rsidR="00000000" w:rsidRPr="00000000">
        <w:rPr>
          <w:rtl w:val="0"/>
        </w:rPr>
        <w:t xml:space="preserve">The hall gasped.</w:t>
      </w:r>
    </w:p>
    <w:p w:rsidR="00000000" w:rsidDel="00000000" w:rsidP="00000000" w:rsidRDefault="00000000" w:rsidRPr="00000000" w14:paraId="000001A2">
      <w:pPr>
        <w:spacing w:after="0" w:before="0" w:line="480" w:lineRule="auto"/>
        <w:ind w:left="720" w:firstLine="720"/>
        <w:rPr/>
      </w:pPr>
      <w:r w:rsidDel="00000000" w:rsidR="00000000" w:rsidRPr="00000000">
        <w:rPr>
          <w:rtl w:val="0"/>
        </w:rPr>
        <w:t xml:space="preserve">For a second, the entire room was frozen.</w:t>
      </w:r>
    </w:p>
    <w:p w:rsidR="00000000" w:rsidDel="00000000" w:rsidP="00000000" w:rsidRDefault="00000000" w:rsidRPr="00000000" w14:paraId="000001A3">
      <w:pPr>
        <w:spacing w:after="0" w:before="0" w:line="480" w:lineRule="auto"/>
        <w:ind w:left="720" w:firstLine="720"/>
        <w:rPr/>
      </w:pPr>
      <w:r w:rsidDel="00000000" w:rsidR="00000000" w:rsidRPr="00000000">
        <w:rPr>
          <w:rtl w:val="0"/>
        </w:rPr>
        <w:t xml:space="preserve">A Beast Hunter.</w:t>
      </w:r>
    </w:p>
    <w:p w:rsidR="00000000" w:rsidDel="00000000" w:rsidP="00000000" w:rsidRDefault="00000000" w:rsidRPr="00000000" w14:paraId="000001A4">
      <w:pPr>
        <w:spacing w:after="0" w:before="0" w:line="480" w:lineRule="auto"/>
        <w:ind w:left="720" w:firstLine="720"/>
        <w:rPr/>
      </w:pPr>
      <w:r w:rsidDel="00000000" w:rsidR="00000000" w:rsidRPr="00000000">
        <w:rPr>
          <w:rtl w:val="0"/>
        </w:rPr>
        <w:t xml:space="preserve">Not just any Hunter. The most prestigious, the most feared, role any Hunter could obtain aside from a Mythical Beast Hunter like Srevlis.</w:t>
      </w:r>
    </w:p>
    <w:p w:rsidR="00000000" w:rsidDel="00000000" w:rsidP="00000000" w:rsidRDefault="00000000" w:rsidRPr="00000000" w14:paraId="000001A5">
      <w:pPr>
        <w:spacing w:after="0" w:before="0" w:line="480" w:lineRule="auto"/>
        <w:ind w:left="720" w:firstLine="720"/>
        <w:rPr/>
      </w:pPr>
      <w:r w:rsidDel="00000000" w:rsidR="00000000" w:rsidRPr="00000000">
        <w:rPr>
          <w:rtl w:val="0"/>
        </w:rPr>
        <w:t xml:space="preserve">Praew’s breath caught in her throat.</w:t>
      </w:r>
    </w:p>
    <w:p w:rsidR="00000000" w:rsidDel="00000000" w:rsidP="00000000" w:rsidRDefault="00000000" w:rsidRPr="00000000" w14:paraId="000001A6">
      <w:pPr>
        <w:spacing w:after="0" w:before="0" w:line="480" w:lineRule="auto"/>
        <w:ind w:left="720" w:firstLine="720"/>
        <w:rPr/>
      </w:pPr>
      <w:r w:rsidDel="00000000" w:rsidR="00000000" w:rsidRPr="00000000">
        <w:rPr>
          <w:rtl w:val="0"/>
        </w:rPr>
        <w:t xml:space="preserve">She knew what would happen next. .</w:t>
      </w:r>
    </w:p>
    <w:p w:rsidR="00000000" w:rsidDel="00000000" w:rsidP="00000000" w:rsidRDefault="00000000" w:rsidRPr="00000000" w14:paraId="000001A7">
      <w:pPr>
        <w:spacing w:after="0" w:before="0" w:line="480" w:lineRule="auto"/>
        <w:ind w:left="720" w:firstLine="720"/>
        <w:rPr/>
      </w:pPr>
      <w:r w:rsidDel="00000000" w:rsidR="00000000" w:rsidRPr="00000000">
        <w:rPr>
          <w:rtl w:val="0"/>
        </w:rPr>
        <w:t xml:space="preserve">Haldric’s fists clenched so tightly his knuckles turned white. His chest rose and fell in sharp, shaking breaths. And then—a low, guttural growl rumbled from his throat.</w:t>
      </w:r>
    </w:p>
    <w:p w:rsidR="00000000" w:rsidDel="00000000" w:rsidP="00000000" w:rsidRDefault="00000000" w:rsidRPr="00000000" w14:paraId="000001A8">
      <w:pPr>
        <w:spacing w:after="0" w:before="0" w:line="480" w:lineRule="auto"/>
        <w:ind w:left="720" w:firstLine="720"/>
        <w:rPr/>
      </w:pPr>
      <w:r w:rsidDel="00000000" w:rsidR="00000000" w:rsidRPr="00000000">
        <w:rPr>
          <w:rtl w:val="0"/>
        </w:rPr>
        <w:t xml:space="preserve">“That should have been me,” he whispered.</w:t>
      </w:r>
    </w:p>
    <w:p w:rsidR="00000000" w:rsidDel="00000000" w:rsidP="00000000" w:rsidRDefault="00000000" w:rsidRPr="00000000" w14:paraId="000001A9">
      <w:pPr>
        <w:spacing w:after="0" w:before="0" w:line="480" w:lineRule="auto"/>
        <w:ind w:left="720" w:firstLine="720"/>
        <w:rPr/>
      </w:pPr>
      <w:r w:rsidDel="00000000" w:rsidR="00000000" w:rsidRPr="00000000">
        <w:rPr>
          <w:rtl w:val="0"/>
        </w:rPr>
        <w:t xml:space="preserve">Praew turned to him, startled by the sheer hatred in his voice. “We’re going to be okay, Haldric. We were not assigned poor jobs. This may be the end of our hunting story, but realistically, we should be proud that we made it this far.”</w:t>
      </w:r>
    </w:p>
    <w:p w:rsidR="00000000" w:rsidDel="00000000" w:rsidP="00000000" w:rsidRDefault="00000000" w:rsidRPr="00000000" w14:paraId="000001AA">
      <w:pPr>
        <w:spacing w:after="0" w:before="0" w:line="480" w:lineRule="auto"/>
        <w:ind w:left="720" w:firstLine="720"/>
        <w:rPr/>
      </w:pPr>
      <w:r w:rsidDel="00000000" w:rsidR="00000000" w:rsidRPr="00000000">
        <w:rPr>
          <w:rtl w:val="0"/>
        </w:rPr>
        <w:t xml:space="preserve">Haldric was shaking. He wasn’t looking at Asher. He was staring through him.﻿﻿</w:t>
      </w:r>
    </w:p>
    <w:p w:rsidR="00000000" w:rsidDel="00000000" w:rsidP="00000000" w:rsidRDefault="00000000" w:rsidRPr="00000000" w14:paraId="000001AB">
      <w:pPr>
        <w:spacing w:after="0" w:before="0" w:line="480" w:lineRule="auto"/>
        <w:ind w:left="720" w:firstLine="720"/>
        <w:rPr/>
      </w:pPr>
      <w:r w:rsidDel="00000000" w:rsidR="00000000" w:rsidRPr="00000000">
        <w:rPr>
          <w:rtl w:val="0"/>
        </w:rPr>
        <w:t xml:space="preserve">Asher, to his credit, didn’t move. He didn’t acknowledge the gasps, the murmurs, the stunned expressions. His shoulders squared, his chin lifted slightly, but his hands were trembling at his sides.</w:t>
      </w:r>
    </w:p>
    <w:p w:rsidR="00000000" w:rsidDel="00000000" w:rsidP="00000000" w:rsidRDefault="00000000" w:rsidRPr="00000000" w14:paraId="000001AC">
      <w:pPr>
        <w:spacing w:after="0" w:before="0" w:line="480" w:lineRule="auto"/>
        <w:ind w:left="720" w:firstLine="720"/>
        <w:rPr/>
      </w:pPr>
      <w:r w:rsidDel="00000000" w:rsidR="00000000" w:rsidRPr="00000000">
        <w:rPr>
          <w:rtl w:val="0"/>
        </w:rPr>
        <w:t xml:space="preserve">The Hunter continued, “Beast Hunters are our first and last line of defense. You will leave the city, track down threats before they reach our walls, and ensure our survival.”</w:t>
      </w:r>
    </w:p>
    <w:p w:rsidR="00000000" w:rsidDel="00000000" w:rsidP="00000000" w:rsidRDefault="00000000" w:rsidRPr="00000000" w14:paraId="000001AD">
      <w:pPr>
        <w:spacing w:after="0" w:before="0" w:line="480" w:lineRule="auto"/>
        <w:ind w:left="720" w:firstLine="720"/>
        <w:rPr/>
      </w:pPr>
      <w:r w:rsidDel="00000000" w:rsidR="00000000" w:rsidRPr="00000000">
        <w:rPr>
          <w:rtl w:val="0"/>
        </w:rPr>
        <w:t xml:space="preserve">Then, his tone softened. He wasn’t talking down anymore; he began speaking as though to a friend.</w:t>
      </w:r>
    </w:p>
    <w:p w:rsidR="00000000" w:rsidDel="00000000" w:rsidP="00000000" w:rsidRDefault="00000000" w:rsidRPr="00000000" w14:paraId="000001AE">
      <w:pPr>
        <w:spacing w:after="0" w:before="0" w:line="480" w:lineRule="auto"/>
        <w:ind w:left="720" w:firstLine="720"/>
        <w:rPr/>
      </w:pPr>
      <w:r w:rsidDel="00000000" w:rsidR="00000000" w:rsidRPr="00000000">
        <w:rPr>
          <w:rtl w:val="0"/>
        </w:rPr>
        <w:t xml:space="preserve">“Brother Asher, Brother Renwick—my name is Hunter Steel. You have the choice to change your names so as to not implicate your families when you’re above surface. Hunters can be petty. If they learn your name and the city you hail from, they may bribe someone from your own city to harm your family. You can discuss this further with your team lead. But first…”</w:t>
      </w:r>
    </w:p>
    <w:p w:rsidR="00000000" w:rsidDel="00000000" w:rsidP="00000000" w:rsidRDefault="00000000" w:rsidRPr="00000000" w14:paraId="000001AF">
      <w:pPr>
        <w:spacing w:after="0" w:before="0" w:line="480" w:lineRule="auto"/>
        <w:ind w:left="720" w:firstLine="720"/>
        <w:rPr/>
      </w:pPr>
      <w:r w:rsidDel="00000000" w:rsidR="00000000" w:rsidRPr="00000000">
        <w:rPr>
          <w:rtl w:val="0"/>
        </w:rPr>
        <w:t xml:space="preserve">He gestured toward the crowd. “Say your goodbyes. You may not come back alive.”</w:t>
      </w:r>
    </w:p>
    <w:p w:rsidR="00000000" w:rsidDel="00000000" w:rsidP="00000000" w:rsidRDefault="00000000" w:rsidRPr="00000000" w14:paraId="000001B0">
      <w:pPr>
        <w:spacing w:after="0" w:before="0" w:line="480" w:lineRule="auto"/>
        <w:ind w:left="720" w:firstLine="720"/>
        <w:rPr/>
      </w:pPr>
      <w:r w:rsidDel="00000000" w:rsidR="00000000" w:rsidRPr="00000000">
        <w:rPr>
          <w:rtl w:val="0"/>
        </w:rPr>
        <w:t xml:space="preserve">Silence.</w:t>
      </w:r>
    </w:p>
    <w:p w:rsidR="00000000" w:rsidDel="00000000" w:rsidP="00000000" w:rsidRDefault="00000000" w:rsidRPr="00000000" w14:paraId="000001B1">
      <w:pPr>
        <w:spacing w:after="0" w:before="0" w:line="480" w:lineRule="auto"/>
        <w:ind w:left="720" w:firstLine="720"/>
        <w:rPr/>
      </w:pPr>
      <w:r w:rsidDel="00000000" w:rsidR="00000000" w:rsidRPr="00000000">
        <w:rPr>
          <w:rtl w:val="0"/>
        </w:rPr>
        <w:t xml:space="preserve">Praew turned to Asher.</w:t>
      </w:r>
    </w:p>
    <w:p w:rsidR="00000000" w:rsidDel="00000000" w:rsidP="00000000" w:rsidRDefault="00000000" w:rsidRPr="00000000" w14:paraId="000001B2">
      <w:pPr>
        <w:spacing w:after="0" w:before="0" w:line="480" w:lineRule="auto"/>
        <w:ind w:left="720" w:firstLine="720"/>
        <w:rPr/>
      </w:pPr>
      <w:r w:rsidDel="00000000" w:rsidR="00000000" w:rsidRPr="00000000">
        <w:rPr>
          <w:rtl w:val="0"/>
        </w:rPr>
        <w:t xml:space="preserve">He hesitated.</w:t>
      </w:r>
    </w:p>
    <w:p w:rsidR="00000000" w:rsidDel="00000000" w:rsidP="00000000" w:rsidRDefault="00000000" w:rsidRPr="00000000" w14:paraId="000001B3">
      <w:pPr>
        <w:spacing w:after="0" w:before="0" w:line="480" w:lineRule="auto"/>
        <w:ind w:left="720" w:firstLine="720"/>
        <w:rPr/>
      </w:pPr>
      <w:r w:rsidDel="00000000" w:rsidR="00000000" w:rsidRPr="00000000">
        <w:rPr>
          <w:rtl w:val="0"/>
        </w:rPr>
        <w:t xml:space="preserve">For the first time since the test, Asher looked at them. First at Haldric, still sitting rigid, shaking with fury. Then at her. </w:t>
      </w:r>
    </w:p>
    <w:p w:rsidR="00000000" w:rsidDel="00000000" w:rsidP="00000000" w:rsidRDefault="00000000" w:rsidRPr="00000000" w14:paraId="000001B4">
      <w:pPr>
        <w:spacing w:after="0" w:before="0" w:line="480" w:lineRule="auto"/>
        <w:ind w:left="720" w:firstLine="720"/>
        <w:rPr>
          <w:i w:val="1"/>
          <w:iCs w:val="1"/>
        </w:rPr>
      </w:pPr>
      <w:r w:rsidDel="00000000" w:rsidR="00000000" w:rsidRPr="00000000">
        <w:rPr>
          <w:i w:val="1"/>
          <w:iCs w:val="1"/>
          <w:rtl w:val="0"/>
        </w:rPr>
        <w:t xml:space="preserve">Why is he looking at me like that? As if I hurt him. I’m not the one who broke their promise and betrayed their best friend.</w:t>
      </w:r>
    </w:p>
    <w:p w:rsidR="00000000" w:rsidDel="00000000" w:rsidP="00000000" w:rsidRDefault="00000000" w:rsidRPr="00000000" w14:paraId="000001B5">
      <w:pPr>
        <w:spacing w:after="0" w:before="0" w:line="480" w:lineRule="auto"/>
        <w:ind w:left="720" w:firstLine="720"/>
        <w:rPr/>
      </w:pPr>
      <w:r w:rsidDel="00000000" w:rsidR="00000000" w:rsidRPr="00000000">
        <w:rPr>
          <w:rtl w:val="0"/>
        </w:rPr>
        <w:t xml:space="preserve">She stared back, then nodded toward Haldric. She was staying out of their drama, but that was low. How could she trust a guy like that?</w:t>
      </w:r>
    </w:p>
    <w:p w:rsidR="00000000" w:rsidDel="00000000" w:rsidP="00000000" w:rsidRDefault="00000000" w:rsidRPr="00000000" w14:paraId="000001B6">
      <w:pPr>
        <w:spacing w:after="0" w:before="0" w:line="480" w:lineRule="auto"/>
        <w:ind w:left="720" w:firstLine="720"/>
        <w:rPr/>
      </w:pPr>
      <w:r w:rsidDel="00000000" w:rsidR="00000000" w:rsidRPr="00000000">
        <w:rPr>
          <w:rtl w:val="0"/>
        </w:rPr>
        <w:t xml:space="preserve">It was the same thing she told Hal and Asher years ago: If either of you ever get a girlfriend and cheat, we can’t be friends anymore. If someone can betray the person they love the most, what would stop them from betraying their friends?</w:t>
      </w:r>
    </w:p>
    <w:p w:rsidR="00000000" w:rsidDel="00000000" w:rsidP="00000000" w:rsidRDefault="00000000" w:rsidRPr="00000000" w14:paraId="000001B7">
      <w:pPr>
        <w:spacing w:after="0" w:before="0" w:line="480" w:lineRule="auto"/>
        <w:ind w:left="720" w:firstLine="720"/>
        <w:rPr/>
      </w:pPr>
      <w:r w:rsidDel="00000000" w:rsidR="00000000" w:rsidRPr="00000000">
        <w:rPr>
          <w:rtl w:val="0"/>
        </w:rPr>
        <w:t xml:space="preserve">Asher’s lips parted.</w:t>
      </w:r>
    </w:p>
    <w:p w:rsidR="00000000" w:rsidDel="00000000" w:rsidP="00000000" w:rsidRDefault="00000000" w:rsidRPr="00000000" w14:paraId="000001B8">
      <w:pPr>
        <w:spacing w:after="0" w:before="0" w:line="480" w:lineRule="auto"/>
        <w:ind w:left="720" w:firstLine="720"/>
        <w:rPr/>
      </w:pPr>
      <w:r w:rsidDel="00000000" w:rsidR="00000000" w:rsidRPr="00000000">
        <w:rPr>
          <w:i w:val="1"/>
          <w:iCs w:val="1"/>
          <w:rtl w:val="0"/>
        </w:rPr>
        <w:t xml:space="preserve">Zephyrs take you, this better be a bolting good apology, </w:t>
      </w:r>
      <w:r w:rsidDel="00000000" w:rsidR="00000000" w:rsidRPr="00000000">
        <w:rPr>
          <w:rtl w:val="0"/>
        </w:rPr>
        <w:t xml:space="preserve">Praew thought.</w:t>
      </w:r>
    </w:p>
    <w:p w:rsidR="00000000" w:rsidDel="00000000" w:rsidP="00000000" w:rsidRDefault="00000000" w:rsidRPr="00000000" w14:paraId="000001B9">
      <w:pPr>
        <w:spacing w:after="0" w:before="0" w:line="480" w:lineRule="auto"/>
        <w:ind w:left="720" w:firstLine="720"/>
        <w:rPr/>
      </w:pPr>
      <w:r w:rsidDel="00000000" w:rsidR="00000000" w:rsidRPr="00000000">
        <w:rPr>
          <w:rtl w:val="0"/>
        </w:rPr>
        <w:t xml:space="preserve">But no, he looked away instead.</w:t>
      </w:r>
    </w:p>
    <w:p w:rsidR="00000000" w:rsidDel="00000000" w:rsidP="00000000" w:rsidRDefault="00000000" w:rsidRPr="00000000" w14:paraId="000001BA">
      <w:pPr>
        <w:spacing w:after="0" w:before="0" w:line="480" w:lineRule="auto"/>
        <w:ind w:left="720" w:firstLine="720"/>
        <w:rPr/>
      </w:pPr>
      <w:r w:rsidDel="00000000" w:rsidR="00000000" w:rsidRPr="00000000">
        <w:rPr>
          <w:rtl w:val="0"/>
        </w:rPr>
        <w:t xml:space="preserve">Asher’s hands curled into fists. Then, without a word, that bolting Ratrod literally turned his back on them and walked away. No apology or goodbye. The coward didn’t even glance back.</w:t>
      </w:r>
    </w:p>
    <w:p w:rsidR="00000000" w:rsidDel="00000000" w:rsidP="00000000" w:rsidRDefault="00000000" w:rsidRPr="00000000" w14:paraId="000001BB">
      <w:pPr>
        <w:spacing w:after="0" w:before="0" w:line="480" w:lineRule="auto"/>
        <w:ind w:left="720" w:firstLine="720"/>
        <w:rPr/>
      </w:pPr>
      <w:r w:rsidDel="00000000" w:rsidR="00000000" w:rsidRPr="00000000">
        <w:rPr>
          <w:rtl w:val="0"/>
        </w:rPr>
        <w:t xml:space="preserve">Renwick, on the other hand, grinned.</w:t>
      </w:r>
    </w:p>
    <w:p w:rsidR="00000000" w:rsidDel="00000000" w:rsidP="00000000" w:rsidRDefault="00000000" w:rsidRPr="00000000" w14:paraId="000001BC">
      <w:pPr>
        <w:spacing w:after="0" w:before="0" w:line="480" w:lineRule="auto"/>
        <w:ind w:left="720" w:firstLine="720"/>
        <w:rPr/>
      </w:pPr>
      <w:r w:rsidDel="00000000" w:rsidR="00000000" w:rsidRPr="00000000">
        <w:rPr>
          <w:rtl w:val="0"/>
        </w:rPr>
        <w:t xml:space="preserve">“Hey, Praew!” he called out. “Looks like I was half right, ehh? Don’t look so heartbroken. I’ll always come back for you.” Renwick flashed her a wink</w:t>
      </w:r>
      <w:r w:rsidDel="00000000" w:rsidR="00000000" w:rsidRPr="00000000">
        <w:rPr>
          <w:rtl w:val="0"/>
        </w:rPr>
        <w:t xml:space="preserve">. “You can keep my bed warm until I do.”</w:t>
      </w:r>
      <w:r w:rsidDel="00000000" w:rsidR="00000000" w:rsidRPr="00000000">
        <w:rPr>
          <w:rtl w:val="0"/>
        </w:rPr>
      </w:r>
    </w:p>
    <w:p w:rsidR="00000000" w:rsidDel="00000000" w:rsidP="00000000" w:rsidRDefault="00000000" w:rsidRPr="00000000" w14:paraId="000001BD">
      <w:pPr>
        <w:spacing w:after="0" w:before="0" w:line="480" w:lineRule="auto"/>
        <w:ind w:left="720" w:firstLine="720"/>
        <w:rPr/>
      </w:pPr>
      <w:r w:rsidDel="00000000" w:rsidR="00000000" w:rsidRPr="00000000">
        <w:rPr>
          <w:rtl w:val="0"/>
        </w:rPr>
        <w:t xml:space="preserve">Praew barely resisted the urge to throw something at his face. Haldric, however, didn’t hold back. His hands slammed against the bench, his voice a raw snarl. “You—”</w:t>
      </w:r>
    </w:p>
    <w:p w:rsidR="00000000" w:rsidDel="00000000" w:rsidP="00000000" w:rsidRDefault="00000000" w:rsidRPr="00000000" w14:paraId="000001BE">
      <w:pPr>
        <w:spacing w:after="0" w:before="0" w:line="480" w:lineRule="auto"/>
        <w:ind w:left="720" w:firstLine="720"/>
        <w:rPr/>
      </w:pPr>
      <w:r w:rsidDel="00000000" w:rsidR="00000000" w:rsidRPr="00000000">
        <w:rPr>
          <w:rtl w:val="0"/>
        </w:rPr>
        <w:t xml:space="preserve">Renwick only laughed as he turned and strutted toward the Hunter, joining Asher at the threshold.</w:t>
      </w:r>
    </w:p>
    <w:p w:rsidR="00000000" w:rsidDel="00000000" w:rsidP="00000000" w:rsidRDefault="00000000" w:rsidRPr="00000000" w14:paraId="000001BF">
      <w:pPr>
        <w:spacing w:after="0" w:before="0" w:line="480" w:lineRule="auto"/>
        <w:ind w:left="720" w:firstLine="720"/>
        <w:rPr/>
      </w:pPr>
      <w:r w:rsidDel="00000000" w:rsidR="00000000" w:rsidRPr="00000000">
        <w:rPr>
          <w:rtl w:val="0"/>
        </w:rPr>
        <w:t xml:space="preserve">The doors slammed shut behind them.</w:t>
      </w:r>
    </w:p>
    <w:p w:rsidR="00000000" w:rsidDel="00000000" w:rsidP="00000000" w:rsidRDefault="00000000" w:rsidRPr="00000000" w14:paraId="000001C0">
      <w:pPr>
        <w:spacing w:after="0" w:before="0" w:line="480" w:lineRule="auto"/>
        <w:ind w:left="720" w:firstLine="720"/>
        <w:rPr/>
      </w:pPr>
      <w:r w:rsidDel="00000000" w:rsidR="00000000" w:rsidRPr="00000000">
        <w:rPr>
          <w:rtl w:val="0"/>
        </w:rPr>
        <w:t xml:space="preserve">Praew sat there, staring at the empty space where Asher had stood. Haldric’s breath came ragged beside her.</w:t>
      </w:r>
    </w:p>
    <w:p w:rsidR="00000000" w:rsidDel="00000000" w:rsidP="00000000" w:rsidRDefault="00000000" w:rsidRPr="00000000" w14:paraId="000001C1">
      <w:pPr>
        <w:spacing w:after="0" w:before="0" w:line="480" w:lineRule="auto"/>
        <w:ind w:left="720" w:firstLine="720"/>
        <w:rPr/>
      </w:pPr>
      <w:r w:rsidDel="00000000" w:rsidR="00000000" w:rsidRPr="00000000">
        <w:rPr>
          <w:rtl w:val="0"/>
        </w:rPr>
        <w:t xml:space="preserve">No one spoke. The silence was deafening.</w:t>
      </w:r>
    </w:p>
    <w:p w:rsidR="00000000" w:rsidDel="00000000" w:rsidP="00000000" w:rsidRDefault="00000000" w:rsidRPr="00000000" w14:paraId="000001C2">
      <w:pPr>
        <w:spacing w:after="0" w:before="0" w:line="480" w:lineRule="auto"/>
        <w:ind w:left="720" w:firstLine="720"/>
        <w:rPr/>
      </w:pPr>
      <w:r w:rsidDel="00000000" w:rsidR="00000000" w:rsidRPr="00000000">
        <w:rPr>
          <w:rtl w:val="0"/>
        </w:rPr>
      </w:r>
    </w:p>
    <w:p w:rsidR="00000000" w:rsidDel="00000000" w:rsidP="00000000" w:rsidRDefault="00000000" w:rsidRPr="00000000" w14:paraId="000001C3">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1C4">
      <w:pPr>
        <w:spacing w:after="0" w:before="0" w:line="480" w:lineRule="auto"/>
        <w:ind w:left="720" w:firstLine="720"/>
        <w:rPr/>
      </w:pPr>
      <w:r w:rsidDel="00000000" w:rsidR="00000000" w:rsidRPr="00000000">
        <w:rPr>
          <w:rtl w:val="0"/>
        </w:rPr>
      </w:r>
    </w:p>
    <w:p w:rsidR="00000000" w:rsidDel="00000000" w:rsidP="00000000" w:rsidRDefault="00000000" w:rsidRPr="00000000" w14:paraId="000001C5">
      <w:pPr>
        <w:spacing w:after="0" w:before="0" w:line="480" w:lineRule="auto"/>
        <w:ind w:left="720" w:firstLine="720"/>
        <w:rPr/>
      </w:pPr>
      <w:r w:rsidDel="00000000" w:rsidR="00000000" w:rsidRPr="00000000">
        <w:rPr>
          <w:rtl w:val="0"/>
        </w:rPr>
        <w:t xml:space="preserve">The corridor was dark, damp with the scent of stone and metal. Asher stepped forward, his boots echoing sharply against the stone.</w:t>
      </w:r>
    </w:p>
    <w:p w:rsidR="00000000" w:rsidDel="00000000" w:rsidP="00000000" w:rsidRDefault="00000000" w:rsidRPr="00000000" w14:paraId="000001C6">
      <w:pPr>
        <w:spacing w:after="0" w:before="0" w:line="480" w:lineRule="auto"/>
        <w:ind w:left="720" w:firstLine="720"/>
        <w:rPr/>
      </w:pPr>
      <w:r w:rsidDel="00000000" w:rsidR="00000000" w:rsidRPr="00000000">
        <w:rPr>
          <w:rtl w:val="0"/>
        </w:rPr>
        <w:t xml:space="preserve">     Renwick whistled beside him, hands laced behind his head like he didn’t have a care in the world.</w:t>
      </w:r>
    </w:p>
    <w:p w:rsidR="00000000" w:rsidDel="00000000" w:rsidP="00000000" w:rsidRDefault="00000000" w:rsidRPr="00000000" w14:paraId="000001C7">
      <w:pPr>
        <w:spacing w:after="0" w:before="0" w:line="480" w:lineRule="auto"/>
        <w:ind w:left="720" w:firstLine="720"/>
        <w:rPr/>
      </w:pPr>
      <w:r w:rsidDel="00000000" w:rsidR="00000000" w:rsidRPr="00000000">
        <w:rPr>
          <w:rtl w:val="0"/>
        </w:rPr>
        <w:t xml:space="preserve">“You sure it’s okay to leave like that? Not even a word to Praew?”</w:t>
      </w:r>
    </w:p>
    <w:p w:rsidR="00000000" w:rsidDel="00000000" w:rsidP="00000000" w:rsidRDefault="00000000" w:rsidRPr="00000000" w14:paraId="000001C8">
      <w:pPr>
        <w:spacing w:after="0" w:before="0" w:line="480" w:lineRule="auto"/>
        <w:ind w:left="720" w:firstLine="720"/>
        <w:rPr/>
      </w:pPr>
      <w:r w:rsidDel="00000000" w:rsidR="00000000" w:rsidRPr="00000000">
        <w:rPr>
          <w:rtl w:val="0"/>
        </w:rPr>
        <w:t xml:space="preserve">     “Why do you care?” Asher snapped. “Who are you to lecture me? You belittle and harass her constantly. She’s just trying her best. Don’t pretend you care now.”</w:t>
      </w:r>
    </w:p>
    <w:p w:rsidR="00000000" w:rsidDel="00000000" w:rsidP="00000000" w:rsidRDefault="00000000" w:rsidRPr="00000000" w14:paraId="000001C9">
      <w:pPr>
        <w:spacing w:after="0" w:before="0" w:line="480" w:lineRule="auto"/>
        <w:ind w:left="720" w:firstLine="720"/>
        <w:rPr/>
      </w:pPr>
      <w:r w:rsidDel="00000000" w:rsidR="00000000" w:rsidRPr="00000000">
        <w:rPr>
          <w:rtl w:val="0"/>
        </w:rPr>
        <w:t xml:space="preserve">     Renwick looked down in embarrassment—no, mocked embarrassment. A wide grin crept across his face.</w:t>
      </w:r>
    </w:p>
    <w:p w:rsidR="00000000" w:rsidDel="00000000" w:rsidP="00000000" w:rsidRDefault="00000000" w:rsidRPr="00000000" w14:paraId="000001CA">
      <w:pPr>
        <w:spacing w:after="0" w:before="0" w:line="480" w:lineRule="auto"/>
        <w:ind w:left="720" w:firstLine="720"/>
        <w:rPr/>
      </w:pPr>
      <w:r w:rsidDel="00000000" w:rsidR="00000000" w:rsidRPr="00000000">
        <w:rPr>
          <w:rtl w:val="0"/>
        </w:rPr>
        <w:t xml:space="preserve">“Lecture you?” He let out a chuckle, nudging Asher’s arm. “I’m just impressed. Never knew you had it in you.”</w:t>
      </w:r>
    </w:p>
    <w:p w:rsidR="00000000" w:rsidDel="00000000" w:rsidP="00000000" w:rsidRDefault="00000000" w:rsidRPr="00000000" w14:paraId="000001CB">
      <w:pPr>
        <w:spacing w:after="0" w:before="0" w:line="480" w:lineRule="auto"/>
        <w:ind w:left="720" w:firstLine="720"/>
        <w:rPr/>
      </w:pPr>
      <w:r w:rsidDel="00000000" w:rsidR="00000000" w:rsidRPr="00000000">
        <w:rPr>
          <w:rtl w:val="0"/>
        </w:rPr>
        <w:t xml:space="preserve">Asher clenched his jaw, ignoring him. Then, just ahead, someone shifted in the dim light.</w:t>
      </w:r>
    </w:p>
    <w:p w:rsidR="00000000" w:rsidDel="00000000" w:rsidP="00000000" w:rsidRDefault="00000000" w:rsidRPr="00000000" w14:paraId="000001CC">
      <w:pPr>
        <w:spacing w:after="0" w:before="0" w:line="480" w:lineRule="auto"/>
        <w:ind w:left="720" w:firstLine="720"/>
        <w:rPr/>
      </w:pPr>
      <w:r w:rsidDel="00000000" w:rsidR="00000000" w:rsidRPr="00000000">
        <w:rPr>
          <w:rtl w:val="0"/>
        </w:rPr>
        <w:t xml:space="preserve">“Asher,” a voice called out. It stopped them. Just for a breath.</w:t>
      </w:r>
    </w:p>
    <w:p w:rsidR="00000000" w:rsidDel="00000000" w:rsidP="00000000" w:rsidRDefault="00000000" w:rsidRPr="00000000" w14:paraId="000001CD">
      <w:pPr>
        <w:spacing w:after="0" w:before="0" w:line="480" w:lineRule="auto"/>
        <w:ind w:left="720" w:firstLine="720"/>
        <w:rPr/>
      </w:pPr>
      <w:r w:rsidDel="00000000" w:rsidR="00000000" w:rsidRPr="00000000">
        <w:rPr>
          <w:rtl w:val="0"/>
        </w:rPr>
        <w:t xml:space="preserve">The Prime Archon stood in their path, hands clasped behind his back, expression as stoic as ever. He was tall and narrow-framed, with neatly combed sandy blond hair streaked faintly with silver. His face was carved with patience and precision—high cheekbones, a blade-straight nose, and unreadable eyes that gave nothing away. He looked like a man built for stillness, each movement measured, each word sharpened before use.</w:t>
      </w:r>
    </w:p>
    <w:p w:rsidR="00000000" w:rsidDel="00000000" w:rsidP="00000000" w:rsidRDefault="00000000" w:rsidRPr="00000000" w14:paraId="000001CE">
      <w:pPr>
        <w:spacing w:after="0" w:before="0" w:line="480" w:lineRule="auto"/>
        <w:ind w:left="720" w:firstLine="720"/>
        <w:rPr/>
      </w:pPr>
      <w:r w:rsidDel="00000000" w:rsidR="00000000" w:rsidRPr="00000000">
        <w:rPr>
          <w:rtl w:val="0"/>
        </w:rPr>
        <w:t xml:space="preserve">     “Son, before you go, I just want to say—” The Prime trailed off as Asher walked right past him, then stopped.</w:t>
      </w:r>
    </w:p>
    <w:p w:rsidR="00000000" w:rsidDel="00000000" w:rsidP="00000000" w:rsidRDefault="00000000" w:rsidRPr="00000000" w14:paraId="000001CF">
      <w:pPr>
        <w:spacing w:after="0" w:before="0" w:line="480" w:lineRule="auto"/>
        <w:ind w:left="720" w:firstLine="720"/>
        <w:rPr/>
      </w:pPr>
      <w:r w:rsidDel="00000000" w:rsidR="00000000" w:rsidRPr="00000000">
        <w:rPr>
          <w:rtl w:val="0"/>
        </w:rPr>
        <w:t xml:space="preserve">     “You should know better than to call me that in public, Prime Archon. I had wondered if you would still try to sabotage me, or if what you said last night was true—that you had finally given up. But lo and behold… who else in this Zephyrs-taken city could twist people, rules, and words that masterfully but you?</w:t>
      </w:r>
    </w:p>
    <w:p w:rsidR="00000000" w:rsidDel="00000000" w:rsidP="00000000" w:rsidRDefault="00000000" w:rsidRPr="00000000" w14:paraId="000001D0">
      <w:pPr>
        <w:spacing w:after="0" w:before="0" w:line="480" w:lineRule="auto"/>
        <w:ind w:left="720" w:firstLine="720"/>
        <w:rPr/>
      </w:pPr>
      <w:r w:rsidDel="00000000" w:rsidR="00000000" w:rsidRPr="00000000">
        <w:rPr>
          <w:rtl w:val="0"/>
        </w:rPr>
        <w:t xml:space="preserve">   “Pitting me against my best friend?” Asher chuckled softly, fists clenched. “You’re not as clever as you think you are, if you thought that would stop me. After all, a Hunter mustn’t hesitate.” Asher resumed walking.</w:t>
      </w:r>
    </w:p>
    <w:p w:rsidR="00000000" w:rsidDel="00000000" w:rsidP="00000000" w:rsidRDefault="00000000" w:rsidRPr="00000000" w14:paraId="000001D1">
      <w:pPr>
        <w:spacing w:after="0" w:before="0" w:line="480" w:lineRule="auto"/>
        <w:ind w:left="720" w:firstLine="720"/>
        <w:rPr/>
      </w:pPr>
      <w:r w:rsidDel="00000000" w:rsidR="00000000" w:rsidRPr="00000000">
        <w:rPr>
          <w:rtl w:val="0"/>
        </w:rPr>
        <w:t xml:space="preserve">     The Prime Archon sputtered, as if to continue, but the words never came. Behind him, Asher heard Renwick greet The Prime.</w:t>
      </w:r>
    </w:p>
    <w:p w:rsidR="00000000" w:rsidDel="00000000" w:rsidP="00000000" w:rsidRDefault="00000000" w:rsidRPr="00000000" w14:paraId="000001D2">
      <w:pPr>
        <w:spacing w:after="0" w:before="0" w:line="480" w:lineRule="auto"/>
        <w:ind w:left="720" w:firstLine="720"/>
        <w:rPr/>
      </w:pPr>
      <w:r w:rsidDel="00000000" w:rsidR="00000000" w:rsidRPr="00000000">
        <w:rPr>
          <w:rtl w:val="0"/>
        </w:rPr>
        <w:t xml:space="preserve">     “Prime Archon. It’s an honor, sir.”</w:t>
      </w:r>
    </w:p>
    <w:p w:rsidR="00000000" w:rsidDel="00000000" w:rsidP="00000000" w:rsidRDefault="00000000" w:rsidRPr="00000000" w14:paraId="000001D3">
      <w:pPr>
        <w:spacing w:after="0" w:before="0" w:line="480" w:lineRule="auto"/>
        <w:ind w:left="720" w:firstLine="720"/>
        <w:rPr/>
      </w:pPr>
      <w:r w:rsidDel="00000000" w:rsidR="00000000" w:rsidRPr="00000000">
        <w:rPr>
          <w:rtl w:val="0"/>
        </w:rPr>
        <w:t xml:space="preserve">The Prime didn’t respond, likely still caught off guard. Not to be discouraged, Renwick continued:</w:t>
      </w:r>
    </w:p>
    <w:p w:rsidR="00000000" w:rsidDel="00000000" w:rsidP="00000000" w:rsidRDefault="00000000" w:rsidRPr="00000000" w14:paraId="000001D4">
      <w:pPr>
        <w:spacing w:after="0" w:before="0" w:line="480" w:lineRule="auto"/>
        <w:ind w:left="720" w:firstLine="720"/>
        <w:rPr/>
      </w:pPr>
      <w:r w:rsidDel="00000000" w:rsidR="00000000" w:rsidRPr="00000000">
        <w:rPr>
          <w:rtl w:val="0"/>
        </w:rPr>
        <w:t xml:space="preserve">“Must be difficult, maintaining the city’s approval. But who knows what the air may bring. Perhaps I’ll return with a prime contribution.”</w:t>
      </w:r>
    </w:p>
    <w:p w:rsidR="00000000" w:rsidDel="00000000" w:rsidP="00000000" w:rsidRDefault="00000000" w:rsidRPr="00000000" w14:paraId="000001D5">
      <w:pPr>
        <w:spacing w:after="0" w:before="0" w:line="480" w:lineRule="auto"/>
        <w:ind w:left="720" w:firstLine="720"/>
        <w:rPr>
          <w:i w:val="1"/>
          <w:iCs w:val="1"/>
        </w:rPr>
      </w:pPr>
      <w:r w:rsidDel="00000000" w:rsidR="00000000" w:rsidRPr="00000000">
        <w:rPr>
          <w:rtl w:val="0"/>
        </w:rPr>
        <w:t xml:space="preserve">Asher stopped in place. </w:t>
      </w:r>
      <w:r w:rsidDel="00000000" w:rsidR="00000000" w:rsidRPr="00000000">
        <w:rPr>
          <w:i w:val="1"/>
          <w:iCs w:val="1"/>
          <w:rtl w:val="0"/>
        </w:rPr>
        <w:t xml:space="preserve">Wait, what?</w:t>
      </w:r>
    </w:p>
    <w:p w:rsidR="00000000" w:rsidDel="00000000" w:rsidP="00000000" w:rsidRDefault="00000000" w:rsidRPr="00000000" w14:paraId="000001D6">
      <w:pPr>
        <w:spacing w:after="0" w:before="0" w:line="480" w:lineRule="auto"/>
        <w:ind w:left="720" w:firstLine="720"/>
        <w:rPr/>
      </w:pPr>
      <w:r w:rsidDel="00000000" w:rsidR="00000000" w:rsidRPr="00000000">
        <w:rPr>
          <w:rtl w:val="0"/>
        </w:rPr>
        <w:t xml:space="preserve"> </w:t>
      </w:r>
      <w:r w:rsidDel="00000000" w:rsidR="00000000" w:rsidRPr="00000000">
        <w:rPr>
          <w:rtl w:val="0"/>
        </w:rPr>
        <w:t xml:space="preserve"> “Young man, </w:t>
      </w:r>
      <w:r w:rsidDel="00000000" w:rsidR="00000000" w:rsidRPr="00000000">
        <w:rPr>
          <w:rtl w:val="0"/>
        </w:rPr>
        <w:t xml:space="preserve">what—was that you just said?” The Prime said sharply, his voice low and dangerous.</w:t>
      </w:r>
    </w:p>
    <w:p w:rsidR="00000000" w:rsidDel="00000000" w:rsidP="00000000" w:rsidRDefault="00000000" w:rsidRPr="00000000" w14:paraId="000001D7">
      <w:pPr>
        <w:spacing w:after="0" w:before="0" w:line="480" w:lineRule="auto"/>
        <w:ind w:left="720" w:firstLine="720"/>
        <w:rPr/>
      </w:pPr>
      <w:r w:rsidDel="00000000" w:rsidR="00000000" w:rsidRPr="00000000">
        <w:rPr>
          <w:rtl w:val="0"/>
        </w:rPr>
        <w:t xml:space="preserve">“Hmm? I won’t let you down,” Renwick said smoothly.</w:t>
      </w:r>
    </w:p>
    <w:p w:rsidR="00000000" w:rsidDel="00000000" w:rsidP="00000000" w:rsidRDefault="00000000" w:rsidRPr="00000000" w14:paraId="000001D8">
      <w:pPr>
        <w:spacing w:after="0" w:before="0" w:line="480" w:lineRule="auto"/>
        <w:ind w:left="720" w:firstLine="720"/>
        <w:rPr/>
      </w:pPr>
      <w:r w:rsidDel="00000000" w:rsidR="00000000" w:rsidRPr="00000000">
        <w:rPr>
          <w:rtl w:val="0"/>
        </w:rPr>
        <w:t xml:space="preserve">Then, without another glance, he turned and jogged to catch up to Asher.</w:t>
      </w:r>
    </w:p>
    <w:p w:rsidR="00000000" w:rsidDel="00000000" w:rsidP="00000000" w:rsidRDefault="00000000" w:rsidRPr="00000000" w14:paraId="000001D9">
      <w:pPr>
        <w:spacing w:after="0" w:before="0" w:line="480" w:lineRule="auto"/>
        <w:ind w:left="720" w:firstLine="720"/>
        <w:rPr/>
      </w:pPr>
      <w:r w:rsidDel="00000000" w:rsidR="00000000" w:rsidRPr="00000000">
        <w:rPr>
          <w:rtl w:val="0"/>
        </w:rPr>
        <w:t xml:space="preserve">“Damn,” Renwick drawled, falling in step beside him. “And you said I—strive to be the most hated? Guess it’s true what they say.”</w:t>
      </w:r>
    </w:p>
    <w:p w:rsidR="00000000" w:rsidDel="00000000" w:rsidP="00000000" w:rsidRDefault="00000000" w:rsidRPr="00000000" w14:paraId="000001DA">
      <w:pPr>
        <w:spacing w:after="0" w:before="0" w:line="480" w:lineRule="auto"/>
        <w:ind w:left="720" w:firstLine="720"/>
        <w:rPr/>
      </w:pPr>
      <w:r w:rsidDel="00000000" w:rsidR="00000000" w:rsidRPr="00000000">
        <w:rPr>
          <w:rtl w:val="0"/>
        </w:rPr>
        <w:t xml:space="preserve">Asher stopped in place, staring daggers at him. “And what’s that?”</w:t>
      </w:r>
    </w:p>
    <w:p w:rsidR="00000000" w:rsidDel="00000000" w:rsidP="00000000" w:rsidRDefault="00000000" w:rsidRPr="00000000" w14:paraId="000001DB">
      <w:pPr>
        <w:spacing w:after="0" w:before="0" w:line="480" w:lineRule="auto"/>
        <w:ind w:left="720" w:firstLine="720"/>
        <w:rPr/>
      </w:pPr>
      <w:r w:rsidDel="00000000" w:rsidR="00000000" w:rsidRPr="00000000">
        <w:rPr>
          <w:rtl w:val="0"/>
        </w:rPr>
        <w:t xml:space="preserve">Renwick just smiled, like he’d been hoping Asher would ask.</w:t>
      </w:r>
    </w:p>
    <w:p w:rsidR="00000000" w:rsidDel="00000000" w:rsidP="00000000" w:rsidRDefault="00000000" w:rsidRPr="00000000" w14:paraId="000001DC">
      <w:pPr>
        <w:spacing w:after="0" w:before="0" w:line="480" w:lineRule="auto"/>
        <w:ind w:left="720" w:firstLine="720"/>
        <w:rPr/>
      </w:pPr>
      <w:r w:rsidDel="00000000" w:rsidR="00000000" w:rsidRPr="00000000">
        <w:rPr>
          <w:rtl w:val="0"/>
        </w:rPr>
        <w:t xml:space="preserve">“That all Rivers run cold.”</w:t>
      </w:r>
    </w:p>
    <w:p w:rsidR="00000000" w:rsidDel="00000000" w:rsidP="00000000" w:rsidRDefault="00000000" w:rsidRPr="00000000" w14:paraId="000001DD">
      <w:pPr>
        <w:spacing w:after="0" w:before="0" w:line="480" w:lineRule="auto"/>
        <w:ind w:left="720" w:firstLine="720"/>
        <w:rPr/>
      </w:pPr>
      <w:r w:rsidDel="00000000" w:rsidR="00000000" w:rsidRPr="00000000">
        <w:rPr>
          <w:rtl w:val="0"/>
        </w:rPr>
        <w:t xml:space="preserve">Asher gritted his teeth.</w:t>
      </w:r>
    </w:p>
    <w:p w:rsidR="00000000" w:rsidDel="00000000" w:rsidP="00000000" w:rsidRDefault="00000000" w:rsidRPr="00000000" w14:paraId="000001DE">
      <w:pPr>
        <w:spacing w:after="0" w:before="0" w:line="480" w:lineRule="auto"/>
        <w:ind w:left="720" w:firstLine="720"/>
        <w:rPr>
          <w:i w:val="1"/>
          <w:iCs w:val="1"/>
        </w:rPr>
      </w:pPr>
      <w:r w:rsidDel="00000000" w:rsidR="00000000" w:rsidRPr="00000000">
        <w:rPr>
          <w:i w:val="1"/>
          <w:iCs w:val="1"/>
          <w:rtl w:val="0"/>
        </w:rPr>
        <w:t xml:space="preserve">That bolting Ratrod. Though… he’s right, isn’t he? </w:t>
      </w:r>
      <w:r w:rsidDel="00000000" w:rsidR="00000000" w:rsidRPr="00000000">
        <w:rPr>
          <w:rtl w:val="0"/>
        </w:rPr>
        <w:t xml:space="preserve">Asher’s fists clenched at his sides. </w:t>
      </w:r>
      <w:r w:rsidDel="00000000" w:rsidR="00000000" w:rsidRPr="00000000">
        <w:rPr>
          <w:i w:val="1"/>
          <w:iCs w:val="1"/>
          <w:rtl w:val="0"/>
        </w:rPr>
        <w:t xml:space="preserve">I’m sorry, Haldric. Praew.</w:t>
      </w:r>
    </w:p>
    <w:p w:rsidR="00000000" w:rsidDel="00000000" w:rsidP="00000000" w:rsidRDefault="00000000" w:rsidRPr="00000000" w14:paraId="000001DF">
      <w:pPr>
        <w:spacing w:after="0" w:before="0" w:line="480" w:lineRule="auto"/>
        <w:ind w:left="720" w:firstLine="720"/>
        <w:rPr/>
      </w:pPr>
      <w:r w:rsidDel="00000000" w:rsidR="00000000" w:rsidRPr="00000000">
        <w:rPr>
          <w:rtl w:val="0"/>
        </w:rPr>
        <w:t xml:space="preserve">But he stayed quiet. Letting Renwick rile him up would only prove him right.</w:t>
      </w:r>
    </w:p>
    <w:p w:rsidR="00000000" w:rsidDel="00000000" w:rsidP="00000000" w:rsidRDefault="00000000" w:rsidRPr="00000000" w14:paraId="000001E0">
      <w:pPr>
        <w:spacing w:after="0" w:before="0" w:line="480" w:lineRule="auto"/>
        <w:ind w:left="720" w:firstLine="720"/>
        <w:rPr/>
      </w:pPr>
      <w:r w:rsidDel="00000000" w:rsidR="00000000" w:rsidRPr="00000000">
        <w:rPr>
          <w:rtl w:val="0"/>
        </w:rPr>
        <w:t xml:space="preserve">Renwick only laughed. “Oh, this is gonna be fun.”</w:t>
      </w:r>
    </w:p>
    <w:p w:rsidR="00000000" w:rsidDel="00000000" w:rsidP="00000000" w:rsidRDefault="00000000" w:rsidRPr="00000000" w14:paraId="000001E1">
      <w:pPr>
        <w:spacing w:after="0" w:before="0" w:line="480" w:lineRule="auto"/>
        <w:ind w:left="720" w:firstLine="720"/>
        <w:rPr/>
      </w:pPr>
      <w:r w:rsidDel="00000000" w:rsidR="00000000" w:rsidRPr="00000000">
        <w:rPr>
          <w:rtl w:val="0"/>
        </w:rPr>
        <w:t xml:space="preserve">Asher followed in silence, breath steady, fists tight. The sound of their boots echoed against the stone as Hunter Steel led them through the heart of the city. </w:t>
      </w:r>
    </w:p>
    <w:p w:rsidR="00000000" w:rsidDel="00000000" w:rsidP="00000000" w:rsidRDefault="00000000" w:rsidRPr="00000000" w14:paraId="000001E2">
      <w:pPr>
        <w:spacing w:after="0" w:before="0" w:line="480" w:lineRule="auto"/>
        <w:ind w:left="720" w:firstLine="720"/>
        <w:rPr/>
      </w:pPr>
      <w:r w:rsidDel="00000000" w:rsidR="00000000" w:rsidRPr="00000000">
        <w:rPr>
          <w:rtl w:val="0"/>
        </w:rPr>
      </w:r>
    </w:p>
    <w:p w:rsidR="00000000" w:rsidDel="00000000" w:rsidP="00000000" w:rsidRDefault="00000000" w:rsidRPr="00000000" w14:paraId="000001E3">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1E4">
      <w:pPr>
        <w:spacing w:after="0" w:before="0" w:line="480" w:lineRule="auto"/>
        <w:ind w:left="720" w:firstLine="720"/>
        <w:rPr/>
      </w:pPr>
      <w:r w:rsidDel="00000000" w:rsidR="00000000" w:rsidRPr="00000000">
        <w:rPr>
          <w:rtl w:val="0"/>
        </w:rPr>
      </w:r>
    </w:p>
    <w:p w:rsidR="00000000" w:rsidDel="00000000" w:rsidP="00000000" w:rsidRDefault="00000000" w:rsidRPr="00000000" w14:paraId="000001E5">
      <w:pPr>
        <w:spacing w:after="0" w:before="0" w:line="480" w:lineRule="auto"/>
        <w:ind w:left="720" w:firstLine="720"/>
        <w:rPr/>
      </w:pPr>
      <w:r w:rsidDel="00000000" w:rsidR="00000000" w:rsidRPr="00000000">
        <w:rPr>
          <w:rtl w:val="0"/>
        </w:rPr>
        <w:t xml:space="preserve">     The path was a familiar one—one that every citizen had passed a hundred times but never truly seen. Two guards stood at the end of the corridor, their spears crossed over the entrance to a reinforced gate.</w:t>
      </w:r>
    </w:p>
    <w:p w:rsidR="00000000" w:rsidDel="00000000" w:rsidP="00000000" w:rsidRDefault="00000000" w:rsidRPr="00000000" w14:paraId="000001E6">
      <w:pPr>
        <w:spacing w:after="0" w:before="0" w:line="480" w:lineRule="auto"/>
        <w:ind w:left="720" w:firstLine="720"/>
        <w:rPr/>
      </w:pPr>
      <w:r w:rsidDel="00000000" w:rsidR="00000000" w:rsidRPr="00000000">
        <w:rPr>
          <w:rtl w:val="0"/>
        </w:rPr>
        <w:t xml:space="preserve">     The only passage to the surface. No one was ever allowed through. The moment the guards saw them approaching, their stance shifted. Their expressions hardened—not with suspicion, but with awe.</w:t>
      </w:r>
    </w:p>
    <w:p w:rsidR="00000000" w:rsidDel="00000000" w:rsidP="00000000" w:rsidRDefault="00000000" w:rsidRPr="00000000" w14:paraId="000001E7">
      <w:pPr>
        <w:spacing w:after="0" w:before="0" w:line="480" w:lineRule="auto"/>
        <w:ind w:left="720" w:firstLine="720"/>
        <w:rPr/>
      </w:pPr>
      <w:r w:rsidDel="00000000" w:rsidR="00000000" w:rsidRPr="00000000">
        <w:rPr>
          <w:rtl w:val="0"/>
        </w:rPr>
        <w:t xml:space="preserve">     Hunter Steel’s voice rang with quiet authority. “Hunter Steel, Apprentice Hunter Asher, and Apprentice Hunter Renwick requesting surface gate access.”</w:t>
      </w:r>
    </w:p>
    <w:p w:rsidR="00000000" w:rsidDel="00000000" w:rsidP="00000000" w:rsidRDefault="00000000" w:rsidRPr="00000000" w14:paraId="000001E8">
      <w:pPr>
        <w:spacing w:after="0" w:before="0" w:line="480" w:lineRule="auto"/>
        <w:ind w:left="720" w:firstLine="720"/>
        <w:rPr/>
      </w:pPr>
      <w:r w:rsidDel="00000000" w:rsidR="00000000" w:rsidRPr="00000000">
        <w:rPr>
          <w:rtl w:val="0"/>
        </w:rPr>
        <w:t xml:space="preserve">The air felt thick.</w:t>
      </w:r>
    </w:p>
    <w:p w:rsidR="00000000" w:rsidDel="00000000" w:rsidP="00000000" w:rsidRDefault="00000000" w:rsidRPr="00000000" w14:paraId="000001E9">
      <w:pPr>
        <w:spacing w:after="0" w:before="0" w:line="480" w:lineRule="auto"/>
        <w:ind w:left="720" w:firstLine="720"/>
        <w:rPr/>
      </w:pPr>
      <w:r w:rsidDel="00000000" w:rsidR="00000000" w:rsidRPr="00000000">
        <w:rPr>
          <w:rtl w:val="0"/>
        </w:rPr>
        <w:t xml:space="preserve">The guards hesitated for only a breath before snapping to attention. In near-perfect unison, they withdrew their spears and stepped aside.</w:t>
      </w:r>
    </w:p>
    <w:p w:rsidR="00000000" w:rsidDel="00000000" w:rsidP="00000000" w:rsidRDefault="00000000" w:rsidRPr="00000000" w14:paraId="000001EA">
      <w:pPr>
        <w:spacing w:after="0" w:before="0" w:line="480" w:lineRule="auto"/>
        <w:ind w:left="720" w:firstLine="720"/>
        <w:rPr/>
      </w:pPr>
      <w:r w:rsidDel="00000000" w:rsidR="00000000" w:rsidRPr="00000000">
        <w:rPr>
          <w:rtl w:val="0"/>
        </w:rPr>
        <w:t xml:space="preserve">The lock unlatched.</w:t>
      </w:r>
    </w:p>
    <w:p w:rsidR="00000000" w:rsidDel="00000000" w:rsidP="00000000" w:rsidRDefault="00000000" w:rsidRPr="00000000" w14:paraId="000001EB">
      <w:pPr>
        <w:spacing w:after="0" w:before="0" w:line="480" w:lineRule="auto"/>
        <w:ind w:left="720" w:firstLine="720"/>
        <w:rPr/>
      </w:pPr>
      <w:r w:rsidDel="00000000" w:rsidR="00000000" w:rsidRPr="00000000">
        <w:rPr>
          <w:rtl w:val="0"/>
        </w:rPr>
        <w:t xml:space="preserve">The heavy mechanisms groaned as the doors slowly swung open.</w:t>
      </w:r>
    </w:p>
    <w:p w:rsidR="00000000" w:rsidDel="00000000" w:rsidP="00000000" w:rsidRDefault="00000000" w:rsidRPr="00000000" w14:paraId="000001EC">
      <w:pPr>
        <w:spacing w:after="0" w:before="0" w:line="480" w:lineRule="auto"/>
        <w:ind w:left="720" w:firstLine="720"/>
        <w:rPr/>
      </w:pPr>
      <w:r w:rsidDel="00000000" w:rsidR="00000000" w:rsidRPr="00000000">
        <w:rPr>
          <w:rtl w:val="0"/>
        </w:rPr>
        <w:t xml:space="preserve">Renwick, for once, was silent.</w:t>
      </w:r>
    </w:p>
    <w:p w:rsidR="00000000" w:rsidDel="00000000" w:rsidP="00000000" w:rsidRDefault="00000000" w:rsidRPr="00000000" w14:paraId="000001ED">
      <w:pPr>
        <w:spacing w:after="0" w:before="0" w:line="480" w:lineRule="auto"/>
        <w:ind w:left="720" w:firstLine="720"/>
        <w:rPr/>
      </w:pPr>
      <w:r w:rsidDel="00000000" w:rsidR="00000000" w:rsidRPr="00000000">
        <w:rPr>
          <w:rtl w:val="0"/>
        </w:rPr>
        <w:t xml:space="preserve">Asher barely heard his own footsteps as he stepped forward, his heartbeat roaring in his ears. Every eye in the city would be on his back if they could see him now. The weight of it pressed against his shoulders.</w:t>
      </w:r>
    </w:p>
    <w:p w:rsidR="00000000" w:rsidDel="00000000" w:rsidP="00000000" w:rsidRDefault="00000000" w:rsidRPr="00000000" w14:paraId="000001EE">
      <w:pPr>
        <w:spacing w:after="0" w:before="0" w:line="480" w:lineRule="auto"/>
        <w:ind w:left="720" w:firstLine="720"/>
        <w:rPr/>
      </w:pPr>
      <w:r w:rsidDel="00000000" w:rsidR="00000000" w:rsidRPr="00000000">
        <w:rPr>
          <w:rtl w:val="0"/>
        </w:rPr>
        <w:t xml:space="preserve">And then—</w:t>
      </w:r>
    </w:p>
    <w:p w:rsidR="00000000" w:rsidDel="00000000" w:rsidP="00000000" w:rsidRDefault="00000000" w:rsidRPr="00000000" w14:paraId="000001EF">
      <w:pPr>
        <w:spacing w:after="0" w:before="0" w:line="480" w:lineRule="auto"/>
        <w:ind w:left="720" w:firstLine="720"/>
        <w:rPr/>
      </w:pPr>
      <w:r w:rsidDel="00000000" w:rsidR="00000000" w:rsidRPr="00000000">
        <w:rPr>
          <w:rtl w:val="0"/>
        </w:rPr>
        <w:t xml:space="preserve">The door fully opened.</w:t>
      </w:r>
    </w:p>
    <w:p w:rsidR="00000000" w:rsidDel="00000000" w:rsidP="00000000" w:rsidRDefault="00000000" w:rsidRPr="00000000" w14:paraId="000001F0">
      <w:pPr>
        <w:spacing w:after="0" w:before="0" w:line="480" w:lineRule="auto"/>
        <w:ind w:left="720" w:firstLine="720"/>
        <w:rPr/>
      </w:pPr>
      <w:r w:rsidDel="00000000" w:rsidR="00000000" w:rsidRPr="00000000">
        <w:rPr>
          <w:rtl w:val="0"/>
        </w:rPr>
        <w:t xml:space="preserve">Asher stepped through and the door shut behind them.</w:t>
      </w:r>
    </w:p>
    <w:p w:rsidR="00000000" w:rsidDel="00000000" w:rsidP="00000000" w:rsidRDefault="00000000" w:rsidRPr="00000000" w14:paraId="000001F1">
      <w:pPr>
        <w:spacing w:after="0" w:before="0" w:line="480" w:lineRule="auto"/>
        <w:ind w:left="720" w:firstLine="720"/>
        <w:rPr/>
      </w:pPr>
      <w:r w:rsidDel="00000000" w:rsidR="00000000" w:rsidRPr="00000000">
        <w:rPr>
          <w:rtl w:val="0"/>
        </w:rPr>
        <w:t xml:space="preserve">     The tunnel stretched ahead, splitting into two paths. To the left, a downward spiral vanished into endless darkness. But their path led upward—a steady, sloping incline carved into the stone. It was wide, yet somehow felt suffocating, the walls pressing inward the higher they climbed. No railings, no markers—just a path of smooth, worn stone leading into the unknown.</w:t>
      </w:r>
    </w:p>
    <w:p w:rsidR="00000000" w:rsidDel="00000000" w:rsidP="00000000" w:rsidRDefault="00000000" w:rsidRPr="00000000" w14:paraId="000001F2">
      <w:pPr>
        <w:spacing w:after="0" w:before="0" w:line="480" w:lineRule="auto"/>
        <w:ind w:left="720" w:firstLine="720"/>
        <w:rPr/>
      </w:pPr>
      <w:r w:rsidDel="00000000" w:rsidR="00000000" w:rsidRPr="00000000">
        <w:rPr>
          <w:rtl w:val="0"/>
        </w:rPr>
        <w:t xml:space="preserve">Asher and Renwick followed in silence, their boots scuffing against the floor. The only sound was the faint, steady rhythm of their steps and the occasional soft drip of water from somewhere unseen. The higher they went, the thicker the air became, charged with something unseen—something humming just beyond reach.</w:t>
      </w:r>
    </w:p>
    <w:p w:rsidR="00000000" w:rsidDel="00000000" w:rsidP="00000000" w:rsidRDefault="00000000" w:rsidRPr="00000000" w14:paraId="000001F3">
      <w:pPr>
        <w:spacing w:after="0" w:before="0" w:line="480" w:lineRule="auto"/>
        <w:ind w:left="720" w:firstLine="720"/>
        <w:rPr/>
      </w:pPr>
      <w:r w:rsidDel="00000000" w:rsidR="00000000" w:rsidRPr="00000000">
        <w:rPr>
          <w:rtl w:val="0"/>
        </w:rPr>
        <w:t xml:space="preserve">Asher rolled his shoulders, trying to shake the unease creeping into his bones.</w:t>
      </w:r>
    </w:p>
    <w:p w:rsidR="00000000" w:rsidDel="00000000" w:rsidP="00000000" w:rsidRDefault="00000000" w:rsidRPr="00000000" w14:paraId="000001F4">
      <w:pPr>
        <w:spacing w:after="0" w:before="0" w:line="480" w:lineRule="auto"/>
        <w:ind w:left="720" w:firstLine="720"/>
        <w:rPr/>
      </w:pPr>
      <w:r w:rsidDel="00000000" w:rsidR="00000000" w:rsidRPr="00000000">
        <w:rPr>
          <w:rtl w:val="0"/>
        </w:rPr>
        <w:t xml:space="preserve">The incline was gradual, but each step forward felt heavier than the last.</w:t>
      </w:r>
    </w:p>
    <w:p w:rsidR="00000000" w:rsidDel="00000000" w:rsidP="00000000" w:rsidRDefault="00000000" w:rsidRPr="00000000" w14:paraId="000001F5">
      <w:pPr>
        <w:spacing w:after="0" w:before="0" w:line="480" w:lineRule="auto"/>
        <w:ind w:left="720" w:firstLine="720"/>
        <w:rPr/>
      </w:pPr>
      <w:r w:rsidDel="00000000" w:rsidR="00000000" w:rsidRPr="00000000">
        <w:rPr>
          <w:rtl w:val="0"/>
        </w:rPr>
        <w:t xml:space="preserve">He exhaled, only to realize his breath came out shakier than before.</w:t>
      </w:r>
    </w:p>
    <w:p w:rsidR="00000000" w:rsidDel="00000000" w:rsidP="00000000" w:rsidRDefault="00000000" w:rsidRPr="00000000" w14:paraId="000001F6">
      <w:pPr>
        <w:spacing w:after="0" w:before="0" w:line="480" w:lineRule="auto"/>
        <w:ind w:left="720" w:firstLine="720"/>
        <w:rPr/>
      </w:pPr>
      <w:r w:rsidDel="00000000" w:rsidR="00000000" w:rsidRPr="00000000">
        <w:rPr>
          <w:rtl w:val="0"/>
        </w:rPr>
        <w:t xml:space="preserve">Renwick was quiet. Too quiet.</w:t>
      </w:r>
    </w:p>
    <w:p w:rsidR="00000000" w:rsidDel="00000000" w:rsidP="00000000" w:rsidRDefault="00000000" w:rsidRPr="00000000" w14:paraId="000001F7">
      <w:pPr>
        <w:spacing w:after="0" w:before="0" w:line="480" w:lineRule="auto"/>
        <w:ind w:left="720" w:firstLine="720"/>
        <w:rPr/>
      </w:pPr>
      <w:r w:rsidDel="00000000" w:rsidR="00000000" w:rsidRPr="00000000">
        <w:rPr>
          <w:rtl w:val="0"/>
        </w:rPr>
        <w:t xml:space="preserve">Asher flicked a glance at him.</w:t>
      </w:r>
    </w:p>
    <w:p w:rsidR="00000000" w:rsidDel="00000000" w:rsidP="00000000" w:rsidRDefault="00000000" w:rsidRPr="00000000" w14:paraId="000001F8">
      <w:pPr>
        <w:spacing w:after="0" w:before="0" w:line="480" w:lineRule="auto"/>
        <w:ind w:left="720" w:firstLine="720"/>
        <w:rPr/>
      </w:pPr>
      <w:r w:rsidDel="00000000" w:rsidR="00000000" w:rsidRPr="00000000">
        <w:rPr>
          <w:rtl w:val="0"/>
        </w:rPr>
        <w:t xml:space="preserve">The usual smirk was gone. The cocky swagger, absent. His shoulders were rigid, his eyes darting to the walls, the floor, then up ahead where the tunnel curved just out of sight.</w:t>
      </w:r>
    </w:p>
    <w:p w:rsidR="00000000" w:rsidDel="00000000" w:rsidP="00000000" w:rsidRDefault="00000000" w:rsidRPr="00000000" w14:paraId="000001F9">
      <w:pPr>
        <w:spacing w:after="0" w:before="0" w:line="480" w:lineRule="auto"/>
        <w:ind w:left="720" w:firstLine="720"/>
        <w:rPr/>
      </w:pPr>
      <w:r w:rsidDel="00000000" w:rsidR="00000000" w:rsidRPr="00000000">
        <w:rPr>
          <w:rtl w:val="0"/>
        </w:rPr>
        <w:t xml:space="preserve">For once, the bastard looked just as nervous as Asher felt.</w:t>
      </w:r>
    </w:p>
    <w:p w:rsidR="00000000" w:rsidDel="00000000" w:rsidP="00000000" w:rsidRDefault="00000000" w:rsidRPr="00000000" w14:paraId="000001FA">
      <w:pPr>
        <w:spacing w:after="0" w:before="0" w:line="480" w:lineRule="auto"/>
        <w:ind w:left="720" w:firstLine="720"/>
        <w:rPr/>
      </w:pPr>
      <w:r w:rsidDel="00000000" w:rsidR="00000000" w:rsidRPr="00000000">
        <w:rPr>
          <w:rtl w:val="0"/>
        </w:rPr>
        <w:t xml:space="preserve">The further they went, the more the air changed. It wasn’t something he could see—it was something he could feel.</w:t>
      </w:r>
    </w:p>
    <w:p w:rsidR="00000000" w:rsidDel="00000000" w:rsidP="00000000" w:rsidRDefault="00000000" w:rsidRPr="00000000" w14:paraId="000001FB">
      <w:pPr>
        <w:spacing w:after="0" w:before="0" w:line="480" w:lineRule="auto"/>
        <w:ind w:left="720" w:firstLine="720"/>
        <w:rPr/>
      </w:pPr>
      <w:r w:rsidDel="00000000" w:rsidR="00000000" w:rsidRPr="00000000">
        <w:rPr>
          <w:rtl w:val="0"/>
        </w:rPr>
        <w:t xml:space="preserve">The air moved. Not like the stale, recycled drafts of the underground, but something alive. It curled around him, slipping past his collar, gliding over his skin like unseen fingers tracing every inch of exposed flesh. It wasn’t harsh—it was gentle, almost soothing, yet it sent a shiver down his spine. It touched his face, his arms, his chest, an invisible tide washing over him, and for the first time in his life. It was eerie and intimate, all at once. Asher felt violated. He clenched his fists, resisting the urge to shudder. He had imagined his feet first touching the surface, but he had never imagined it would touch him first.</w:t>
      </w:r>
    </w:p>
    <w:p w:rsidR="00000000" w:rsidDel="00000000" w:rsidP="00000000" w:rsidRDefault="00000000" w:rsidRPr="00000000" w14:paraId="000001FC">
      <w:pPr>
        <w:spacing w:after="0" w:before="0" w:line="480" w:lineRule="auto"/>
        <w:ind w:left="720" w:firstLine="720"/>
        <w:rPr/>
      </w:pPr>
      <w:r w:rsidDel="00000000" w:rsidR="00000000" w:rsidRPr="00000000">
        <w:rPr>
          <w:rtl w:val="0"/>
        </w:rPr>
        <w:t xml:space="preserve">A strange, tingling sensation crept up Asher’s spine, buzzing at the back of his skull. He flexed his fingers, then frowned.</w:t>
      </w:r>
    </w:p>
    <w:p w:rsidR="00000000" w:rsidDel="00000000" w:rsidP="00000000" w:rsidRDefault="00000000" w:rsidRPr="00000000" w14:paraId="000001FD">
      <w:pPr>
        <w:spacing w:after="0" w:before="0" w:line="480" w:lineRule="auto"/>
        <w:ind w:left="720" w:firstLine="720"/>
        <w:rPr/>
      </w:pPr>
      <w:r w:rsidDel="00000000" w:rsidR="00000000" w:rsidRPr="00000000">
        <w:rPr>
          <w:rtl w:val="0"/>
        </w:rPr>
        <w:t xml:space="preserve">His skin prickled.</w:t>
      </w:r>
    </w:p>
    <w:p w:rsidR="00000000" w:rsidDel="00000000" w:rsidP="00000000" w:rsidRDefault="00000000" w:rsidRPr="00000000" w14:paraId="000001FE">
      <w:pPr>
        <w:spacing w:after="0" w:before="0" w:line="480" w:lineRule="auto"/>
        <w:ind w:left="720" w:firstLine="720"/>
        <w:rPr/>
      </w:pPr>
      <w:r w:rsidDel="00000000" w:rsidR="00000000" w:rsidRPr="00000000">
        <w:rPr>
          <w:rtl w:val="0"/>
        </w:rPr>
        <w:t xml:space="preserve">The hair on his arms stood on end.</w:t>
      </w:r>
    </w:p>
    <w:p w:rsidR="00000000" w:rsidDel="00000000" w:rsidP="00000000" w:rsidRDefault="00000000" w:rsidRPr="00000000" w14:paraId="000001FF">
      <w:pPr>
        <w:spacing w:after="0" w:before="0" w:line="480" w:lineRule="auto"/>
        <w:ind w:left="720" w:firstLine="720"/>
        <w:rPr/>
      </w:pPr>
      <w:r w:rsidDel="00000000" w:rsidR="00000000" w:rsidRPr="00000000">
        <w:rPr>
          <w:rtl w:val="0"/>
        </w:rPr>
        <w:t xml:space="preserve">He stopped mid-step, watching as his own forearm bristled—every fine strand of hair rising like needles, as if pulled by some invisible force.</w:t>
      </w:r>
    </w:p>
    <w:p w:rsidR="00000000" w:rsidDel="00000000" w:rsidP="00000000" w:rsidRDefault="00000000" w:rsidRPr="00000000" w14:paraId="00000200">
      <w:pPr>
        <w:spacing w:after="0" w:before="0" w:line="480" w:lineRule="auto"/>
        <w:ind w:left="720" w:firstLine="720"/>
        <w:rPr/>
      </w:pPr>
      <w:r w:rsidDel="00000000" w:rsidR="00000000" w:rsidRPr="00000000">
        <w:rPr>
          <w:rtl w:val="0"/>
        </w:rPr>
        <w:t xml:space="preserve">A few paces ahead, Renwick cursed under his breath.</w:t>
      </w:r>
    </w:p>
    <w:p w:rsidR="00000000" w:rsidDel="00000000" w:rsidP="00000000" w:rsidRDefault="00000000" w:rsidRPr="00000000" w14:paraId="00000201">
      <w:pPr>
        <w:spacing w:after="0" w:before="0" w:line="480" w:lineRule="auto"/>
        <w:ind w:left="720" w:firstLine="720"/>
        <w:rPr/>
      </w:pPr>
      <w:r w:rsidDel="00000000" w:rsidR="00000000" w:rsidRPr="00000000">
        <w:rPr>
          <w:rtl w:val="0"/>
        </w:rPr>
        <w:t xml:space="preserve">Asher turned to him.</w:t>
      </w:r>
    </w:p>
    <w:p w:rsidR="00000000" w:rsidDel="00000000" w:rsidP="00000000" w:rsidRDefault="00000000" w:rsidRPr="00000000" w14:paraId="00000202">
      <w:pPr>
        <w:spacing w:after="0" w:before="0" w:line="480" w:lineRule="auto"/>
        <w:ind w:left="720" w:firstLine="720"/>
        <w:rPr/>
      </w:pPr>
      <w:r w:rsidDel="00000000" w:rsidR="00000000" w:rsidRPr="00000000">
        <w:rPr>
          <w:rtl w:val="0"/>
        </w:rPr>
        <w:t xml:space="preserve">Renwick’s arms were the same. Every strand of hair spiked upward, standing in jagged, unnatural rows along his forearm. His blonde hair, normally messy, now seemed to lift slightly at the edges, the static charge pulling at the very air around him.</w:t>
      </w:r>
    </w:p>
    <w:p w:rsidR="00000000" w:rsidDel="00000000" w:rsidP="00000000" w:rsidRDefault="00000000" w:rsidRPr="00000000" w14:paraId="00000203">
      <w:pPr>
        <w:spacing w:after="0" w:before="0" w:line="480" w:lineRule="auto"/>
        <w:ind w:left="720" w:firstLine="720"/>
        <w:rPr/>
      </w:pPr>
      <w:r w:rsidDel="00000000" w:rsidR="00000000" w:rsidRPr="00000000">
        <w:rPr>
          <w:rtl w:val="0"/>
        </w:rPr>
        <w:t xml:space="preserve">“What in the ten stonesl…?” Renwick muttered, running a hand through his hair only for it to frizz back into place.</w:t>
      </w:r>
    </w:p>
    <w:p w:rsidR="00000000" w:rsidDel="00000000" w:rsidP="00000000" w:rsidRDefault="00000000" w:rsidRPr="00000000" w14:paraId="00000204">
      <w:pPr>
        <w:spacing w:after="0" w:before="0" w:line="480" w:lineRule="auto"/>
        <w:ind w:left="720" w:firstLine="720"/>
        <w:rPr/>
      </w:pPr>
      <w:r w:rsidDel="00000000" w:rsidR="00000000" w:rsidRPr="00000000">
        <w:rPr>
          <w:rtl w:val="0"/>
        </w:rPr>
        <w:t xml:space="preserve">Asher swallowed hard, rubbing his arms, but the sensation didn’t fade.</w:t>
      </w:r>
    </w:p>
    <w:p w:rsidR="00000000" w:rsidDel="00000000" w:rsidP="00000000" w:rsidRDefault="00000000" w:rsidRPr="00000000" w14:paraId="00000205">
      <w:pPr>
        <w:spacing w:after="0" w:before="0" w:line="480" w:lineRule="auto"/>
        <w:ind w:left="720" w:firstLine="720"/>
        <w:rPr/>
      </w:pPr>
      <w:r w:rsidDel="00000000" w:rsidR="00000000" w:rsidRPr="00000000">
        <w:rPr>
          <w:rtl w:val="0"/>
        </w:rPr>
        <w:t xml:space="preserve">The world felt wrong.</w:t>
      </w:r>
    </w:p>
    <w:p w:rsidR="00000000" w:rsidDel="00000000" w:rsidP="00000000" w:rsidRDefault="00000000" w:rsidRPr="00000000" w14:paraId="00000206">
      <w:pPr>
        <w:spacing w:after="0" w:before="0" w:line="480" w:lineRule="auto"/>
        <w:ind w:left="720" w:firstLine="720"/>
        <w:rPr/>
      </w:pPr>
      <w:r w:rsidDel="00000000" w:rsidR="00000000" w:rsidRPr="00000000">
        <w:rPr>
          <w:rtl w:val="0"/>
        </w:rPr>
        <w:t xml:space="preserve">A pressure weighed against his chest—not enough to choke him, but enough to make breathing feel unnatural. He wasn’t sure if it was the incline or the sheer weight of what lay ahead, but his heart was hammering harder than it should.</w:t>
      </w:r>
    </w:p>
    <w:p w:rsidR="00000000" w:rsidDel="00000000" w:rsidP="00000000" w:rsidRDefault="00000000" w:rsidRPr="00000000" w14:paraId="00000207">
      <w:pPr>
        <w:spacing w:after="0" w:before="0" w:line="480" w:lineRule="auto"/>
        <w:ind w:left="720" w:firstLine="720"/>
        <w:rPr/>
      </w:pPr>
      <w:r w:rsidDel="00000000" w:rsidR="00000000" w:rsidRPr="00000000">
        <w:rPr>
          <w:rtl w:val="0"/>
        </w:rPr>
        <w:t xml:space="preserve">He looked back at Renwick, who met his gaze.</w:t>
      </w:r>
    </w:p>
    <w:p w:rsidR="00000000" w:rsidDel="00000000" w:rsidP="00000000" w:rsidRDefault="00000000" w:rsidRPr="00000000" w14:paraId="00000208">
      <w:pPr>
        <w:spacing w:after="0" w:before="0" w:line="480" w:lineRule="auto"/>
        <w:ind w:left="720" w:firstLine="720"/>
        <w:rPr/>
      </w:pPr>
      <w:r w:rsidDel="00000000" w:rsidR="00000000" w:rsidRPr="00000000">
        <w:rPr>
          <w:rtl w:val="0"/>
        </w:rPr>
        <w:t xml:space="preserve">Neither of them spoke.</w:t>
      </w:r>
    </w:p>
    <w:p w:rsidR="00000000" w:rsidDel="00000000" w:rsidP="00000000" w:rsidRDefault="00000000" w:rsidRPr="00000000" w14:paraId="00000209">
      <w:pPr>
        <w:spacing w:after="0" w:before="0" w:line="480" w:lineRule="auto"/>
        <w:ind w:left="720" w:firstLine="720"/>
        <w:rPr/>
      </w:pPr>
      <w:r w:rsidDel="00000000" w:rsidR="00000000" w:rsidRPr="00000000">
        <w:rPr>
          <w:rtl w:val="0"/>
        </w:rPr>
        <w:t xml:space="preserve">They didn’t need to.</w:t>
      </w:r>
    </w:p>
    <w:p w:rsidR="00000000" w:rsidDel="00000000" w:rsidP="00000000" w:rsidRDefault="00000000" w:rsidRPr="00000000" w14:paraId="0000020A">
      <w:pPr>
        <w:spacing w:after="0" w:before="0" w:line="480" w:lineRule="auto"/>
        <w:ind w:left="720" w:firstLine="720"/>
        <w:rPr/>
      </w:pPr>
      <w:r w:rsidDel="00000000" w:rsidR="00000000" w:rsidRPr="00000000">
        <w:rPr>
          <w:rtl w:val="0"/>
        </w:rPr>
        <w:t xml:space="preserve">They were standing on the edge of something immense. Something terrifying.</w:t>
      </w:r>
    </w:p>
    <w:p w:rsidR="00000000" w:rsidDel="00000000" w:rsidP="00000000" w:rsidRDefault="00000000" w:rsidRPr="00000000" w14:paraId="0000020B">
      <w:pPr>
        <w:spacing w:after="0" w:before="0" w:line="480" w:lineRule="auto"/>
        <w:ind w:left="720" w:firstLine="720"/>
        <w:rPr/>
      </w:pPr>
      <w:r w:rsidDel="00000000" w:rsidR="00000000" w:rsidRPr="00000000">
        <w:rPr>
          <w:rtl w:val="0"/>
        </w:rPr>
        <w:t xml:space="preserve">And they knew it.</w:t>
      </w:r>
    </w:p>
    <w:p w:rsidR="00000000" w:rsidDel="00000000" w:rsidP="00000000" w:rsidRDefault="00000000" w:rsidRPr="00000000" w14:paraId="0000020C">
      <w:pPr>
        <w:spacing w:after="0" w:before="0" w:line="480" w:lineRule="auto"/>
        <w:ind w:left="720" w:firstLine="720"/>
        <w:rPr/>
      </w:pPr>
      <w:r w:rsidDel="00000000" w:rsidR="00000000" w:rsidRPr="00000000">
        <w:rPr>
          <w:rtl w:val="0"/>
        </w:rPr>
        <w:t xml:space="preserve">Asher clenched his fists, pressing his nails into his palms to ground himself.</w:t>
      </w:r>
    </w:p>
    <w:p w:rsidR="00000000" w:rsidDel="00000000" w:rsidP="00000000" w:rsidRDefault="00000000" w:rsidRPr="00000000" w14:paraId="0000020D">
      <w:pPr>
        <w:spacing w:after="0" w:before="0" w:line="480" w:lineRule="auto"/>
        <w:ind w:left="720" w:firstLine="720"/>
        <w:rPr/>
      </w:pPr>
      <w:r w:rsidDel="00000000" w:rsidR="00000000" w:rsidRPr="00000000">
        <w:rPr>
          <w:rtl w:val="0"/>
        </w:rPr>
        <w:t xml:space="preserve">Was Steel smirking ahead? That bastard was enjoying this!</w:t>
      </w:r>
    </w:p>
    <w:p w:rsidR="00000000" w:rsidDel="00000000" w:rsidP="00000000" w:rsidRDefault="00000000" w:rsidRPr="00000000" w14:paraId="0000020E">
      <w:pPr>
        <w:spacing w:after="0" w:before="0" w:line="480" w:lineRule="auto"/>
        <w:ind w:left="720" w:firstLine="720"/>
        <w:rPr/>
      </w:pPr>
      <w:r w:rsidDel="00000000" w:rsidR="00000000" w:rsidRPr="00000000">
        <w:rPr>
          <w:rtl w:val="0"/>
        </w:rPr>
        <w:t xml:space="preserve">They kept walking.</w:t>
      </w:r>
    </w:p>
    <w:p w:rsidR="00000000" w:rsidDel="00000000" w:rsidP="00000000" w:rsidRDefault="00000000" w:rsidRPr="00000000" w14:paraId="0000020F">
      <w:pPr>
        <w:spacing w:after="0" w:before="0" w:line="480" w:lineRule="auto"/>
        <w:ind w:left="720" w:firstLine="720"/>
        <w:rPr/>
      </w:pPr>
      <w:r w:rsidDel="00000000" w:rsidR="00000000" w:rsidRPr="00000000">
        <w:rPr>
          <w:rtl w:val="0"/>
        </w:rPr>
        <w:t xml:space="preserve">Each step felt heavier, like trudging through water. The incline curved again, drawing them closer, closer to whatever lay at the end of this path. The dim SolarStones embedded in the walls flickered, their glow paling against the overwhelming pull of the world above.</w:t>
      </w:r>
    </w:p>
    <w:p w:rsidR="00000000" w:rsidDel="00000000" w:rsidP="00000000" w:rsidRDefault="00000000" w:rsidRPr="00000000" w14:paraId="00000210">
      <w:pPr>
        <w:spacing w:after="0" w:before="0" w:line="480" w:lineRule="auto"/>
        <w:ind w:left="720" w:firstLine="720"/>
        <w:rPr/>
      </w:pPr>
      <w:r w:rsidDel="00000000" w:rsidR="00000000" w:rsidRPr="00000000">
        <w:rPr>
          <w:rtl w:val="0"/>
        </w:rPr>
        <w:t xml:space="preserve">They passed another massive set of doors, their heavy iron frames groaning as they swung open. The moment the seals broke, a powerful gust of air blasted through the passage, slamming into them like a living force.</w:t>
      </w:r>
    </w:p>
    <w:p w:rsidR="00000000" w:rsidDel="00000000" w:rsidP="00000000" w:rsidRDefault="00000000" w:rsidRPr="00000000" w14:paraId="00000211">
      <w:pPr>
        <w:spacing w:after="0" w:before="0" w:line="480" w:lineRule="auto"/>
        <w:ind w:left="720" w:firstLine="720"/>
        <w:rPr/>
      </w:pPr>
      <w:r w:rsidDel="00000000" w:rsidR="00000000" w:rsidRPr="00000000">
        <w:rPr>
          <w:rtl w:val="0"/>
        </w:rPr>
        <w:t xml:space="preserve">The moment the fresh air hit their lungs, both Asher and Renwick doubled over, coughing violently. It was as if they had taken a breath after nearly drowning—too much, too sudden, too real. Their chests heaved, their bodies instinctively rejecting the unfamiliar sensation. The air was richer, heavier, carrying a depth they had never known underground.</w:t>
      </w:r>
    </w:p>
    <w:p w:rsidR="00000000" w:rsidDel="00000000" w:rsidP="00000000" w:rsidRDefault="00000000" w:rsidRPr="00000000" w14:paraId="00000212">
      <w:pPr>
        <w:spacing w:after="0" w:before="0" w:line="480" w:lineRule="auto"/>
        <w:ind w:left="720" w:firstLine="720"/>
        <w:rPr/>
      </w:pPr>
      <w:r w:rsidDel="00000000" w:rsidR="00000000" w:rsidRPr="00000000">
        <w:rPr>
          <w:rtl w:val="0"/>
        </w:rPr>
        <w:t xml:space="preserve">Hunter Steel stood unfazed, watching them with quiet amusement. “The air above is cleaner, thicker,” he said. “You’ll get used to it. Your lungs will stretch, expand. More air means more stamina. More stamina means more strength. That’s why Hunters are stronger than civilians.”</w:t>
      </w:r>
    </w:p>
    <w:p w:rsidR="00000000" w:rsidDel="00000000" w:rsidP="00000000" w:rsidRDefault="00000000" w:rsidRPr="00000000" w14:paraId="00000213">
      <w:pPr>
        <w:spacing w:after="0" w:before="0" w:line="480" w:lineRule="auto"/>
        <w:ind w:left="720" w:firstLine="720"/>
        <w:rPr/>
      </w:pPr>
      <w:r w:rsidDel="00000000" w:rsidR="00000000" w:rsidRPr="00000000">
        <w:rPr>
          <w:rtl w:val="0"/>
        </w:rPr>
        <w:t xml:space="preserve">Asher forced himself to steady his breathing, although his lungs still burned. He exchanged a look with Renwick, whose usual smirk was nowhere to be found. For the first time since they’d stepped onto this path, the weight of what it meant to be here truly settled in.</w:t>
      </w:r>
    </w:p>
    <w:p w:rsidR="00000000" w:rsidDel="00000000" w:rsidP="00000000" w:rsidRDefault="00000000" w:rsidRPr="00000000" w14:paraId="00000214">
      <w:pPr>
        <w:spacing w:after="0" w:before="0" w:line="480" w:lineRule="auto"/>
        <w:ind w:left="720" w:firstLine="720"/>
        <w:rPr/>
      </w:pPr>
      <w:r w:rsidDel="00000000" w:rsidR="00000000" w:rsidRPr="00000000">
        <w:rPr>
          <w:rtl w:val="0"/>
        </w:rPr>
        <w:t xml:space="preserve">Renwick clutched his knees, shaking his head.</w:t>
      </w:r>
    </w:p>
    <w:p w:rsidR="00000000" w:rsidDel="00000000" w:rsidP="00000000" w:rsidRDefault="00000000" w:rsidRPr="00000000" w14:paraId="00000215">
      <w:pPr>
        <w:spacing w:after="0" w:before="0" w:line="480" w:lineRule="auto"/>
        <w:ind w:left="720" w:firstLine="720"/>
        <w:rPr/>
      </w:pPr>
      <w:r w:rsidDel="00000000" w:rsidR="00000000" w:rsidRPr="00000000">
        <w:rPr>
          <w:rtl w:val="0"/>
        </w:rPr>
        <w:t xml:space="preserve">Seeing that jerk suffer made Asher feel the whole experience was worth it.</w:t>
      </w:r>
    </w:p>
    <w:p w:rsidR="00000000" w:rsidDel="00000000" w:rsidP="00000000" w:rsidRDefault="00000000" w:rsidRPr="00000000" w14:paraId="00000216">
      <w:pPr>
        <w:spacing w:after="0" w:before="0" w:line="480" w:lineRule="auto"/>
        <w:ind w:left="720" w:firstLine="720"/>
        <w:rPr/>
      </w:pPr>
      <w:r w:rsidDel="00000000" w:rsidR="00000000" w:rsidRPr="00000000">
        <w:rPr>
          <w:rtl w:val="0"/>
        </w:rPr>
        <w:t xml:space="preserve">Asher glanced at him, then back to the path ahead. This was only the beginning.</w:t>
      </w:r>
    </w:p>
    <w:p w:rsidR="00000000" w:rsidDel="00000000" w:rsidP="00000000" w:rsidRDefault="00000000" w:rsidRPr="00000000" w14:paraId="00000217">
      <w:pPr>
        <w:spacing w:after="0" w:before="0" w:line="480" w:lineRule="auto"/>
        <w:ind w:left="720" w:firstLine="720"/>
        <w:rPr/>
      </w:pPr>
      <w:r w:rsidDel="00000000" w:rsidR="00000000" w:rsidRPr="00000000">
        <w:rPr>
          <w:rtl w:val="0"/>
        </w:rPr>
        <w:t xml:space="preserve">A strange mix of fear and exhilaration twisted in Asher’s gut.</w:t>
      </w:r>
    </w:p>
    <w:p w:rsidR="00000000" w:rsidDel="00000000" w:rsidP="00000000" w:rsidRDefault="00000000" w:rsidRPr="00000000" w14:paraId="00000218">
      <w:pPr>
        <w:spacing w:after="0" w:before="0" w:line="480" w:lineRule="auto"/>
        <w:ind w:left="720" w:firstLine="720"/>
        <w:rPr/>
      </w:pPr>
      <w:r w:rsidDel="00000000" w:rsidR="00000000" w:rsidRPr="00000000">
        <w:rPr>
          <w:rtl w:val="0"/>
        </w:rPr>
        <w:t xml:space="preserve">He’d spent his whole life underground. Imagining the surface. Dreaming of it.</w:t>
      </w:r>
    </w:p>
    <w:p w:rsidR="00000000" w:rsidDel="00000000" w:rsidP="00000000" w:rsidRDefault="00000000" w:rsidRPr="00000000" w14:paraId="00000219">
      <w:pPr>
        <w:spacing w:after="0" w:before="0" w:line="480" w:lineRule="auto"/>
        <w:ind w:left="720" w:firstLine="720"/>
        <w:rPr/>
      </w:pPr>
      <w:r w:rsidDel="00000000" w:rsidR="00000000" w:rsidRPr="00000000">
        <w:rPr>
          <w:rtl w:val="0"/>
        </w:rPr>
        <w:t xml:space="preserve">“This is the last gate! Prepare yourselves!” Steel called out.</w:t>
      </w:r>
    </w:p>
    <w:p w:rsidR="00000000" w:rsidDel="00000000" w:rsidP="00000000" w:rsidRDefault="00000000" w:rsidRPr="00000000" w14:paraId="0000021A">
      <w:pPr>
        <w:spacing w:after="0" w:before="0" w:line="480" w:lineRule="auto"/>
        <w:ind w:left="720" w:firstLine="720"/>
        <w:rPr/>
      </w:pPr>
      <w:r w:rsidDel="00000000" w:rsidR="00000000" w:rsidRPr="00000000">
        <w:rPr>
          <w:rtl w:val="0"/>
        </w:rPr>
        <w:t xml:space="preserve">He was finally here!</w:t>
      </w:r>
    </w:p>
    <w:p w:rsidR="00000000" w:rsidDel="00000000" w:rsidP="00000000" w:rsidRDefault="00000000" w:rsidRPr="00000000" w14:paraId="0000021B">
      <w:pPr>
        <w:spacing w:after="0" w:before="0" w:line="480" w:lineRule="auto"/>
        <w:ind w:left="720" w:firstLine="720"/>
        <w:rPr/>
      </w:pPr>
      <w:r w:rsidDel="00000000" w:rsidR="00000000" w:rsidRPr="00000000">
        <w:rPr>
          <w:rtl w:val="0"/>
        </w:rPr>
        <w:t xml:space="preserve">One last door</w:t>
      </w:r>
    </w:p>
    <w:p w:rsidR="00000000" w:rsidDel="00000000" w:rsidP="00000000" w:rsidRDefault="00000000" w:rsidRPr="00000000" w14:paraId="0000021C">
      <w:pPr>
        <w:spacing w:after="0" w:before="0" w:line="480" w:lineRule="auto"/>
        <w:ind w:left="720" w:firstLine="720"/>
        <w:rPr/>
      </w:pPr>
      <w:r w:rsidDel="00000000" w:rsidR="00000000" w:rsidRPr="00000000">
        <w:rPr>
          <w:rtl w:val="0"/>
        </w:rPr>
        <w:t xml:space="preserve">One final step.</w:t>
      </w:r>
    </w:p>
    <w:p w:rsidR="00000000" w:rsidDel="00000000" w:rsidP="00000000" w:rsidRDefault="00000000" w:rsidRPr="00000000" w14:paraId="0000021D">
      <w:pPr>
        <w:spacing w:after="0" w:before="0" w:line="480" w:lineRule="auto"/>
        <w:ind w:left="720" w:firstLine="720"/>
        <w:rPr/>
      </w:pPr>
      <w:r w:rsidDel="00000000" w:rsidR="00000000" w:rsidRPr="00000000">
        <w:rPr>
          <w:rtl w:val="0"/>
        </w:rPr>
        <w:t xml:space="preserve">His heart slammed against his ribs.</w:t>
      </w:r>
    </w:p>
    <w:p w:rsidR="00000000" w:rsidDel="00000000" w:rsidP="00000000" w:rsidRDefault="00000000" w:rsidRPr="00000000" w14:paraId="0000021E">
      <w:pPr>
        <w:spacing w:after="0" w:before="0" w:line="480" w:lineRule="auto"/>
        <w:ind w:left="720" w:firstLine="720"/>
        <w:rPr/>
      </w:pPr>
      <w:r w:rsidDel="00000000" w:rsidR="00000000" w:rsidRPr="00000000">
        <w:rPr>
          <w:rtl w:val="0"/>
        </w:rPr>
        <w:t xml:space="preserve">The doors crept open.</w:t>
      </w:r>
    </w:p>
    <w:p w:rsidR="00000000" w:rsidDel="00000000" w:rsidP="00000000" w:rsidRDefault="00000000" w:rsidRPr="00000000" w14:paraId="0000021F">
      <w:pPr>
        <w:spacing w:after="0" w:before="0" w:line="480" w:lineRule="auto"/>
        <w:ind w:left="720" w:firstLine="720"/>
        <w:rPr/>
      </w:pPr>
      <w:r w:rsidDel="00000000" w:rsidR="00000000" w:rsidRPr="00000000">
        <w:rPr>
          <w:rtl w:val="0"/>
        </w:rPr>
        <w:t xml:space="preserve">Then—he saw it.</w:t>
      </w:r>
    </w:p>
    <w:p w:rsidR="00000000" w:rsidDel="00000000" w:rsidP="00000000" w:rsidRDefault="00000000" w:rsidRPr="00000000" w14:paraId="00000220">
      <w:pPr>
        <w:spacing w:after="0" w:before="0" w:line="480" w:lineRule="auto"/>
        <w:ind w:left="720" w:firstLine="720"/>
        <w:rPr/>
      </w:pPr>
      <w:r w:rsidDel="00000000" w:rsidR="00000000" w:rsidRPr="00000000">
        <w:rPr>
          <w:rtl w:val="0"/>
        </w:rPr>
        <w:t xml:space="preserve">He saw—saw—</w:t>
      </w:r>
    </w:p>
    <w:p w:rsidR="00000000" w:rsidDel="00000000" w:rsidP="00000000" w:rsidRDefault="00000000" w:rsidRPr="00000000" w14:paraId="00000221">
      <w:pPr>
        <w:spacing w:after="0" w:before="0" w:line="480" w:lineRule="auto"/>
        <w:ind w:left="720" w:firstLine="720"/>
        <w:rPr/>
      </w:pPr>
      <w:r w:rsidDel="00000000" w:rsidR="00000000" w:rsidRPr="00000000">
        <w:rPr>
          <w:rtl w:val="0"/>
        </w:rPr>
        <w:t xml:space="preserve">The beautiful… bright light?</w:t>
      </w:r>
    </w:p>
    <w:p w:rsidR="00000000" w:rsidDel="00000000" w:rsidP="00000000" w:rsidRDefault="00000000" w:rsidRPr="00000000" w14:paraId="00000222">
      <w:pPr>
        <w:spacing w:after="0" w:before="0" w:line="480" w:lineRule="auto"/>
        <w:ind w:left="720" w:firstLine="720"/>
        <w:rPr/>
      </w:pPr>
      <w:r w:rsidDel="00000000" w:rsidR="00000000" w:rsidRPr="00000000">
        <w:rPr>
          <w:rtl w:val="0"/>
        </w:rPr>
        <w:t xml:space="preserve">No. Not beautiful. NOT AT ALL.</w:t>
      </w:r>
    </w:p>
    <w:p w:rsidR="00000000" w:rsidDel="00000000" w:rsidP="00000000" w:rsidRDefault="00000000" w:rsidRPr="00000000" w14:paraId="00000223">
      <w:pPr>
        <w:spacing w:after="0" w:before="0" w:line="480" w:lineRule="auto"/>
        <w:ind w:left="720" w:firstLine="720"/>
        <w:rPr/>
      </w:pPr>
      <w:r w:rsidDel="00000000" w:rsidR="00000000" w:rsidRPr="00000000">
        <w:rPr>
          <w:rtl w:val="0"/>
        </w:rPr>
        <w:t xml:space="preserve">BLINDING. ALL-CONSUMING. UNRELENTING.</w:t>
      </w:r>
    </w:p>
    <w:p w:rsidR="00000000" w:rsidDel="00000000" w:rsidP="00000000" w:rsidRDefault="00000000" w:rsidRPr="00000000" w14:paraId="00000224">
      <w:pPr>
        <w:spacing w:after="0" w:before="0" w:line="480" w:lineRule="auto"/>
        <w:ind w:left="720" w:firstLine="720"/>
        <w:rPr/>
      </w:pPr>
      <w:r w:rsidDel="00000000" w:rsidR="00000000" w:rsidRPr="00000000">
        <w:rPr>
          <w:rtl w:val="0"/>
        </w:rPr>
        <w:t xml:space="preserve">A searing, golden-white radiance consumed everything, swallowing the world in an unbearable glare. Asher flinched, squeezing his eyes shut as pain lanced through his skull. Tears welled instantly, stinging as they streaked down his face. His hands shot up to shield his eyes, but it was useless—the light pierced through his lids, burned into his vision. Why didn’t anyone warn us?</w:t>
      </w:r>
    </w:p>
    <w:p w:rsidR="00000000" w:rsidDel="00000000" w:rsidP="00000000" w:rsidRDefault="00000000" w:rsidRPr="00000000" w14:paraId="00000225">
      <w:pPr>
        <w:spacing w:after="0" w:before="0" w:line="480" w:lineRule="auto"/>
        <w:ind w:left="720" w:firstLine="720"/>
        <w:rPr/>
      </w:pPr>
      <w:r w:rsidDel="00000000" w:rsidR="00000000" w:rsidRPr="00000000">
        <w:rPr>
          <w:rtl w:val="0"/>
        </w:rPr>
        <w:t xml:space="preserve">Somewhere beside him, Renwick let out a strangled curse. “No one ever said it would be like this!” he shouted, voice panicked.”</w:t>
      </w:r>
    </w:p>
    <w:p w:rsidR="00000000" w:rsidDel="00000000" w:rsidP="00000000" w:rsidRDefault="00000000" w:rsidRPr="00000000" w14:paraId="00000226">
      <w:pPr>
        <w:spacing w:after="0" w:before="0" w:line="480" w:lineRule="auto"/>
        <w:ind w:left="720" w:firstLine="720"/>
        <w:rPr/>
      </w:pPr>
      <w:r w:rsidDel="00000000" w:rsidR="00000000" w:rsidRPr="00000000">
        <w:rPr>
          <w:rtl w:val="0"/>
        </w:rPr>
        <w:t xml:space="preserve">Asher’s breath came fast, disoriented. “I—I can’t see! What’s happening!?”</w:t>
      </w:r>
    </w:p>
    <w:p w:rsidR="00000000" w:rsidDel="00000000" w:rsidP="00000000" w:rsidRDefault="00000000" w:rsidRPr="00000000" w14:paraId="00000227">
      <w:pPr>
        <w:spacing w:after="0" w:before="0" w:line="480" w:lineRule="auto"/>
        <w:ind w:left="720" w:firstLine="720"/>
        <w:rPr/>
      </w:pPr>
      <w:r w:rsidDel="00000000" w:rsidR="00000000" w:rsidRPr="00000000">
        <w:rPr>
          <w:rtl w:val="0"/>
        </w:rPr>
        <w:t xml:space="preserve">Hunter Steel exhaled, unfazed. “It’s just the sun,” he said simply. “You’ll adjust.”</w:t>
      </w:r>
    </w:p>
    <w:p w:rsidR="00000000" w:rsidDel="00000000" w:rsidP="00000000" w:rsidRDefault="00000000" w:rsidRPr="00000000" w14:paraId="00000228">
      <w:pPr>
        <w:spacing w:after="0" w:before="0" w:line="480" w:lineRule="auto"/>
        <w:ind w:left="720" w:firstLine="720"/>
        <w:rPr/>
      </w:pPr>
      <w:r w:rsidDel="00000000" w:rsidR="00000000" w:rsidRPr="00000000">
        <w:rPr>
          <w:i w:val="1"/>
          <w:iCs w:val="1"/>
          <w:rtl w:val="0"/>
        </w:rPr>
        <w:t xml:space="preserve">Adjust?</w:t>
      </w:r>
      <w:r w:rsidDel="00000000" w:rsidR="00000000" w:rsidRPr="00000000">
        <w:rPr>
          <w:rtl w:val="0"/>
        </w:rPr>
        <w:t xml:space="preserve"> Asher fought against the sharp throbbing behind his eyes. He had imagined this moment a thousand times—stepping onto the surface, seeing the endless skies, the vast lands beyond the city’s walls. But not this. Not blindness.</w:t>
      </w:r>
    </w:p>
    <w:p w:rsidR="00000000" w:rsidDel="00000000" w:rsidP="00000000" w:rsidRDefault="00000000" w:rsidRPr="00000000" w14:paraId="00000229">
      <w:pPr>
        <w:spacing w:after="0" w:before="0" w:line="480" w:lineRule="auto"/>
        <w:ind w:left="720" w:firstLine="720"/>
        <w:rPr/>
      </w:pPr>
      <w:r w:rsidDel="00000000" w:rsidR="00000000" w:rsidRPr="00000000">
        <w:rPr>
          <w:rtl w:val="0"/>
        </w:rPr>
        <w:t xml:space="preserve">They were led forward, but they couldn’t see where. Their steps were unsteady, guided only by the firm grip of the Hunter pulling them along. Time stretched. The burning never stopped. Time lost all meaning. Flickers, Flashes, what was the difference? The burning in his eyes had dulled to something worse, a deep, pulsing ache that throbbed in sync with his skull. The world was still nothing but white, endless and merciless. No edges. No depth. No escape. He squeezed his eyes shut, but even that didn’t help. The afterimage was seared into his mind, haunting the darkness behind his lids.</w:t>
      </w:r>
    </w:p>
    <w:p w:rsidR="00000000" w:rsidDel="00000000" w:rsidP="00000000" w:rsidRDefault="00000000" w:rsidRPr="00000000" w14:paraId="0000022A">
      <w:pPr>
        <w:spacing w:after="0" w:before="0" w:line="480" w:lineRule="auto"/>
        <w:ind w:left="720" w:firstLine="720"/>
        <w:rPr/>
      </w:pPr>
      <w:r w:rsidDel="00000000" w:rsidR="00000000" w:rsidRPr="00000000">
        <w:rPr>
          <w:rtl w:val="0"/>
        </w:rPr>
        <w:t xml:space="preserve">Renwick yelled a string of curses beside him. “How are we supposed to bolting hunt if we’re blind!?”</w:t>
      </w:r>
    </w:p>
    <w:p w:rsidR="00000000" w:rsidDel="00000000" w:rsidP="00000000" w:rsidRDefault="00000000" w:rsidRPr="00000000" w14:paraId="0000022B">
      <w:pPr>
        <w:spacing w:after="0" w:before="0" w:line="480" w:lineRule="auto"/>
        <w:ind w:left="720" w:firstLine="720"/>
        <w:rPr/>
      </w:pPr>
      <w:r w:rsidDel="00000000" w:rsidR="00000000" w:rsidRPr="00000000">
        <w:rPr>
          <w:rtl w:val="0"/>
        </w:rPr>
        <w:t xml:space="preserve">No answer. Steel let them suffer. No reassurances —just silence. He wanted them to sit with it. To learn.</w:t>
      </w:r>
    </w:p>
    <w:p w:rsidR="00000000" w:rsidDel="00000000" w:rsidP="00000000" w:rsidRDefault="00000000" w:rsidRPr="00000000" w14:paraId="0000022C">
      <w:pPr>
        <w:spacing w:after="0" w:before="0" w:line="480" w:lineRule="auto"/>
        <w:ind w:left="720" w:firstLine="720"/>
        <w:rPr/>
      </w:pPr>
      <w:r w:rsidDel="00000000" w:rsidR="00000000" w:rsidRPr="00000000">
        <w:rPr>
          <w:rtl w:val="0"/>
        </w:rPr>
        <w:t xml:space="preserve">Asher exhaled sharply, his breath ragged. He could feel it now, the change creeping in at the edges. The air wasn’t as heavy as before. Cooler, maybe. His skin, which had prickled under the heat, now felt…normal? Had the temperature dropped? He frowned, trying to piece it together. Shadows—there had to be shadows now. Or maybe his mind was playing tricks on him, grasping for something, anything, that wasn’t the overwhelming brightness.</w:t>
      </w:r>
    </w:p>
    <w:p w:rsidR="00000000" w:rsidDel="00000000" w:rsidP="00000000" w:rsidRDefault="00000000" w:rsidRPr="00000000" w14:paraId="0000022D">
      <w:pPr>
        <w:spacing w:after="0" w:before="0" w:line="480" w:lineRule="auto"/>
        <w:ind w:left="720" w:firstLine="720"/>
        <w:rPr/>
      </w:pPr>
      <w:r w:rsidDel="00000000" w:rsidR="00000000" w:rsidRPr="00000000">
        <w:rPr>
          <w:i w:val="1"/>
          <w:iCs w:val="1"/>
          <w:rtl w:val="0"/>
        </w:rPr>
        <w:t xml:space="preserve">How long had it been? A whole day? More?</w:t>
      </w:r>
      <w:r w:rsidDel="00000000" w:rsidR="00000000" w:rsidRPr="00000000">
        <w:rPr>
          <w:rtl w:val="0"/>
        </w:rPr>
        <w:t xml:space="preserve"> He didn’t know. His body ached from standing, from waiting. From the sheer exhaustion of it all. He felt hollow. Heavy. Miserable.</w:t>
      </w:r>
    </w:p>
    <w:p w:rsidR="00000000" w:rsidDel="00000000" w:rsidP="00000000" w:rsidRDefault="00000000" w:rsidRPr="00000000" w14:paraId="0000022E">
      <w:pPr>
        <w:spacing w:after="0" w:before="0" w:line="480" w:lineRule="auto"/>
        <w:ind w:left="720" w:firstLine="720"/>
        <w:rPr/>
      </w:pPr>
      <w:r w:rsidDel="00000000" w:rsidR="00000000" w:rsidRPr="00000000">
        <w:rPr>
          <w:rtl w:val="0"/>
        </w:rPr>
        <w:t xml:space="preserve">Night fell, and with it, his vision returned—sort of.</w:t>
      </w:r>
    </w:p>
    <w:p w:rsidR="00000000" w:rsidDel="00000000" w:rsidP="00000000" w:rsidRDefault="00000000" w:rsidRPr="00000000" w14:paraId="0000022F">
      <w:pPr>
        <w:spacing w:after="0" w:before="0" w:line="480" w:lineRule="auto"/>
        <w:ind w:left="720" w:firstLine="720"/>
        <w:rPr/>
      </w:pPr>
      <w:r w:rsidDel="00000000" w:rsidR="00000000" w:rsidRPr="00000000">
        <w:rPr>
          <w:rtl w:val="0"/>
        </w:rPr>
        <w:t xml:space="preserve">The burning light faded, replaced by a deep, endless dark. For the first time since stepping onto the surface, Asher could make out shapes, vague and formless. The shadows of trees swayed in the breeze. The rocky terrain stretched in uneven ridges, disappearing into the distance. But beyond that? Nothing.</w:t>
      </w:r>
    </w:p>
    <w:p w:rsidR="00000000" w:rsidDel="00000000" w:rsidP="00000000" w:rsidRDefault="00000000" w:rsidRPr="00000000" w14:paraId="00000230">
      <w:pPr>
        <w:spacing w:after="0" w:before="0" w:line="480" w:lineRule="auto"/>
        <w:ind w:left="720" w:firstLine="720"/>
        <w:rPr/>
      </w:pPr>
      <w:r w:rsidDel="00000000" w:rsidR="00000000" w:rsidRPr="00000000">
        <w:rPr>
          <w:rtl w:val="0"/>
        </w:rPr>
        <w:t xml:space="preserve">No sprawling landscapes. No endless sky. Just a void of ink-black emptiness.</w:t>
      </w:r>
    </w:p>
    <w:p w:rsidR="00000000" w:rsidDel="00000000" w:rsidP="00000000" w:rsidRDefault="00000000" w:rsidRPr="00000000" w14:paraId="00000231">
      <w:pPr>
        <w:spacing w:after="0" w:before="0" w:line="480" w:lineRule="auto"/>
        <w:ind w:left="720" w:firstLine="720"/>
        <w:rPr/>
      </w:pPr>
      <w:r w:rsidDel="00000000" w:rsidR="00000000" w:rsidRPr="00000000">
        <w:rPr>
          <w:rtl w:val="0"/>
        </w:rPr>
        <w:t xml:space="preserve">He let out a slow breath. He could see again… but there was nothing to see.</w:t>
      </w:r>
    </w:p>
    <w:p w:rsidR="00000000" w:rsidDel="00000000" w:rsidP="00000000" w:rsidRDefault="00000000" w:rsidRPr="00000000" w14:paraId="00000232">
      <w:pPr>
        <w:spacing w:after="0" w:before="0" w:line="480" w:lineRule="auto"/>
        <w:ind w:left="720" w:firstLine="720"/>
        <w:rPr/>
      </w:pPr>
      <w:r w:rsidDel="00000000" w:rsidR="00000000" w:rsidRPr="00000000">
        <w:rPr>
          <w:rtl w:val="0"/>
        </w:rPr>
        <w:t xml:space="preserve">Hunter Steel led them back inside the gates—thick, reinforced walls that loomed behind them, standing as the last barrier between the city and whatever lay beyond. It was still the surface, but it wasn’t the wild. Not yet.</w:t>
      </w:r>
    </w:p>
    <w:p w:rsidR="00000000" w:rsidDel="00000000" w:rsidP="00000000" w:rsidRDefault="00000000" w:rsidRPr="00000000" w14:paraId="00000233">
      <w:pPr>
        <w:spacing w:after="0" w:before="0" w:line="480" w:lineRule="auto"/>
        <w:ind w:left="720" w:firstLine="720"/>
        <w:rPr/>
      </w:pPr>
      <w:r w:rsidDel="00000000" w:rsidR="00000000" w:rsidRPr="00000000">
        <w:rPr>
          <w:rtl w:val="0"/>
        </w:rPr>
        <w:t xml:space="preserve">A crude shelter had been carved into the stone, a resting space for newly inducted Hunters. Asher was too exhausted to argue. He sank onto the makeshift bed, muscles aching, mind heavy with the weight of the day. Renwick muttered something under his breath before rolling onto his side, already half-asleep.</w:t>
      </w:r>
    </w:p>
    <w:p w:rsidR="00000000" w:rsidDel="00000000" w:rsidP="00000000" w:rsidRDefault="00000000" w:rsidRPr="00000000" w14:paraId="00000234">
      <w:pPr>
        <w:spacing w:after="0" w:before="0" w:line="480" w:lineRule="auto"/>
        <w:ind w:left="720" w:firstLine="720"/>
        <w:rPr/>
      </w:pPr>
      <w:r w:rsidDel="00000000" w:rsidR="00000000" w:rsidRPr="00000000">
        <w:rPr>
          <w:rtl w:val="0"/>
        </w:rPr>
        <w:t xml:space="preserve">The absence of silence felt unnatural—distant rumbling, nearby booms, and the eerie cries of beasts too close for comfort. Asher closed his eyes and forced himself to sleep.</w:t>
      </w:r>
    </w:p>
    <w:p w:rsidR="00000000" w:rsidDel="00000000" w:rsidP="00000000" w:rsidRDefault="00000000" w:rsidRPr="00000000" w14:paraId="00000235">
      <w:pPr>
        <w:spacing w:after="0" w:before="0" w:line="480" w:lineRule="auto"/>
        <w:ind w:left="720" w:firstLine="720"/>
        <w:rPr/>
      </w:pPr>
      <w:r w:rsidDel="00000000" w:rsidR="00000000" w:rsidRPr="00000000">
        <w:rPr>
          <w:rtl w:val="0"/>
        </w:rPr>
        <w:t xml:space="preserve">When morning came, it wasn’t the harsh, blinding white of before.</w:t>
      </w:r>
    </w:p>
    <w:p w:rsidR="00000000" w:rsidDel="00000000" w:rsidP="00000000" w:rsidRDefault="00000000" w:rsidRPr="00000000" w14:paraId="00000236">
      <w:pPr>
        <w:spacing w:after="0" w:before="0" w:line="480" w:lineRule="auto"/>
        <w:ind w:left="720" w:firstLine="720"/>
        <w:rPr/>
      </w:pPr>
      <w:r w:rsidDel="00000000" w:rsidR="00000000" w:rsidRPr="00000000">
        <w:rPr>
          <w:rtl w:val="0"/>
        </w:rPr>
        <w:t xml:space="preserve">Asher stirred, groggy, noticing first how much easier it was to breathe. His chest didn’t feel as tight when his lungs expanded fully.</w:t>
      </w:r>
    </w:p>
    <w:p w:rsidR="00000000" w:rsidDel="00000000" w:rsidP="00000000" w:rsidRDefault="00000000" w:rsidRPr="00000000" w14:paraId="00000237">
      <w:pPr>
        <w:spacing w:after="0" w:before="0" w:line="480" w:lineRule="auto"/>
        <w:ind w:left="720" w:firstLine="720"/>
        <w:rPr/>
      </w:pPr>
      <w:r w:rsidDel="00000000" w:rsidR="00000000" w:rsidRPr="00000000">
        <w:rPr>
          <w:rtl w:val="0"/>
        </w:rPr>
        <w:t xml:space="preserve">The light was bearable now, filtering dimly through the thick gates. He sat up slowly, blinking against the golden hues spilling through the cracks.</w:t>
      </w:r>
    </w:p>
    <w:p w:rsidR="00000000" w:rsidDel="00000000" w:rsidP="00000000" w:rsidRDefault="00000000" w:rsidRPr="00000000" w14:paraId="00000238">
      <w:pPr>
        <w:spacing w:after="0" w:before="0" w:line="480" w:lineRule="auto"/>
        <w:ind w:left="720" w:firstLine="720"/>
        <w:rPr/>
      </w:pPr>
      <w:r w:rsidDel="00000000" w:rsidR="00000000" w:rsidRPr="00000000">
        <w:rPr>
          <w:rtl w:val="0"/>
        </w:rPr>
        <w:t xml:space="preserve">Asher frowned, scanning the room. No sign of Renwick. No sign of anyone.</w:t>
      </w:r>
    </w:p>
    <w:p w:rsidR="00000000" w:rsidDel="00000000" w:rsidP="00000000" w:rsidRDefault="00000000" w:rsidRPr="00000000" w14:paraId="00000239">
      <w:pPr>
        <w:spacing w:after="0" w:before="0" w:line="480" w:lineRule="auto"/>
        <w:ind w:left="720" w:firstLine="720"/>
        <w:rPr/>
      </w:pPr>
      <w:r w:rsidDel="00000000" w:rsidR="00000000" w:rsidRPr="00000000">
        <w:rPr>
          <w:rtl w:val="0"/>
        </w:rPr>
        <w:t xml:space="preserve">Except—</w:t>
      </w:r>
    </w:p>
    <w:p w:rsidR="00000000" w:rsidDel="00000000" w:rsidP="00000000" w:rsidRDefault="00000000" w:rsidRPr="00000000" w14:paraId="0000023A">
      <w:pPr>
        <w:spacing w:after="0" w:before="0" w:line="480" w:lineRule="auto"/>
        <w:ind w:left="720" w:firstLine="720"/>
        <w:rPr/>
      </w:pPr>
      <w:r w:rsidDel="00000000" w:rsidR="00000000" w:rsidRPr="00000000">
        <w:rPr>
          <w:rtl w:val="0"/>
        </w:rPr>
        <w:t xml:space="preserve">A figure leaned against the far wall, arms crossed, golden eyes glinting in the dim morning light. His spiky gray hair stood in wild, jagged tufts, like a storm permanently frozen in place. His armor—jet black scales, </w:t>
      </w:r>
      <w:r w:rsidDel="00000000" w:rsidR="00000000" w:rsidRPr="00000000">
        <w:rPr>
          <w:i w:val="1"/>
          <w:iCs w:val="1"/>
          <w:rtl w:val="0"/>
        </w:rPr>
        <w:t xml:space="preserve">Tarnox hide, maybe?</w:t>
      </w:r>
      <w:r w:rsidDel="00000000" w:rsidR="00000000" w:rsidRPr="00000000">
        <w:rPr>
          <w:rtl w:val="0"/>
        </w:rPr>
        <w:t xml:space="preserve">—reflected faint glimmers of light. A Hunter’s grin stretched across his face—sharp, knowing, amused.</w:t>
      </w:r>
    </w:p>
    <w:p w:rsidR="00000000" w:rsidDel="00000000" w:rsidP="00000000" w:rsidRDefault="00000000" w:rsidRPr="00000000" w14:paraId="0000023B">
      <w:pPr>
        <w:spacing w:after="0" w:before="0" w:line="480" w:lineRule="auto"/>
        <w:ind w:left="720" w:firstLine="720"/>
        <w:rPr/>
      </w:pPr>
      <w:r w:rsidDel="00000000" w:rsidR="00000000" w:rsidRPr="00000000">
        <w:rPr>
          <w:rtl w:val="0"/>
        </w:rPr>
        <w:t xml:space="preserve">Asher’s pulse quickened. He didn’t recognize the man.</w:t>
      </w:r>
    </w:p>
    <w:p w:rsidR="00000000" w:rsidDel="00000000" w:rsidP="00000000" w:rsidRDefault="00000000" w:rsidRPr="00000000" w14:paraId="0000023C">
      <w:pPr>
        <w:spacing w:after="0" w:before="0" w:line="480" w:lineRule="auto"/>
        <w:ind w:left="720" w:firstLine="720"/>
        <w:rPr/>
      </w:pPr>
      <w:r w:rsidDel="00000000" w:rsidR="00000000" w:rsidRPr="00000000">
        <w:rPr>
          <w:rtl w:val="0"/>
        </w:rPr>
        <w:t xml:space="preserve">“Where’s Renwick? And who are you bolting supposed to be?” The words slipped out before he could stop them.</w:t>
      </w:r>
    </w:p>
    <w:p w:rsidR="00000000" w:rsidDel="00000000" w:rsidP="00000000" w:rsidRDefault="00000000" w:rsidRPr="00000000" w14:paraId="0000023D">
      <w:pPr>
        <w:spacing w:after="0" w:before="0" w:line="480" w:lineRule="auto"/>
        <w:ind w:left="720" w:firstLine="720"/>
        <w:rPr/>
      </w:pPr>
      <w:r w:rsidDel="00000000" w:rsidR="00000000" w:rsidRPr="00000000">
        <w:rPr>
          <w:rtl w:val="0"/>
        </w:rPr>
        <w:t xml:space="preserve">     The stranger’s grin widened. “The name’s Azel. If you’re asking about that kid that was with you, I’m sure he already left with his team lead. But is that any way to speak to your team lead?”</w:t>
      </w:r>
    </w:p>
    <w:p w:rsidR="00000000" w:rsidDel="00000000" w:rsidP="00000000" w:rsidRDefault="00000000" w:rsidRPr="00000000" w14:paraId="0000023E">
      <w:pPr>
        <w:spacing w:after="0" w:before="0" w:line="480" w:lineRule="auto"/>
        <w:ind w:left="720" w:firstLine="720"/>
        <w:rPr/>
      </w:pPr>
      <w:r w:rsidDel="00000000" w:rsidR="00000000" w:rsidRPr="00000000">
        <w:rPr>
          <w:rtl w:val="0"/>
        </w:rPr>
        <w:t xml:space="preserve">Asher stiffened like he’d been struck. His stomach lurched.</w:t>
      </w:r>
    </w:p>
    <w:p w:rsidR="00000000" w:rsidDel="00000000" w:rsidP="00000000" w:rsidRDefault="00000000" w:rsidRPr="00000000" w14:paraId="0000023F">
      <w:pPr>
        <w:spacing w:after="0" w:before="0" w:line="480" w:lineRule="auto"/>
        <w:ind w:left="720" w:firstLine="720"/>
        <w:rPr/>
      </w:pPr>
      <w:r w:rsidDel="00000000" w:rsidR="00000000" w:rsidRPr="00000000">
        <w:rPr>
          <w:rtl w:val="0"/>
        </w:rPr>
        <w:t xml:space="preserve">“N-No, sir! Sorry, sir!”</w:t>
      </w:r>
    </w:p>
    <w:p w:rsidR="00000000" w:rsidDel="00000000" w:rsidP="00000000" w:rsidRDefault="00000000" w:rsidRPr="00000000" w14:paraId="00000240">
      <w:pPr>
        <w:spacing w:after="0" w:before="0" w:line="480" w:lineRule="auto"/>
        <w:ind w:left="720" w:firstLine="720"/>
        <w:rPr/>
      </w:pPr>
      <w:r w:rsidDel="00000000" w:rsidR="00000000" w:rsidRPr="00000000">
        <w:rPr>
          <w:rtl w:val="0"/>
        </w:rPr>
        <w:t xml:space="preserve">Azel pushed off the wall, stretching his arms behind his head with a slow, deliberate roll of his shoulders—relaxed, but watching him like a wolf sizing up prey.</w:t>
      </w:r>
    </w:p>
    <w:p w:rsidR="00000000" w:rsidDel="00000000" w:rsidP="00000000" w:rsidRDefault="00000000" w:rsidRPr="00000000" w14:paraId="00000241">
      <w:pPr>
        <w:spacing w:after="0" w:before="0" w:line="480" w:lineRule="auto"/>
        <w:ind w:left="720" w:firstLine="720"/>
        <w:rPr/>
      </w:pPr>
      <w:r w:rsidDel="00000000" w:rsidR="00000000" w:rsidRPr="00000000">
        <w:rPr>
          <w:rtl w:val="0"/>
        </w:rPr>
        <w:t xml:space="preserve">“You sleep well, kid?” His voice was smooth, casual.</w:t>
      </w:r>
    </w:p>
    <w:p w:rsidR="00000000" w:rsidDel="00000000" w:rsidP="00000000" w:rsidRDefault="00000000" w:rsidRPr="00000000" w14:paraId="00000242">
      <w:pPr>
        <w:spacing w:after="0" w:before="0" w:line="480" w:lineRule="auto"/>
        <w:ind w:left="720" w:firstLine="720"/>
        <w:rPr/>
      </w:pPr>
      <w:r w:rsidDel="00000000" w:rsidR="00000000" w:rsidRPr="00000000">
        <w:rPr>
          <w:rtl w:val="0"/>
        </w:rPr>
        <w:t xml:space="preserve">Asher swallowed. “U-Um… yes, sir?”</w:t>
      </w:r>
    </w:p>
    <w:p w:rsidR="00000000" w:rsidDel="00000000" w:rsidP="00000000" w:rsidRDefault="00000000" w:rsidRPr="00000000" w14:paraId="00000243">
      <w:pPr>
        <w:spacing w:after="0" w:before="0" w:line="480" w:lineRule="auto"/>
        <w:ind w:left="720" w:firstLine="720"/>
        <w:rPr/>
      </w:pPr>
      <w:r w:rsidDel="00000000" w:rsidR="00000000" w:rsidRPr="00000000">
        <w:rPr>
          <w:rtl w:val="0"/>
        </w:rPr>
        <w:t xml:space="preserve">Azel tilted his head, like he was giving it some serious thought.</w:t>
      </w:r>
    </w:p>
    <w:p w:rsidR="00000000" w:rsidDel="00000000" w:rsidP="00000000" w:rsidRDefault="00000000" w:rsidRPr="00000000" w14:paraId="00000244">
      <w:pPr>
        <w:spacing w:after="0" w:before="0" w:line="480" w:lineRule="auto"/>
        <w:ind w:left="720" w:firstLine="720"/>
        <w:rPr/>
      </w:pPr>
      <w:r w:rsidDel="00000000" w:rsidR="00000000" w:rsidRPr="00000000">
        <w:rPr>
          <w:rtl w:val="0"/>
        </w:rPr>
        <w:t xml:space="preserve">“That’s good. I was worried you had trouble falling asleep. You seemed pretty exhausted… sleeping past the tenth flash. I figured maybe I should let you sleep in a little more, then let you find your own way to my base.”</w:t>
      </w:r>
    </w:p>
    <w:p w:rsidR="00000000" w:rsidDel="00000000" w:rsidP="00000000" w:rsidRDefault="00000000" w:rsidRPr="00000000" w14:paraId="00000245">
      <w:pPr>
        <w:spacing w:after="0" w:before="0" w:line="480" w:lineRule="auto"/>
        <w:ind w:left="720" w:firstLine="720"/>
        <w:rPr/>
      </w:pPr>
      <w:r w:rsidDel="00000000" w:rsidR="00000000" w:rsidRPr="00000000">
        <w:rPr>
          <w:rtl w:val="0"/>
        </w:rPr>
        <w:t xml:space="preserve"> Asher’s stomach dropped. “No, sir!”</w:t>
      </w:r>
    </w:p>
    <w:p w:rsidR="00000000" w:rsidDel="00000000" w:rsidP="00000000" w:rsidRDefault="00000000" w:rsidRPr="00000000" w14:paraId="00000246">
      <w:pPr>
        <w:spacing w:after="0" w:before="0" w:line="480" w:lineRule="auto"/>
        <w:ind w:left="720" w:firstLine="720"/>
        <w:rPr/>
      </w:pPr>
      <w:r w:rsidDel="00000000" w:rsidR="00000000" w:rsidRPr="00000000">
        <w:rPr>
          <w:rtl w:val="0"/>
        </w:rPr>
        <w:t xml:space="preserve">Azel clapped his hands together, the sharp sound like a BlastStone in the empty room.</w:t>
      </w:r>
    </w:p>
    <w:p w:rsidR="00000000" w:rsidDel="00000000" w:rsidP="00000000" w:rsidRDefault="00000000" w:rsidRPr="00000000" w14:paraId="00000247">
      <w:pPr>
        <w:spacing w:after="0" w:before="0" w:line="480" w:lineRule="auto"/>
        <w:ind w:left="720" w:firstLine="720"/>
        <w:rPr/>
      </w:pPr>
      <w:r w:rsidDel="00000000" w:rsidR="00000000" w:rsidRPr="00000000">
        <w:rPr>
          <w:rtl w:val="0"/>
        </w:rPr>
        <w:t xml:space="preserve">“Then perhaps—if it’s convenient for you—you might want to GET OUT OF BED AND GET READY TO LEAVE!”</w:t>
      </w:r>
    </w:p>
    <w:p w:rsidR="00000000" w:rsidDel="00000000" w:rsidP="00000000" w:rsidRDefault="00000000" w:rsidRPr="00000000" w14:paraId="00000248">
      <w:pPr>
        <w:spacing w:after="0" w:before="0" w:line="480" w:lineRule="auto"/>
        <w:ind w:left="720" w:firstLine="720"/>
        <w:rPr/>
      </w:pPr>
      <w:r w:rsidDel="00000000" w:rsidR="00000000" w:rsidRPr="00000000">
        <w:rPr>
          <w:rtl w:val="0"/>
        </w:rPr>
        <w:t xml:space="preserve">     Asher practically threw himself out of bed. “Y-Yes, sir!” He scrambled to pull on his boots, nearly tripping over himself as he stood. His heart pounded. He wasn’t sure if he was more afraid of Azel or of being left behind.</w:t>
      </w:r>
    </w:p>
    <w:p w:rsidR="00000000" w:rsidDel="00000000" w:rsidP="00000000" w:rsidRDefault="00000000" w:rsidRPr="00000000" w14:paraId="00000249">
      <w:pPr>
        <w:spacing w:after="0" w:before="0" w:line="480" w:lineRule="auto"/>
        <w:ind w:left="720" w:firstLine="720"/>
        <w:rPr/>
      </w:pPr>
      <w:r w:rsidDel="00000000" w:rsidR="00000000" w:rsidRPr="00000000">
        <w:rPr>
          <w:rtl w:val="0"/>
        </w:rPr>
        <w:t xml:space="preserve">     Azel just chuckled, watching him with that bolting grin.</w:t>
      </w:r>
    </w:p>
    <w:p w:rsidR="00000000" w:rsidDel="00000000" w:rsidP="00000000" w:rsidRDefault="00000000" w:rsidRPr="00000000" w14:paraId="0000024A">
      <w:pPr>
        <w:spacing w:after="0" w:before="0" w:line="480" w:lineRule="auto"/>
        <w:ind w:left="720" w:firstLine="720"/>
        <w:rPr/>
      </w:pPr>
      <w:r w:rsidDel="00000000" w:rsidR="00000000" w:rsidRPr="00000000">
        <w:rPr>
          <w:rtl w:val="0"/>
        </w:rPr>
        <w:t xml:space="preserve">     “Have your eyes adjusted? Can’t have you screaming and crying again—” Azel put on an exaggerated, mocking voice. “I—I can’t see! What’s happening?—like a baby bird.”</w:t>
      </w:r>
    </w:p>
    <w:p w:rsidR="00000000" w:rsidDel="00000000" w:rsidP="00000000" w:rsidRDefault="00000000" w:rsidRPr="00000000" w14:paraId="0000024B">
      <w:pPr>
        <w:spacing w:after="0" w:before="0" w:line="480" w:lineRule="auto"/>
        <w:ind w:left="720" w:firstLine="720"/>
        <w:rPr/>
      </w:pPr>
      <w:r w:rsidDel="00000000" w:rsidR="00000000" w:rsidRPr="00000000">
        <w:rPr>
          <w:rtl w:val="0"/>
        </w:rPr>
        <w:t xml:space="preserve">     Asher’s face burned. “I—I didn’t—you saw that?”</w:t>
      </w:r>
    </w:p>
    <w:p w:rsidR="00000000" w:rsidDel="00000000" w:rsidP="00000000" w:rsidRDefault="00000000" w:rsidRPr="00000000" w14:paraId="0000024C">
      <w:pPr>
        <w:spacing w:after="0" w:before="0" w:line="480" w:lineRule="auto"/>
        <w:ind w:left="720" w:firstLine="720"/>
        <w:rPr/>
      </w:pPr>
      <w:r w:rsidDel="00000000" w:rsidR="00000000" w:rsidRPr="00000000">
        <w:rPr>
          <w:rtl w:val="0"/>
        </w:rPr>
        <w:t xml:space="preserve">     Azel smirked. “Don’t worry, kid. A lot of Hunters did. It’s tradition: hazing the greenhorns. You’re not the first, and you won’t be the last.”</w:t>
      </w:r>
    </w:p>
    <w:p w:rsidR="00000000" w:rsidDel="00000000" w:rsidP="00000000" w:rsidRDefault="00000000" w:rsidRPr="00000000" w14:paraId="0000024D">
      <w:pPr>
        <w:spacing w:after="0" w:before="0" w:line="480" w:lineRule="auto"/>
        <w:ind w:left="720" w:firstLine="720"/>
        <w:rPr/>
      </w:pPr>
      <w:r w:rsidDel="00000000" w:rsidR="00000000" w:rsidRPr="00000000">
        <w:rPr>
          <w:rtl w:val="0"/>
        </w:rPr>
        <w:t xml:space="preserve">     Then the grin faded.</w:t>
      </w:r>
    </w:p>
    <w:p w:rsidR="00000000" w:rsidDel="00000000" w:rsidP="00000000" w:rsidRDefault="00000000" w:rsidRPr="00000000" w14:paraId="0000024E">
      <w:pPr>
        <w:spacing w:after="0" w:before="0" w:line="480" w:lineRule="auto"/>
        <w:ind w:left="720" w:firstLine="720"/>
        <w:rPr/>
      </w:pPr>
      <w:r w:rsidDel="00000000" w:rsidR="00000000" w:rsidRPr="00000000">
        <w:rPr>
          <w:rtl w:val="0"/>
        </w:rPr>
        <w:t xml:space="preserve">     “But out there?” Azel’s voice turned hard, flat. “You won’t get the luxury of panicking.”</w:t>
      </w:r>
    </w:p>
    <w:p w:rsidR="00000000" w:rsidDel="00000000" w:rsidP="00000000" w:rsidRDefault="00000000" w:rsidRPr="00000000" w14:paraId="0000024F">
      <w:pPr>
        <w:spacing w:after="0" w:before="0" w:line="480" w:lineRule="auto"/>
        <w:ind w:left="720" w:firstLine="720"/>
        <w:rPr/>
      </w:pPr>
      <w:r w:rsidDel="00000000" w:rsidR="00000000" w:rsidRPr="00000000">
        <w:rPr>
          <w:rtl w:val="0"/>
        </w:rPr>
        <w:t xml:space="preserve">     His eyes locked onto Asher’s,</w:t>
      </w:r>
    </w:p>
    <w:p w:rsidR="00000000" w:rsidDel="00000000" w:rsidP="00000000" w:rsidRDefault="00000000" w:rsidRPr="00000000" w14:paraId="00000250">
      <w:pPr>
        <w:spacing w:after="0" w:before="0" w:line="480" w:lineRule="auto"/>
        <w:ind w:left="720" w:firstLine="720"/>
        <w:rPr/>
      </w:pPr>
      <w:r w:rsidDel="00000000" w:rsidR="00000000" w:rsidRPr="00000000">
        <w:rPr>
          <w:rtl w:val="0"/>
        </w:rPr>
        <w:t xml:space="preserve">     “Out there, hesitation gets you killed.”</w:t>
      </w:r>
    </w:p>
    <w:p w:rsidR="00000000" w:rsidDel="00000000" w:rsidP="00000000" w:rsidRDefault="00000000" w:rsidRPr="00000000" w14:paraId="00000251">
      <w:pPr>
        <w:spacing w:after="0" w:before="0" w:line="480" w:lineRule="auto"/>
        <w:ind w:left="720" w:firstLine="720"/>
        <w:rPr/>
      </w:pPr>
      <w:r w:rsidDel="00000000" w:rsidR="00000000" w:rsidRPr="00000000">
        <w:rPr>
          <w:rtl w:val="0"/>
        </w:rPr>
        <w:t xml:space="preserve">     The weight of those words sank into Asher’s chest like a stone.</w:t>
      </w:r>
    </w:p>
    <w:p w:rsidR="00000000" w:rsidDel="00000000" w:rsidP="00000000" w:rsidRDefault="00000000" w:rsidRPr="00000000" w14:paraId="00000252">
      <w:pPr>
        <w:spacing w:after="0" w:before="0" w:line="480" w:lineRule="auto"/>
        <w:ind w:left="720" w:firstLine="720"/>
        <w:rPr/>
      </w:pPr>
      <w:r w:rsidDel="00000000" w:rsidR="00000000" w:rsidRPr="00000000">
        <w:rPr>
          <w:rtl w:val="0"/>
        </w:rPr>
        <w:t xml:space="preserve">     Azel took a step back, jerking his head toward the door. “Get dressed. We move now.”</w:t>
      </w:r>
    </w:p>
    <w:p w:rsidR="00000000" w:rsidDel="00000000" w:rsidP="00000000" w:rsidRDefault="00000000" w:rsidRPr="00000000" w14:paraId="00000253">
      <w:pPr>
        <w:spacing w:after="0" w:before="0" w:line="480" w:lineRule="auto"/>
        <w:ind w:left="720" w:firstLine="720"/>
        <w:rPr/>
      </w:pPr>
      <w:r w:rsidDel="00000000" w:rsidR="00000000" w:rsidRPr="00000000">
        <w:rPr>
          <w:rtl w:val="0"/>
        </w:rPr>
        <w:t xml:space="preserve">“OPEN THE GATE!” Azel barked, his voice carrying over the grinding metal.</w:t>
      </w:r>
    </w:p>
    <w:p w:rsidR="00000000" w:rsidDel="00000000" w:rsidP="00000000" w:rsidRDefault="00000000" w:rsidRPr="00000000" w14:paraId="00000254">
      <w:pPr>
        <w:spacing w:after="0" w:before="0" w:line="480" w:lineRule="auto"/>
        <w:ind w:left="720" w:firstLine="720"/>
        <w:rPr/>
      </w:pPr>
      <w:r w:rsidDel="00000000" w:rsidR="00000000" w:rsidRPr="00000000">
        <w:rPr>
          <w:rtl w:val="0"/>
        </w:rPr>
        <w:t xml:space="preserve">Asher stood rigid beside him, heart pounding as the final gate loomed ahead. The iron behemoth towered before them—thick, reinforced, lined with NullStone to keep the outside world at bay. Every groan of the gears sent a fresh spike of tension through his chest.</w:t>
      </w:r>
    </w:p>
    <w:p w:rsidR="00000000" w:rsidDel="00000000" w:rsidP="00000000" w:rsidRDefault="00000000" w:rsidRPr="00000000" w14:paraId="00000255">
      <w:pPr>
        <w:spacing w:after="0" w:before="0" w:line="480" w:lineRule="auto"/>
        <w:ind w:left="720" w:firstLine="720"/>
        <w:rPr/>
      </w:pPr>
      <w:r w:rsidDel="00000000" w:rsidR="00000000" w:rsidRPr="00000000">
        <w:rPr>
          <w:rtl w:val="0"/>
        </w:rPr>
        <w:t xml:space="preserve">Azel turned to him, his golden eyes hard as steel.</w:t>
      </w:r>
    </w:p>
    <w:p w:rsidR="00000000" w:rsidDel="00000000" w:rsidP="00000000" w:rsidRDefault="00000000" w:rsidRPr="00000000" w14:paraId="00000256">
      <w:pPr>
        <w:spacing w:after="0" w:before="0" w:line="480" w:lineRule="auto"/>
        <w:ind w:left="720" w:firstLine="720"/>
        <w:rPr/>
      </w:pPr>
      <w:r w:rsidDel="00000000" w:rsidR="00000000" w:rsidRPr="00000000">
        <w:rPr>
          <w:rtl w:val="0"/>
        </w:rPr>
        <w:t xml:space="preserve">“This is your first time on the surface.” His voice was gravel—rough, final. “You’ve heard stories. You’ve seen glimpses. You might think you understand it.”</w:t>
      </w:r>
    </w:p>
    <w:p w:rsidR="00000000" w:rsidDel="00000000" w:rsidP="00000000" w:rsidRDefault="00000000" w:rsidRPr="00000000" w14:paraId="00000257">
      <w:pPr>
        <w:spacing w:after="0" w:before="0" w:line="480" w:lineRule="auto"/>
        <w:ind w:left="720" w:firstLine="720"/>
        <w:rPr/>
      </w:pPr>
      <w:r w:rsidDel="00000000" w:rsidR="00000000" w:rsidRPr="00000000">
        <w:rPr>
          <w:rtl w:val="0"/>
        </w:rPr>
        <w:t xml:space="preserve">Asher nodded stiffly.</w:t>
      </w:r>
    </w:p>
    <w:p w:rsidR="00000000" w:rsidDel="00000000" w:rsidP="00000000" w:rsidRDefault="00000000" w:rsidRPr="00000000" w14:paraId="00000258">
      <w:pPr>
        <w:spacing w:after="0" w:before="0" w:line="480" w:lineRule="auto"/>
        <w:ind w:left="720" w:firstLine="720"/>
        <w:rPr/>
      </w:pPr>
      <w:r w:rsidDel="00000000" w:rsidR="00000000" w:rsidRPr="00000000">
        <w:rPr>
          <w:rtl w:val="0"/>
        </w:rPr>
        <w:t xml:space="preserve">Azel took a step closer. “You don’t.”</w:t>
      </w:r>
    </w:p>
    <w:p w:rsidR="00000000" w:rsidDel="00000000" w:rsidP="00000000" w:rsidRDefault="00000000" w:rsidRPr="00000000" w14:paraId="00000259">
      <w:pPr>
        <w:spacing w:after="0" w:before="0" w:line="480" w:lineRule="auto"/>
        <w:ind w:left="720" w:firstLine="720"/>
        <w:rPr/>
      </w:pPr>
      <w:r w:rsidDel="00000000" w:rsidR="00000000" w:rsidRPr="00000000">
        <w:rPr>
          <w:rtl w:val="0"/>
        </w:rPr>
        <w:t xml:space="preserve">Asher’s breath caught.</w:t>
      </w:r>
    </w:p>
    <w:p w:rsidR="00000000" w:rsidDel="00000000" w:rsidP="00000000" w:rsidRDefault="00000000" w:rsidRPr="00000000" w14:paraId="0000025A">
      <w:pPr>
        <w:spacing w:after="0" w:before="0" w:line="480" w:lineRule="auto"/>
        <w:ind w:left="720" w:firstLine="720"/>
        <w:rPr/>
      </w:pPr>
      <w:r w:rsidDel="00000000" w:rsidR="00000000" w:rsidRPr="00000000">
        <w:rPr>
          <w:rtl w:val="0"/>
        </w:rPr>
        <w:t xml:space="preserve">“The surface isn’t the city. It’s not safe. It’s not predictable.” Azel’s voice was calm—too calm. “Every step is a risk. Every turn could kill you. And the second you stop paying attention, you die.”</w:t>
      </w:r>
    </w:p>
    <w:p w:rsidR="00000000" w:rsidDel="00000000" w:rsidP="00000000" w:rsidRDefault="00000000" w:rsidRPr="00000000" w14:paraId="0000025B">
      <w:pPr>
        <w:spacing w:after="0" w:before="0" w:line="480" w:lineRule="auto"/>
        <w:ind w:left="720" w:firstLine="720"/>
        <w:rPr/>
      </w:pPr>
      <w:r w:rsidDel="00000000" w:rsidR="00000000" w:rsidRPr="00000000">
        <w:rPr>
          <w:rtl w:val="0"/>
        </w:rPr>
        <w:t xml:space="preserve">Asher swallowed hard.</w:t>
      </w:r>
    </w:p>
    <w:p w:rsidR="00000000" w:rsidDel="00000000" w:rsidP="00000000" w:rsidRDefault="00000000" w:rsidRPr="00000000" w14:paraId="0000025C">
      <w:pPr>
        <w:spacing w:after="0" w:before="0" w:line="480" w:lineRule="auto"/>
        <w:ind w:left="720" w:firstLine="720"/>
        <w:rPr/>
      </w:pPr>
      <w:r w:rsidDel="00000000" w:rsidR="00000000" w:rsidRPr="00000000">
        <w:rPr>
          <w:rtl w:val="0"/>
        </w:rPr>
        <w:t xml:space="preserve">Without warning, Azel jabbed a finger against his chest—hard—forcing him to take a step back.</w:t>
      </w:r>
    </w:p>
    <w:p w:rsidR="00000000" w:rsidDel="00000000" w:rsidP="00000000" w:rsidRDefault="00000000" w:rsidRPr="00000000" w14:paraId="0000025D">
      <w:pPr>
        <w:spacing w:after="0" w:before="0" w:line="480" w:lineRule="auto"/>
        <w:ind w:left="720" w:firstLine="720"/>
        <w:rPr/>
      </w:pPr>
      <w:r w:rsidDel="00000000" w:rsidR="00000000" w:rsidRPr="00000000">
        <w:rPr>
          <w:rtl w:val="0"/>
        </w:rPr>
        <w:t xml:space="preserve">“You will do exactly as I say, when I say it, how I say it.” His tone left no room for argument. “If I tell you to stop, you stop. If I tell you to move, you move. If I tell you to drop, you drop. No hesitation. No questions. Do you understand me, son?”</w:t>
      </w:r>
    </w:p>
    <w:p w:rsidR="00000000" w:rsidDel="00000000" w:rsidP="00000000" w:rsidRDefault="00000000" w:rsidRPr="00000000" w14:paraId="0000025E">
      <w:pPr>
        <w:spacing w:after="0" w:before="0" w:line="480" w:lineRule="auto"/>
        <w:ind w:left="720" w:firstLine="720"/>
        <w:rPr/>
      </w:pPr>
      <w:r w:rsidDel="00000000" w:rsidR="00000000" w:rsidRPr="00000000">
        <w:rPr>
          <w:rtl w:val="0"/>
        </w:rPr>
        <w:t xml:space="preserve">Asher clenched his jaw. “Yes, sir.”</w:t>
      </w:r>
    </w:p>
    <w:p w:rsidR="00000000" w:rsidDel="00000000" w:rsidP="00000000" w:rsidRDefault="00000000" w:rsidRPr="00000000" w14:paraId="0000025F">
      <w:pPr>
        <w:spacing w:after="0" w:before="0" w:line="480" w:lineRule="auto"/>
        <w:ind w:left="720" w:firstLine="720"/>
        <w:rPr/>
      </w:pPr>
      <w:r w:rsidDel="00000000" w:rsidR="00000000" w:rsidRPr="00000000">
        <w:rPr>
          <w:rtl w:val="0"/>
        </w:rPr>
        <w:t xml:space="preserve">Azel held his gaze for a long moment, then gave a single nod.</w:t>
      </w:r>
    </w:p>
    <w:p w:rsidR="00000000" w:rsidDel="00000000" w:rsidP="00000000" w:rsidRDefault="00000000" w:rsidRPr="00000000" w14:paraId="00000260">
      <w:pPr>
        <w:spacing w:after="0" w:before="0" w:line="480" w:lineRule="auto"/>
        <w:ind w:left="720" w:firstLine="720"/>
        <w:rPr/>
      </w:pPr>
      <w:r w:rsidDel="00000000" w:rsidR="00000000" w:rsidRPr="00000000">
        <w:rPr>
          <w:rtl w:val="0"/>
        </w:rPr>
        <w:t xml:space="preserve">“Good.”</w:t>
      </w:r>
    </w:p>
    <w:p w:rsidR="00000000" w:rsidDel="00000000" w:rsidP="00000000" w:rsidRDefault="00000000" w:rsidRPr="00000000" w14:paraId="00000261">
      <w:pPr>
        <w:spacing w:after="0" w:before="0" w:line="480" w:lineRule="auto"/>
        <w:ind w:left="720" w:firstLine="720"/>
        <w:rPr/>
      </w:pPr>
      <w:r w:rsidDel="00000000" w:rsidR="00000000" w:rsidRPr="00000000">
        <w:rPr>
          <w:rtl w:val="0"/>
        </w:rPr>
      </w:r>
    </w:p>
    <w:p w:rsidR="00000000" w:rsidDel="00000000" w:rsidP="00000000" w:rsidRDefault="00000000" w:rsidRPr="00000000" w14:paraId="00000262">
      <w:pPr>
        <w:spacing w:after="0" w:before="0" w:line="480" w:lineRule="auto"/>
        <w:ind w:left="720" w:firstLine="720"/>
        <w:rPr/>
      </w:pPr>
      <w:r w:rsidDel="00000000" w:rsidR="00000000" w:rsidRPr="00000000">
        <w:br w:type="page"/>
      </w:r>
      <w:r w:rsidDel="00000000" w:rsidR="00000000" w:rsidRPr="00000000">
        <w:rPr>
          <w:rtl w:val="0"/>
        </w:rPr>
      </w:r>
    </w:p>
    <w:p w:rsidR="00000000" w:rsidDel="00000000" w:rsidP="00000000" w:rsidRDefault="00000000" w:rsidRPr="00000000" w14:paraId="00000263">
      <w:pPr>
        <w:spacing w:after="0" w:before="0" w:line="480" w:lineRule="auto"/>
        <w:ind w:left="720" w:firstLine="720"/>
        <w:rPr/>
      </w:pPr>
      <w:r w:rsidDel="00000000" w:rsidR="00000000" w:rsidRPr="00000000">
        <w:rPr>
          <w:rtl w:val="0"/>
        </w:rPr>
      </w:r>
    </w:p>
    <w:p w:rsidR="00000000" w:rsidDel="00000000" w:rsidP="00000000" w:rsidRDefault="00000000" w:rsidRPr="00000000" w14:paraId="00000264">
      <w:pPr>
        <w:spacing w:before="0" w:line="480" w:lineRule="auto"/>
        <w:ind w:left="720" w:firstLine="720"/>
        <w:rPr/>
      </w:pPr>
      <w:r w:rsidDel="00000000" w:rsidR="00000000" w:rsidRPr="00000000">
        <w:rPr>
          <w:rtl w:val="0"/>
        </w:rPr>
      </w:r>
    </w:p>
    <w:p w:rsidR="00000000" w:rsidDel="00000000" w:rsidP="00000000" w:rsidRDefault="00000000" w:rsidRPr="00000000" w14:paraId="00000265">
      <w:pPr>
        <w:pStyle w:val="Heading2"/>
        <w:spacing w:after="0" w:before="240" w:line="480" w:lineRule="auto"/>
        <w:ind w:left="720" w:firstLine="720"/>
        <w:jc w:val="center"/>
        <w:rPr/>
      </w:pPr>
      <w:bookmarkStart w:colFirst="0" w:colLast="0" w:name="_heading=h.185gft3ac6xj" w:id="3"/>
      <w:bookmarkEnd w:id="3"/>
      <w:r w:rsidDel="00000000" w:rsidR="00000000" w:rsidRPr="00000000">
        <w:rPr>
          <w:rtl w:val="0"/>
        </w:rPr>
        <w:t xml:space="preserve">Chapter 3 - To Scratch the Surface</w:t>
      </w:r>
    </w:p>
    <w:p w:rsidR="00000000" w:rsidDel="00000000" w:rsidP="00000000" w:rsidRDefault="00000000" w:rsidRPr="00000000" w14:paraId="00000266">
      <w:pPr>
        <w:spacing w:after="0" w:before="240" w:line="480" w:lineRule="auto"/>
        <w:ind w:left="720" w:firstLine="720"/>
        <w:rPr/>
      </w:pPr>
      <w:r w:rsidDel="00000000" w:rsidR="00000000" w:rsidRPr="00000000">
        <w:rPr>
          <w:rtl w:val="0"/>
        </w:rPr>
      </w:r>
    </w:p>
    <w:p w:rsidR="00000000" w:rsidDel="00000000" w:rsidP="00000000" w:rsidRDefault="00000000" w:rsidRPr="00000000" w14:paraId="00000267">
      <w:pPr>
        <w:spacing w:after="0" w:before="0" w:line="480" w:lineRule="auto"/>
        <w:ind w:left="720" w:firstLine="720"/>
        <w:rPr/>
      </w:pPr>
      <w:r w:rsidDel="00000000" w:rsidR="00000000" w:rsidRPr="00000000">
        <w:rPr>
          <w:rtl w:val="0"/>
        </w:rPr>
        <w:t xml:space="preserve">The gate groaned, gears screeching as the slabs of iron parted. The widening crack revealed nothing at first—only a sliver of blinding gold. The air thickened. The world beyond beckoned.</w:t>
      </w:r>
    </w:p>
    <w:p w:rsidR="00000000" w:rsidDel="00000000" w:rsidP="00000000" w:rsidRDefault="00000000" w:rsidRPr="00000000" w14:paraId="00000268">
      <w:pPr>
        <w:spacing w:after="0" w:before="0" w:line="480" w:lineRule="auto"/>
        <w:ind w:left="720" w:firstLine="720"/>
        <w:rPr/>
      </w:pPr>
      <w:r w:rsidDel="00000000" w:rsidR="00000000" w:rsidRPr="00000000">
        <w:rPr>
          <w:rtl w:val="0"/>
        </w:rPr>
        <w:t xml:space="preserve">Then the gates yawned open.</w:t>
      </w:r>
    </w:p>
    <w:p w:rsidR="00000000" w:rsidDel="00000000" w:rsidP="00000000" w:rsidRDefault="00000000" w:rsidRPr="00000000" w14:paraId="00000269">
      <w:pPr>
        <w:spacing w:after="0" w:before="0" w:line="480" w:lineRule="auto"/>
        <w:ind w:left="720" w:firstLine="720"/>
        <w:rPr/>
      </w:pPr>
      <w:r w:rsidDel="00000000" w:rsidR="00000000" w:rsidRPr="00000000">
        <w:rPr>
          <w:rtl w:val="0"/>
        </w:rPr>
        <w:t xml:space="preserve">A gust of wind hit Asher’s face.</w:t>
      </w:r>
    </w:p>
    <w:p w:rsidR="00000000" w:rsidDel="00000000" w:rsidP="00000000" w:rsidRDefault="00000000" w:rsidRPr="00000000" w14:paraId="0000026A">
      <w:pPr>
        <w:spacing w:after="0" w:before="0" w:line="480" w:lineRule="auto"/>
        <w:ind w:left="720" w:firstLine="720"/>
        <w:rPr/>
      </w:pPr>
      <w:r w:rsidDel="00000000" w:rsidR="00000000" w:rsidRPr="00000000">
        <w:rPr>
          <w:rtl w:val="0"/>
        </w:rPr>
        <w:t xml:space="preserve">His breath hitched.</w:t>
      </w:r>
    </w:p>
    <w:p w:rsidR="00000000" w:rsidDel="00000000" w:rsidP="00000000" w:rsidRDefault="00000000" w:rsidRPr="00000000" w14:paraId="0000026B">
      <w:pPr>
        <w:spacing w:after="0" w:before="0" w:line="480" w:lineRule="auto"/>
        <w:ind w:left="720" w:firstLine="720"/>
        <w:rPr/>
      </w:pPr>
      <w:r w:rsidDel="00000000" w:rsidR="00000000" w:rsidRPr="00000000">
        <w:rPr>
          <w:rtl w:val="0"/>
        </w:rPr>
        <w:t xml:space="preserve">Before him stretched a world he had never truly seen.</w:t>
      </w:r>
    </w:p>
    <w:p w:rsidR="00000000" w:rsidDel="00000000" w:rsidP="00000000" w:rsidRDefault="00000000" w:rsidRPr="00000000" w14:paraId="0000026C">
      <w:pPr>
        <w:spacing w:after="0" w:before="0" w:line="480" w:lineRule="auto"/>
        <w:ind w:left="720" w:firstLine="720"/>
        <w:rPr/>
      </w:pPr>
      <w:r w:rsidDel="00000000" w:rsidR="00000000" w:rsidRPr="00000000">
        <w:rPr>
          <w:rtl w:val="0"/>
        </w:rPr>
        <w:t xml:space="preserve">The sky yawned wide above them, endless and terrible in its beauty, swirling with deep blues and violet hues, lightning crackling across the distance like veins of raw energy. Dark clouds twisted above distant peaks, rolling over mountains that stabbed toward the heavens.</w:t>
      </w:r>
    </w:p>
    <w:p w:rsidR="00000000" w:rsidDel="00000000" w:rsidP="00000000" w:rsidRDefault="00000000" w:rsidRPr="00000000" w14:paraId="0000026D">
      <w:pPr>
        <w:spacing w:after="0" w:before="0" w:line="480" w:lineRule="auto"/>
        <w:ind w:left="720" w:firstLine="720"/>
        <w:rPr/>
      </w:pPr>
      <w:r w:rsidDel="00000000" w:rsidR="00000000" w:rsidRPr="00000000">
        <w:rPr>
          <w:rtl w:val="0"/>
        </w:rPr>
        <w:t xml:space="preserve">The ocean shimmered on the horizon, vast and unknowable, its surface broken by jagged spires of rock and ancient wreckage. A storm brewed in the distance, flashes of light igniting the waves like fire.</w:t>
      </w:r>
    </w:p>
    <w:p w:rsidR="00000000" w:rsidDel="00000000" w:rsidP="00000000" w:rsidRDefault="00000000" w:rsidRPr="00000000" w14:paraId="0000026E">
      <w:pPr>
        <w:spacing w:after="0" w:before="0" w:line="480" w:lineRule="auto"/>
        <w:ind w:left="720" w:firstLine="720"/>
        <w:rPr/>
      </w:pPr>
      <w:r w:rsidDel="00000000" w:rsidR="00000000" w:rsidRPr="00000000">
        <w:rPr>
          <w:rtl w:val="0"/>
        </w:rPr>
        <w:t xml:space="preserve">And the land—rolling hills, thick forests, crumbling ruins of an older time—breathed with life. Strange birds with iridescent feathers swooped through the trees, their cries echoing in the wind. Giant beasts moved in the far distance, barely silhouettes against the horizon. It was beautiful. It was terrifying.</w:t>
      </w:r>
    </w:p>
    <w:p w:rsidR="00000000" w:rsidDel="00000000" w:rsidP="00000000" w:rsidRDefault="00000000" w:rsidRPr="00000000" w14:paraId="0000026F">
      <w:pPr>
        <w:spacing w:after="0" w:before="0" w:line="480" w:lineRule="auto"/>
        <w:ind w:left="720" w:firstLine="720"/>
        <w:rPr/>
      </w:pPr>
      <w:r w:rsidDel="00000000" w:rsidR="00000000" w:rsidRPr="00000000">
        <w:rPr>
          <w:rtl w:val="0"/>
        </w:rPr>
        <w:t xml:space="preserve">  Asher stepped forward, awestruck, eyes wide—</w:t>
      </w:r>
    </w:p>
    <w:p w:rsidR="00000000" w:rsidDel="00000000" w:rsidP="00000000" w:rsidRDefault="00000000" w:rsidRPr="00000000" w14:paraId="00000270">
      <w:pPr>
        <w:spacing w:after="0" w:before="0" w:line="480" w:lineRule="auto"/>
        <w:ind w:left="720" w:firstLine="720"/>
        <w:rPr/>
      </w:pPr>
      <w:r w:rsidDel="00000000" w:rsidR="00000000" w:rsidRPr="00000000">
        <w:rPr>
          <w:rtl w:val="0"/>
        </w:rPr>
        <w:t xml:space="preserve">  A hand clamped onto his shoulder. Before he could react, he was yanked back hard. A sharp click echoed beneath his foot. Then—CRACK.</w:t>
      </w:r>
    </w:p>
    <w:p w:rsidR="00000000" w:rsidDel="00000000" w:rsidP="00000000" w:rsidRDefault="00000000" w:rsidRPr="00000000" w14:paraId="00000271">
      <w:pPr>
        <w:spacing w:after="0" w:before="0" w:line="480" w:lineRule="auto"/>
        <w:ind w:left="720" w:firstLine="720"/>
        <w:rPr/>
      </w:pPr>
      <w:r w:rsidDel="00000000" w:rsidR="00000000" w:rsidRPr="00000000">
        <w:rPr>
          <w:rtl w:val="0"/>
        </w:rPr>
        <w:t xml:space="preserve">  A BoltStone erupted, jagged tendrils of electricity lashing through the air, scorching the ground where he had stood a second earlier. The scent of burning earth filled his lungs. Asher’s heart slammed into his ribs. He’d almost died. Just like that. No battle. No beast. Just one bad step.</w:t>
      </w:r>
    </w:p>
    <w:p w:rsidR="00000000" w:rsidDel="00000000" w:rsidP="00000000" w:rsidRDefault="00000000" w:rsidRPr="00000000" w14:paraId="00000272">
      <w:pPr>
        <w:spacing w:after="0" w:before="0" w:line="480" w:lineRule="auto"/>
        <w:ind w:left="720" w:firstLine="720"/>
        <w:rPr/>
      </w:pPr>
      <w:r w:rsidDel="00000000" w:rsidR="00000000" w:rsidRPr="00000000">
        <w:rPr>
          <w:rtl w:val="0"/>
        </w:rPr>
        <w:t xml:space="preserve">  Azel’s grip didn’t budge. The older Hunter didn’t say anything at first. He just stared at him. Then his voice cut through the air like a blade.</w:t>
      </w:r>
    </w:p>
    <w:p w:rsidR="00000000" w:rsidDel="00000000" w:rsidP="00000000" w:rsidRDefault="00000000" w:rsidRPr="00000000" w14:paraId="00000273">
      <w:pPr>
        <w:spacing w:after="0" w:before="0" w:line="480" w:lineRule="auto"/>
        <w:ind w:left="720" w:firstLine="720"/>
        <w:rPr/>
      </w:pPr>
      <w:r w:rsidDel="00000000" w:rsidR="00000000" w:rsidRPr="00000000">
        <w:rPr>
          <w:rtl w:val="0"/>
        </w:rPr>
        <w:t xml:space="preserve">  “I don’t remember telling you to move.”</w:t>
      </w:r>
    </w:p>
    <w:p w:rsidR="00000000" w:rsidDel="00000000" w:rsidP="00000000" w:rsidRDefault="00000000" w:rsidRPr="00000000" w14:paraId="00000274">
      <w:pPr>
        <w:spacing w:after="0" w:before="0" w:line="480" w:lineRule="auto"/>
        <w:ind w:left="720" w:firstLine="720"/>
        <w:rPr/>
      </w:pPr>
      <w:r w:rsidDel="00000000" w:rsidR="00000000" w:rsidRPr="00000000">
        <w:rPr>
          <w:rtl w:val="0"/>
        </w:rPr>
        <w:t xml:space="preserve">  Asher panted, trying to steady his breathing.</w:t>
      </w:r>
    </w:p>
    <w:p w:rsidR="00000000" w:rsidDel="00000000" w:rsidP="00000000" w:rsidRDefault="00000000" w:rsidRPr="00000000" w14:paraId="00000275">
      <w:pPr>
        <w:spacing w:after="0" w:before="0" w:line="480" w:lineRule="auto"/>
        <w:ind w:left="720" w:firstLine="720"/>
        <w:rPr/>
      </w:pPr>
      <w:r w:rsidDel="00000000" w:rsidR="00000000" w:rsidRPr="00000000">
        <w:rPr>
          <w:rtl w:val="0"/>
        </w:rPr>
        <w:t xml:space="preserve">  Azel shoved him back. “This is what I meant. You get distracted, you’re dead. You admire the view, you’re dead. You think for one second that this world isn’t trying to kill you?” He pointed to the scorched crater at Asher’s feet. “This place will rip you apart.”</w:t>
      </w:r>
    </w:p>
    <w:p w:rsidR="00000000" w:rsidDel="00000000" w:rsidP="00000000" w:rsidRDefault="00000000" w:rsidRPr="00000000" w14:paraId="00000276">
      <w:pPr>
        <w:spacing w:after="0" w:before="0" w:line="480" w:lineRule="auto"/>
        <w:ind w:left="720" w:firstLine="720"/>
        <w:rPr/>
      </w:pPr>
      <w:r w:rsidDel="00000000" w:rsidR="00000000" w:rsidRPr="00000000">
        <w:rPr>
          <w:rtl w:val="0"/>
        </w:rPr>
        <w:t xml:space="preserve">  Asher’s awe shattered. His hands trembled. The surface wasn’t just beautiful. It was a graveyard waiting to happen.</w:t>
      </w:r>
    </w:p>
    <w:p w:rsidR="00000000" w:rsidDel="00000000" w:rsidP="00000000" w:rsidRDefault="00000000" w:rsidRPr="00000000" w14:paraId="00000277">
      <w:pPr>
        <w:spacing w:after="0" w:before="0" w:line="480" w:lineRule="auto"/>
        <w:ind w:left="720" w:firstLine="720"/>
        <w:rPr/>
      </w:pPr>
      <w:r w:rsidDel="00000000" w:rsidR="00000000" w:rsidRPr="00000000">
        <w:rPr>
          <w:rtl w:val="0"/>
        </w:rPr>
        <w:t xml:space="preserve">  “Don’t make me save you again.”</w:t>
      </w:r>
    </w:p>
    <w:p w:rsidR="00000000" w:rsidDel="00000000" w:rsidP="00000000" w:rsidRDefault="00000000" w:rsidRPr="00000000" w14:paraId="00000278">
      <w:pPr>
        <w:spacing w:after="0" w:before="0" w:line="480" w:lineRule="auto"/>
        <w:ind w:left="720" w:firstLine="720"/>
        <w:rPr/>
      </w:pPr>
      <w:r w:rsidDel="00000000" w:rsidR="00000000" w:rsidRPr="00000000">
        <w:rPr>
          <w:rtl w:val="0"/>
        </w:rPr>
        <w:t xml:space="preserve">  Asher nodded, then asked, “But why is there a BoltStone right in front of the gates?”</w:t>
      </w:r>
    </w:p>
    <w:p w:rsidR="00000000" w:rsidDel="00000000" w:rsidP="00000000" w:rsidRDefault="00000000" w:rsidRPr="00000000" w14:paraId="00000279">
      <w:pPr>
        <w:spacing w:after="0" w:before="0" w:line="480" w:lineRule="auto"/>
        <w:ind w:left="720" w:firstLine="720"/>
        <w:rPr/>
      </w:pPr>
      <w:r w:rsidDel="00000000" w:rsidR="00000000" w:rsidRPr="00000000">
        <w:rPr>
          <w:rtl w:val="0"/>
        </w:rPr>
        <w:t xml:space="preserve">     “Wind picks them up and scatters the stones randomly,” Azel said. “This is why the surface is so unpredictable. Now stay close!”</w:t>
      </w:r>
    </w:p>
    <w:p w:rsidR="00000000" w:rsidDel="00000000" w:rsidP="00000000" w:rsidRDefault="00000000" w:rsidRPr="00000000" w14:paraId="0000027A">
      <w:pPr>
        <w:spacing w:after="0" w:before="0" w:line="480" w:lineRule="auto"/>
        <w:ind w:left="720" w:firstLine="720"/>
        <w:rPr/>
      </w:pPr>
      <w:r w:rsidDel="00000000" w:rsidR="00000000" w:rsidRPr="00000000">
        <w:rPr>
          <w:rtl w:val="0"/>
        </w:rPr>
        <w:t xml:space="preserve">     Asher followed.</w:t>
      </w:r>
    </w:p>
    <w:p w:rsidR="00000000" w:rsidDel="00000000" w:rsidP="00000000" w:rsidRDefault="00000000" w:rsidRPr="00000000" w14:paraId="0000027B">
      <w:pPr>
        <w:spacing w:after="0" w:before="0" w:line="480" w:lineRule="auto"/>
        <w:ind w:left="720" w:firstLine="720"/>
        <w:rPr/>
      </w:pPr>
      <w:r w:rsidDel="00000000" w:rsidR="00000000" w:rsidRPr="00000000">
        <w:rPr>
          <w:rtl w:val="0"/>
        </w:rPr>
        <w:t xml:space="preserve">     They moved in silence, navigating the twisting pathways of the ruined world.</w:t>
      </w:r>
    </w:p>
    <w:p w:rsidR="00000000" w:rsidDel="00000000" w:rsidP="00000000" w:rsidRDefault="00000000" w:rsidRPr="00000000" w14:paraId="0000027C">
      <w:pPr>
        <w:spacing w:after="0" w:before="0" w:line="480" w:lineRule="auto"/>
        <w:ind w:left="720" w:firstLine="720"/>
        <w:rPr/>
      </w:pPr>
      <w:r w:rsidDel="00000000" w:rsidR="00000000" w:rsidRPr="00000000">
        <w:rPr>
          <w:rtl w:val="0"/>
        </w:rPr>
        <w:t xml:space="preserve">     The ruins loomed like the bones of an old kingdom: shattered walls and broken towers swallowed by vines and time. The forest whispered, branches swaying unnaturally, the distant howls of beasts rising in the wind.</w:t>
      </w:r>
    </w:p>
    <w:p w:rsidR="00000000" w:rsidDel="00000000" w:rsidP="00000000" w:rsidRDefault="00000000" w:rsidRPr="00000000" w14:paraId="0000027D">
      <w:pPr>
        <w:spacing w:after="0" w:before="0" w:line="480" w:lineRule="auto"/>
        <w:ind w:left="720" w:firstLine="720"/>
        <w:rPr/>
      </w:pPr>
      <w:r w:rsidDel="00000000" w:rsidR="00000000" w:rsidRPr="00000000">
        <w:rPr>
          <w:rtl w:val="0"/>
        </w:rPr>
        <w:t xml:space="preserve">     Asher paid attention now. Every step was calculated, every shadow watched. At one point, a low, guttural growl rumbled nearby.</w:t>
      </w:r>
    </w:p>
    <w:p w:rsidR="00000000" w:rsidDel="00000000" w:rsidP="00000000" w:rsidRDefault="00000000" w:rsidRPr="00000000" w14:paraId="0000027E">
      <w:pPr>
        <w:spacing w:after="0" w:before="0" w:line="480" w:lineRule="auto"/>
        <w:ind w:left="720" w:firstLine="720"/>
        <w:rPr/>
      </w:pPr>
      <w:r w:rsidDel="00000000" w:rsidR="00000000" w:rsidRPr="00000000">
        <w:rPr>
          <w:rtl w:val="0"/>
        </w:rPr>
        <w:t xml:space="preserve">  Asher froze, his hand shooting to his weapon.</w:t>
      </w:r>
    </w:p>
    <w:p w:rsidR="00000000" w:rsidDel="00000000" w:rsidP="00000000" w:rsidRDefault="00000000" w:rsidRPr="00000000" w14:paraId="0000027F">
      <w:pPr>
        <w:spacing w:after="0" w:before="0" w:line="480" w:lineRule="auto"/>
        <w:ind w:left="720" w:firstLine="720"/>
        <w:rPr/>
      </w:pPr>
      <w:r w:rsidDel="00000000" w:rsidR="00000000" w:rsidRPr="00000000">
        <w:rPr>
          <w:rtl w:val="0"/>
        </w:rPr>
        <w:t xml:space="preserve">  Azel did not react. He only murmured, “Don’t… move. Slowly… exhale.”</w:t>
      </w:r>
    </w:p>
    <w:p w:rsidR="00000000" w:rsidDel="00000000" w:rsidP="00000000" w:rsidRDefault="00000000" w:rsidRPr="00000000" w14:paraId="00000280">
      <w:pPr>
        <w:spacing w:after="0" w:before="0" w:line="480" w:lineRule="auto"/>
        <w:ind w:left="720" w:firstLine="720"/>
        <w:rPr/>
      </w:pPr>
      <w:r w:rsidDel="00000000" w:rsidR="00000000" w:rsidRPr="00000000">
        <w:rPr>
          <w:rtl w:val="0"/>
        </w:rPr>
        <w:t xml:space="preserve">  Asher did.</w:t>
      </w:r>
    </w:p>
    <w:p w:rsidR="00000000" w:rsidDel="00000000" w:rsidP="00000000" w:rsidRDefault="00000000" w:rsidRPr="00000000" w14:paraId="00000281">
      <w:pPr>
        <w:spacing w:after="0" w:before="0" w:line="480" w:lineRule="auto"/>
        <w:ind w:left="720" w:firstLine="720"/>
        <w:rPr/>
      </w:pPr>
      <w:r w:rsidDel="00000000" w:rsidR="00000000" w:rsidRPr="00000000">
        <w:rPr>
          <w:rtl w:val="0"/>
        </w:rPr>
        <w:t xml:space="preserve">  The growl eventually faded.</w:t>
      </w:r>
    </w:p>
    <w:p w:rsidR="00000000" w:rsidDel="00000000" w:rsidP="00000000" w:rsidRDefault="00000000" w:rsidRPr="00000000" w14:paraId="00000282">
      <w:pPr>
        <w:spacing w:after="0" w:before="0" w:line="480" w:lineRule="auto"/>
        <w:ind w:left="720" w:firstLine="720"/>
        <w:rPr/>
      </w:pPr>
      <w:r w:rsidDel="00000000" w:rsidR="00000000" w:rsidRPr="00000000">
        <w:rPr>
          <w:rtl w:val="0"/>
        </w:rPr>
        <w:t xml:space="preserve">  Only later did he learn he’d nearly gotten them both killed—almost drawing his blade on a non-aggressive beast. One that, according to Azel, “can wipe out entire Hunter parties when threatened.”</w:t>
      </w:r>
    </w:p>
    <w:p w:rsidR="00000000" w:rsidDel="00000000" w:rsidP="00000000" w:rsidRDefault="00000000" w:rsidRPr="00000000" w14:paraId="00000283">
      <w:pPr>
        <w:spacing w:after="0" w:before="0" w:line="480" w:lineRule="auto"/>
        <w:ind w:left="720" w:firstLine="720"/>
        <w:rPr/>
      </w:pPr>
      <w:r w:rsidDel="00000000" w:rsidR="00000000" w:rsidRPr="00000000">
        <w:rPr>
          <w:rtl w:val="0"/>
        </w:rPr>
        <w:t xml:space="preserve">     As they continued their trek, Asher made sure to follow every one of Azel’s directions without hesitation, and after two terrifying days, they finally reached their destination.</w:t>
      </w:r>
    </w:p>
    <w:p w:rsidR="00000000" w:rsidDel="00000000" w:rsidP="00000000" w:rsidRDefault="00000000" w:rsidRPr="00000000" w14:paraId="00000284">
      <w:pPr>
        <w:spacing w:after="0" w:before="0" w:line="480" w:lineRule="auto"/>
        <w:ind w:left="720" w:firstLine="720"/>
        <w:rPr/>
      </w:pPr>
      <w:r w:rsidDel="00000000" w:rsidR="00000000" w:rsidRPr="00000000">
        <w:rPr>
          <w:rtl w:val="0"/>
        </w:rPr>
        <w:t xml:space="preserve">    The base was built beneath the ruins of an old fortress—high stone walls still visible above ground, their decay mirrored in the cracked stonework lining the corridors below.</w:t>
      </w:r>
    </w:p>
    <w:p w:rsidR="00000000" w:rsidDel="00000000" w:rsidP="00000000" w:rsidRDefault="00000000" w:rsidRPr="00000000" w14:paraId="00000285">
      <w:pPr>
        <w:spacing w:after="0" w:before="0" w:line="480" w:lineRule="auto"/>
        <w:ind w:left="720" w:firstLine="720"/>
        <w:rPr/>
      </w:pPr>
      <w:r w:rsidDel="00000000" w:rsidR="00000000" w:rsidRPr="00000000">
        <w:rPr>
          <w:rtl w:val="0"/>
        </w:rPr>
        <w:t xml:space="preserve">     Azel gestured for Asher to follow. He did, tension curling in his chest.</w:t>
      </w:r>
    </w:p>
    <w:p w:rsidR="00000000" w:rsidDel="00000000" w:rsidP="00000000" w:rsidRDefault="00000000" w:rsidRPr="00000000" w14:paraId="00000286">
      <w:pPr>
        <w:spacing w:after="0" w:before="0" w:line="480" w:lineRule="auto"/>
        <w:ind w:left="720" w:firstLine="720"/>
        <w:rPr/>
      </w:pPr>
      <w:r w:rsidDel="00000000" w:rsidR="00000000" w:rsidRPr="00000000">
        <w:rPr>
          <w:rtl w:val="0"/>
        </w:rPr>
        <w:t xml:space="preserve">     They passed through a narrow corridor, then entered a nearly empty, dimly lit hall with just three figures scattered around the room. One was drinking. One was working on a broken weapon. The last lounged with a book in hand, barely acknowledging the new arrival.</w:t>
      </w:r>
    </w:p>
    <w:p w:rsidR="00000000" w:rsidDel="00000000" w:rsidP="00000000" w:rsidRDefault="00000000" w:rsidRPr="00000000" w14:paraId="00000287">
      <w:pPr>
        <w:spacing w:after="0" w:before="0" w:line="480" w:lineRule="auto"/>
        <w:ind w:left="720" w:firstLine="720"/>
        <w:rPr/>
      </w:pPr>
      <w:r w:rsidDel="00000000" w:rsidR="00000000" w:rsidRPr="00000000">
        <w:rPr>
          <w:rtl w:val="0"/>
        </w:rPr>
        <w:t xml:space="preserve">     Azel clapped his hands together, the sharp sound echoing through the hall. “Alright, let’s get introductions out of the way. You’ll be training under each of them eventually, so listen up.”</w:t>
      </w:r>
    </w:p>
    <w:p w:rsidR="00000000" w:rsidDel="00000000" w:rsidP="00000000" w:rsidRDefault="00000000" w:rsidRPr="00000000" w14:paraId="00000288">
      <w:pPr>
        <w:spacing w:after="0" w:before="0" w:line="480" w:lineRule="auto"/>
        <w:ind w:left="720" w:firstLine="720"/>
        <w:rPr/>
      </w:pPr>
      <w:r w:rsidDel="00000000" w:rsidR="00000000" w:rsidRPr="00000000">
        <w:rPr>
          <w:rtl w:val="0"/>
        </w:rPr>
        <w:t xml:space="preserve">     Azel gestured first to a broad-shouldered man sprawled lazily on his back, his face half-shadowed by a tattered hood. “Durian, our tracker. If something’s hiding, he’ll find it.”</w:t>
      </w:r>
    </w:p>
    <w:p w:rsidR="00000000" w:rsidDel="00000000" w:rsidP="00000000" w:rsidRDefault="00000000" w:rsidRPr="00000000" w14:paraId="00000289">
      <w:pPr>
        <w:spacing w:after="0" w:before="0" w:line="480" w:lineRule="auto"/>
        <w:ind w:left="720" w:firstLine="720"/>
        <w:rPr/>
      </w:pPr>
      <w:r w:rsidDel="00000000" w:rsidR="00000000" w:rsidRPr="00000000">
        <w:rPr>
          <w:rtl w:val="0"/>
        </w:rPr>
        <w:t xml:space="preserve">     Durian raised one finger without looking, finished the last line of a page, then finally glanced up—light brown eyes sharp beneath the hood. He gave Asher a once-over, said nothing, licked his finger, and turned the page to continue reading.</w:t>
      </w:r>
    </w:p>
    <w:p w:rsidR="00000000" w:rsidDel="00000000" w:rsidP="00000000" w:rsidRDefault="00000000" w:rsidRPr="00000000" w14:paraId="0000028A">
      <w:pPr>
        <w:spacing w:after="0" w:before="0" w:line="480" w:lineRule="auto"/>
        <w:ind w:left="720" w:firstLine="720"/>
        <w:rPr/>
      </w:pPr>
      <w:r w:rsidDel="00000000" w:rsidR="00000000" w:rsidRPr="00000000">
        <w:rPr>
          <w:rtl w:val="0"/>
        </w:rPr>
        <w:t xml:space="preserve">     Next, Azel pointed at a woman with cropped hair and sharp eyes, sitting on a stool at a wooden table, one leg crossed over the other and a drink in hand. “Kyra, our runner. Best legs in the fortress.”</w:t>
      </w:r>
    </w:p>
    <w:p w:rsidR="00000000" w:rsidDel="00000000" w:rsidP="00000000" w:rsidRDefault="00000000" w:rsidRPr="00000000" w14:paraId="0000028B">
      <w:pPr>
        <w:spacing w:after="0" w:before="0" w:line="480" w:lineRule="auto"/>
        <w:ind w:left="720" w:firstLine="720"/>
        <w:rPr/>
      </w:pPr>
      <w:r w:rsidDel="00000000" w:rsidR="00000000" w:rsidRPr="00000000">
        <w:rPr>
          <w:rtl w:val="0"/>
        </w:rPr>
        <w:t xml:space="preserve">     Kyra rolled her eyes and gave a lazy two-finger salute. “What he means,” she said, glaring at Azel, “is if you need a message or supplies moved fast, I’m your best bet.”</w:t>
      </w:r>
    </w:p>
    <w:p w:rsidR="00000000" w:rsidDel="00000000" w:rsidP="00000000" w:rsidRDefault="00000000" w:rsidRPr="00000000" w14:paraId="0000028C">
      <w:pPr>
        <w:spacing w:after="0" w:before="0" w:line="480" w:lineRule="auto"/>
        <w:ind w:left="720" w:firstLine="720"/>
        <w:rPr/>
      </w:pPr>
      <w:r w:rsidDel="00000000" w:rsidR="00000000" w:rsidRPr="00000000">
        <w:rPr>
          <w:rtl w:val="0"/>
        </w:rPr>
        <w:t xml:space="preserve">     Azel pointed next to a broad-shouldered man hunched over a broken weapon. “Nico, our tinker. He builds, repairs, and occasionally makes things explode when they shouldn’t.”</w:t>
      </w:r>
    </w:p>
    <w:p w:rsidR="00000000" w:rsidDel="00000000" w:rsidP="00000000" w:rsidRDefault="00000000" w:rsidRPr="00000000" w14:paraId="0000028D">
      <w:pPr>
        <w:spacing w:after="0" w:before="0" w:line="480" w:lineRule="auto"/>
        <w:ind w:left="720" w:firstLine="720"/>
        <w:rPr/>
      </w:pPr>
      <w:r w:rsidDel="00000000" w:rsidR="00000000" w:rsidRPr="00000000">
        <w:rPr>
          <w:rtl w:val="0"/>
        </w:rPr>
        <w:t xml:space="preserve">     Nico didn’t look up from his work. “They explode when I want them to,” he corrected.</w:t>
      </w:r>
    </w:p>
    <w:p w:rsidR="00000000" w:rsidDel="00000000" w:rsidP="00000000" w:rsidRDefault="00000000" w:rsidRPr="00000000" w14:paraId="0000028E">
      <w:pPr>
        <w:spacing w:after="0" w:before="0" w:line="480" w:lineRule="auto"/>
        <w:ind w:left="720" w:firstLine="720"/>
        <w:rPr/>
      </w:pPr>
      <w:r w:rsidDel="00000000" w:rsidR="00000000" w:rsidRPr="00000000">
        <w:rPr>
          <w:rtl w:val="0"/>
        </w:rPr>
        <w:t xml:space="preserve">     Azel smirked, then finally gestured to himself. “And me? I’m Azel. I run this operation, keep these lot in line, and make sure no one dies too soon.”</w:t>
      </w:r>
    </w:p>
    <w:p w:rsidR="00000000" w:rsidDel="00000000" w:rsidP="00000000" w:rsidRDefault="00000000" w:rsidRPr="00000000" w14:paraId="0000028F">
      <w:pPr>
        <w:spacing w:after="0" w:before="0" w:line="480" w:lineRule="auto"/>
        <w:ind w:left="720" w:firstLine="720"/>
        <w:rPr/>
      </w:pPr>
      <w:r w:rsidDel="00000000" w:rsidR="00000000" w:rsidRPr="00000000">
        <w:rPr>
          <w:rtl w:val="0"/>
        </w:rPr>
        <w:t xml:space="preserve">     The group chuckled, but Azel’s gaze flicked back to Asher, sharp again.</w:t>
      </w:r>
    </w:p>
    <w:p w:rsidR="00000000" w:rsidDel="00000000" w:rsidP="00000000" w:rsidRDefault="00000000" w:rsidRPr="00000000" w14:paraId="00000290">
      <w:pPr>
        <w:spacing w:after="0" w:before="0" w:line="480" w:lineRule="auto"/>
        <w:ind w:left="720" w:firstLine="720"/>
        <w:rPr/>
      </w:pPr>
      <w:r w:rsidDel="00000000" w:rsidR="00000000" w:rsidRPr="00000000">
        <w:rPr>
          <w:rtl w:val="0"/>
        </w:rPr>
        <w:t xml:space="preserve">     “Now, son, your turn. What’s your name?”</w:t>
      </w:r>
    </w:p>
    <w:p w:rsidR="00000000" w:rsidDel="00000000" w:rsidP="00000000" w:rsidRDefault="00000000" w:rsidRPr="00000000" w14:paraId="00000291">
      <w:pPr>
        <w:spacing w:after="0" w:before="0" w:line="480" w:lineRule="auto"/>
        <w:ind w:left="720" w:firstLine="720"/>
        <w:rPr/>
      </w:pPr>
      <w:r w:rsidDel="00000000" w:rsidR="00000000" w:rsidRPr="00000000">
        <w:rPr>
          <w:rtl w:val="0"/>
        </w:rPr>
        <w:t xml:space="preserve">     Before Asher could answer, Durian snorted. “You mean you don’t already know? Two-day trek to get here and you never asked the kid his name?”</w:t>
      </w:r>
    </w:p>
    <w:p w:rsidR="00000000" w:rsidDel="00000000" w:rsidP="00000000" w:rsidRDefault="00000000" w:rsidRPr="00000000" w14:paraId="00000292">
      <w:pPr>
        <w:spacing w:after="0" w:before="0" w:line="480" w:lineRule="auto"/>
        <w:ind w:left="720" w:firstLine="720"/>
        <w:rPr/>
      </w:pPr>
      <w:r w:rsidDel="00000000" w:rsidR="00000000" w:rsidRPr="00000000">
        <w:rPr>
          <w:rtl w:val="0"/>
        </w:rPr>
        <w:t xml:space="preserve">     A few chuckles followed.</w:t>
      </w:r>
    </w:p>
    <w:p w:rsidR="00000000" w:rsidDel="00000000" w:rsidP="00000000" w:rsidRDefault="00000000" w:rsidRPr="00000000" w14:paraId="00000293">
      <w:pPr>
        <w:spacing w:after="0" w:before="0" w:line="480" w:lineRule="auto"/>
        <w:ind w:left="720" w:firstLine="720"/>
        <w:rPr/>
      </w:pPr>
      <w:r w:rsidDel="00000000" w:rsidR="00000000" w:rsidRPr="00000000">
        <w:rPr>
          <w:rtl w:val="0"/>
        </w:rPr>
        <w:t xml:space="preserve">     Azel rolled his eyes. “Figured I’d let the kid introduce himself before you lot started making bets on whether he’d survive.”</w:t>
      </w:r>
    </w:p>
    <w:p w:rsidR="00000000" w:rsidDel="00000000" w:rsidP="00000000" w:rsidRDefault="00000000" w:rsidRPr="00000000" w14:paraId="00000294">
      <w:pPr>
        <w:spacing w:after="0" w:before="0" w:line="480" w:lineRule="auto"/>
        <w:ind w:left="720" w:firstLine="720"/>
        <w:rPr/>
      </w:pPr>
      <w:r w:rsidDel="00000000" w:rsidR="00000000" w:rsidRPr="00000000">
        <w:rPr>
          <w:rtl w:val="0"/>
        </w:rPr>
        <w:t xml:space="preserve">     “That’s rich,” Durian said. “You’re in for a surprise. We’ve got quite the honored guest gracing us today.”</w:t>
      </w:r>
    </w:p>
    <w:p w:rsidR="00000000" w:rsidDel="00000000" w:rsidP="00000000" w:rsidRDefault="00000000" w:rsidRPr="00000000" w14:paraId="00000295">
      <w:pPr>
        <w:spacing w:after="0" w:before="0" w:line="480" w:lineRule="auto"/>
        <w:ind w:left="720" w:firstLine="720"/>
        <w:rPr/>
      </w:pPr>
      <w:r w:rsidDel="00000000" w:rsidR="00000000" w:rsidRPr="00000000">
        <w:rPr>
          <w:rtl w:val="0"/>
        </w:rPr>
        <w:t xml:space="preserve">     Azel looked at Asher, confused. “Go on.”</w:t>
      </w:r>
    </w:p>
    <w:p w:rsidR="00000000" w:rsidDel="00000000" w:rsidP="00000000" w:rsidRDefault="00000000" w:rsidRPr="00000000" w14:paraId="00000296">
      <w:pPr>
        <w:spacing w:after="0" w:before="0" w:line="480" w:lineRule="auto"/>
        <w:ind w:left="720" w:firstLine="720"/>
        <w:rPr/>
      </w:pPr>
      <w:r w:rsidDel="00000000" w:rsidR="00000000" w:rsidRPr="00000000">
        <w:rPr>
          <w:rtl w:val="0"/>
        </w:rPr>
        <w:t xml:space="preserve">     Asher hated this part. Hated being in that bolting man’s shadow. He just wanted to be seen for himself. So he squared his shoulders, lifted his chin, and spoke in a voice just a little deeper than it normally was. “Asher Rivers.”</w:t>
      </w:r>
    </w:p>
    <w:p w:rsidR="00000000" w:rsidDel="00000000" w:rsidP="00000000" w:rsidRDefault="00000000" w:rsidRPr="00000000" w14:paraId="00000297">
      <w:pPr>
        <w:spacing w:after="0" w:before="0" w:line="480" w:lineRule="auto"/>
        <w:ind w:left="720" w:firstLine="720"/>
        <w:rPr/>
      </w:pPr>
      <w:r w:rsidDel="00000000" w:rsidR="00000000" w:rsidRPr="00000000">
        <w:rPr>
          <w:rtl w:val="0"/>
        </w:rPr>
        <w:t xml:space="preserve">     Silence.</w:t>
      </w:r>
    </w:p>
    <w:p w:rsidR="00000000" w:rsidDel="00000000" w:rsidP="00000000" w:rsidRDefault="00000000" w:rsidRPr="00000000" w14:paraId="00000298">
      <w:pPr>
        <w:spacing w:after="0" w:before="0" w:line="480" w:lineRule="auto"/>
        <w:ind w:left="720" w:firstLine="720"/>
        <w:rPr/>
      </w:pPr>
      <w:r w:rsidDel="00000000" w:rsidR="00000000" w:rsidRPr="00000000">
        <w:rPr>
          <w:rtl w:val="0"/>
        </w:rPr>
        <w:t xml:space="preserve">     The air in the room shifted. Kyra blinked. “As in . . .  The Prime Archon’s son?”</w:t>
      </w:r>
    </w:p>
    <w:p w:rsidR="00000000" w:rsidDel="00000000" w:rsidP="00000000" w:rsidRDefault="00000000" w:rsidRPr="00000000" w14:paraId="00000299">
      <w:pPr>
        <w:spacing w:after="0" w:before="0" w:line="480" w:lineRule="auto"/>
        <w:ind w:left="720" w:firstLine="720"/>
        <w:rPr/>
      </w:pPr>
      <w:r w:rsidDel="00000000" w:rsidR="00000000" w:rsidRPr="00000000">
        <w:rPr>
          <w:rtl w:val="0"/>
        </w:rPr>
        <w:t xml:space="preserve">     Asher swallowed hard. “Yeah. Why?”</w:t>
      </w:r>
    </w:p>
    <w:p w:rsidR="00000000" w:rsidDel="00000000" w:rsidP="00000000" w:rsidRDefault="00000000" w:rsidRPr="00000000" w14:paraId="0000029A">
      <w:pPr>
        <w:spacing w:after="0" w:before="0" w:line="480" w:lineRule="auto"/>
        <w:ind w:left="720" w:firstLine="720"/>
        <w:rPr/>
      </w:pPr>
      <w:r w:rsidDel="00000000" w:rsidR="00000000" w:rsidRPr="00000000">
        <w:rPr>
          <w:rtl w:val="0"/>
        </w:rPr>
        <w:t xml:space="preserve">     The group exchanged glances. Something unspoken passed between them—something Asher didn’t understand.</w:t>
      </w:r>
    </w:p>
    <w:p w:rsidR="00000000" w:rsidDel="00000000" w:rsidP="00000000" w:rsidRDefault="00000000" w:rsidRPr="00000000" w14:paraId="0000029B">
      <w:pPr>
        <w:spacing w:after="0" w:before="0" w:line="480" w:lineRule="auto"/>
        <w:ind w:left="720" w:firstLine="720"/>
        <w:rPr/>
      </w:pPr>
      <w:r w:rsidDel="00000000" w:rsidR="00000000" w:rsidRPr="00000000">
        <w:rPr>
          <w:rtl w:val="0"/>
        </w:rPr>
        <w:t xml:space="preserve">     Azel’s jovial demeanor vanished. Then, finally, he exhaled through his nose.</w:t>
      </w:r>
    </w:p>
    <w:p w:rsidR="00000000" w:rsidDel="00000000" w:rsidP="00000000" w:rsidRDefault="00000000" w:rsidRPr="00000000" w14:paraId="0000029C">
      <w:pPr>
        <w:spacing w:after="0" w:before="0" w:line="480" w:lineRule="auto"/>
        <w:ind w:left="720" w:firstLine="720"/>
        <w:rPr/>
      </w:pPr>
      <w:r w:rsidDel="00000000" w:rsidR="00000000" w:rsidRPr="00000000">
        <w:rPr>
          <w:rtl w:val="0"/>
        </w:rPr>
        <w:t xml:space="preserve">     “No reason,” he said.</w:t>
      </w:r>
    </w:p>
    <w:p w:rsidR="00000000" w:rsidDel="00000000" w:rsidP="00000000" w:rsidRDefault="00000000" w:rsidRPr="00000000" w14:paraId="0000029D">
      <w:pPr>
        <w:spacing w:after="0" w:before="0" w:line="480" w:lineRule="auto"/>
        <w:ind w:left="720" w:firstLine="720"/>
        <w:rPr/>
      </w:pPr>
      <w:r w:rsidDel="00000000" w:rsidR="00000000" w:rsidRPr="00000000">
        <w:rPr>
          <w:rtl w:val="0"/>
        </w:rPr>
        <w:t xml:space="preserve">     But Asher knew that was a lie.</w:t>
      </w:r>
    </w:p>
    <w:p w:rsidR="00000000" w:rsidDel="00000000" w:rsidP="00000000" w:rsidRDefault="00000000" w:rsidRPr="00000000" w14:paraId="0000029E">
      <w:pPr>
        <w:spacing w:after="0" w:before="0" w:line="480" w:lineRule="auto"/>
        <w:ind w:left="720" w:firstLine="720"/>
        <w:rPr/>
      </w:pPr>
      <w:r w:rsidDel="00000000" w:rsidR="00000000" w:rsidRPr="00000000">
        <w:rPr>
          <w:rtl w:val="0"/>
        </w:rPr>
        <w:t xml:space="preserve">     Azel turned. “Come on.” He led Asher deeper into the base, Durian and Kyra following close behind, until the narrow corridor widened into a vast holding chamber. That’s when Asher saw them. The beasts.</w:t>
      </w:r>
    </w:p>
    <w:p w:rsidR="00000000" w:rsidDel="00000000" w:rsidP="00000000" w:rsidRDefault="00000000" w:rsidRPr="00000000" w14:paraId="0000029F">
      <w:pPr>
        <w:spacing w:after="0" w:before="0" w:line="480" w:lineRule="auto"/>
        <w:ind w:left="720" w:firstLine="720"/>
        <w:rPr/>
      </w:pPr>
      <w:r w:rsidDel="00000000" w:rsidR="00000000" w:rsidRPr="00000000">
        <w:rPr>
          <w:rtl w:val="0"/>
        </w:rPr>
        <w:t xml:space="preserve">     They were kept inside giant enclosures, reinforced with massive slabs of stone. Many of them. Beasts he was taught could never be farmed, only hunted. Yet here they were. Eating. Breeding. Existing.</w:t>
      </w:r>
    </w:p>
    <w:p w:rsidR="00000000" w:rsidDel="00000000" w:rsidP="00000000" w:rsidRDefault="00000000" w:rsidRPr="00000000" w14:paraId="000002A0">
      <w:pPr>
        <w:spacing w:after="0" w:before="0" w:line="480" w:lineRule="auto"/>
        <w:ind w:left="720" w:firstLine="720"/>
        <w:rPr/>
      </w:pPr>
      <w:r w:rsidDel="00000000" w:rsidR="00000000" w:rsidRPr="00000000">
        <w:rPr>
          <w:rtl w:val="0"/>
        </w:rPr>
        <w:t xml:space="preserve">     “Beautiful, aren’t they?” Azel said with a smirk.</w:t>
      </w:r>
    </w:p>
    <w:p w:rsidR="00000000" w:rsidDel="00000000" w:rsidP="00000000" w:rsidRDefault="00000000" w:rsidRPr="00000000" w14:paraId="000002A1">
      <w:pPr>
        <w:spacing w:after="0" w:before="0" w:line="480" w:lineRule="auto"/>
        <w:ind w:left="720" w:firstLine="720"/>
        <w:rPr/>
      </w:pPr>
      <w:r w:rsidDel="00000000" w:rsidR="00000000" w:rsidRPr="00000000">
        <w:rPr>
          <w:rtl w:val="0"/>
        </w:rPr>
        <w:t xml:space="preserve">     Asher stared, his mouth going dry. “Impossible.”</w:t>
      </w:r>
    </w:p>
    <w:p w:rsidR="00000000" w:rsidDel="00000000" w:rsidP="00000000" w:rsidRDefault="00000000" w:rsidRPr="00000000" w14:paraId="000002A2">
      <w:pPr>
        <w:spacing w:after="0" w:before="0" w:line="480" w:lineRule="auto"/>
        <w:ind w:left="720" w:firstLine="720"/>
        <w:rPr/>
      </w:pPr>
      <w:r w:rsidDel="00000000" w:rsidR="00000000" w:rsidRPr="00000000">
        <w:rPr>
          <w:rtl w:val="0"/>
        </w:rPr>
        <w:t xml:space="preserve">     Durian leaned against the fence, arms crossed. “Not impossible. Just inconvenient.”</w:t>
      </w:r>
    </w:p>
    <w:p w:rsidR="00000000" w:rsidDel="00000000" w:rsidP="00000000" w:rsidRDefault="00000000" w:rsidRPr="00000000" w14:paraId="000002A3">
      <w:pPr>
        <w:spacing w:after="0" w:before="0" w:line="480" w:lineRule="auto"/>
        <w:ind w:left="720" w:firstLine="720"/>
        <w:rPr/>
      </w:pPr>
      <w:r w:rsidDel="00000000" w:rsidR="00000000" w:rsidRPr="00000000">
        <w:rPr>
          <w:rtl w:val="0"/>
        </w:rPr>
        <w:t xml:space="preserve">     Asher turned to him, throat tight. “We were always told these creatures couldn’t be farmed. That they’d kill each other.”</w:t>
      </w:r>
    </w:p>
    <w:p w:rsidR="00000000" w:rsidDel="00000000" w:rsidP="00000000" w:rsidRDefault="00000000" w:rsidRPr="00000000" w14:paraId="000002A4">
      <w:pPr>
        <w:spacing w:after="0" w:before="0" w:line="480" w:lineRule="auto"/>
        <w:ind w:left="720" w:firstLine="720"/>
        <w:rPr/>
      </w:pPr>
      <w:r w:rsidDel="00000000" w:rsidR="00000000" w:rsidRPr="00000000">
        <w:rPr>
          <w:rtl w:val="0"/>
        </w:rPr>
        <w:t xml:space="preserve">     Durian grinned, but there was something too sharp in it, too knowing. “They will. If they’re starving. Keep them fed? They’re as docile as cattle.”</w:t>
      </w:r>
    </w:p>
    <w:p w:rsidR="00000000" w:rsidDel="00000000" w:rsidP="00000000" w:rsidRDefault="00000000" w:rsidRPr="00000000" w14:paraId="000002A5">
      <w:pPr>
        <w:spacing w:after="0" w:before="0" w:line="480" w:lineRule="auto"/>
        <w:ind w:left="720" w:firstLine="720"/>
        <w:rPr/>
      </w:pPr>
      <w:r w:rsidDel="00000000" w:rsidR="00000000" w:rsidRPr="00000000">
        <w:rPr>
          <w:rtl w:val="0"/>
        </w:rPr>
        <w:t xml:space="preserve">     Asher’s world tilted. He looked toward Azel for reassurance.</w:t>
      </w:r>
    </w:p>
    <w:p w:rsidR="00000000" w:rsidDel="00000000" w:rsidP="00000000" w:rsidRDefault="00000000" w:rsidRPr="00000000" w14:paraId="000002A6">
      <w:pPr>
        <w:spacing w:after="0" w:before="0" w:line="480" w:lineRule="auto"/>
        <w:ind w:left="720" w:firstLine="720"/>
        <w:rPr/>
      </w:pPr>
      <w:r w:rsidDel="00000000" w:rsidR="00000000" w:rsidRPr="00000000">
        <w:rPr>
          <w:rtl w:val="0"/>
        </w:rPr>
        <w:t xml:space="preserve">     Azel gave a short nod.</w:t>
      </w:r>
    </w:p>
    <w:p w:rsidR="00000000" w:rsidDel="00000000" w:rsidP="00000000" w:rsidRDefault="00000000" w:rsidRPr="00000000" w14:paraId="000002A7">
      <w:pPr>
        <w:spacing w:after="0" w:before="0" w:line="480" w:lineRule="auto"/>
        <w:ind w:left="720" w:firstLine="720"/>
        <w:rPr/>
      </w:pPr>
      <w:r w:rsidDel="00000000" w:rsidR="00000000" w:rsidRPr="00000000">
        <w:rPr>
          <w:rtl w:val="0"/>
        </w:rPr>
        <w:t xml:space="preserve">     Asher felt his pulse throb in his skull. “Then why is there a food shortage?”</w:t>
      </w:r>
    </w:p>
    <w:p w:rsidR="00000000" w:rsidDel="00000000" w:rsidP="00000000" w:rsidRDefault="00000000" w:rsidRPr="00000000" w14:paraId="000002A8">
      <w:pPr>
        <w:spacing w:after="0" w:before="0" w:line="480" w:lineRule="auto"/>
        <w:ind w:left="720" w:firstLine="720"/>
        <w:rPr/>
      </w:pPr>
      <w:r w:rsidDel="00000000" w:rsidR="00000000" w:rsidRPr="00000000">
        <w:rPr>
          <w:rtl w:val="0"/>
        </w:rPr>
        <w:t xml:space="preserve">     “Wait,” Kyra cut in. “You really don’t know?”</w:t>
      </w:r>
    </w:p>
    <w:p w:rsidR="00000000" w:rsidDel="00000000" w:rsidP="00000000" w:rsidRDefault="00000000" w:rsidRPr="00000000" w14:paraId="000002A9">
      <w:pPr>
        <w:spacing w:after="0" w:before="0" w:line="480" w:lineRule="auto"/>
        <w:ind w:left="720" w:firstLine="720"/>
        <w:rPr/>
      </w:pPr>
      <w:r w:rsidDel="00000000" w:rsidR="00000000" w:rsidRPr="00000000">
        <w:rPr>
          <w:rtl w:val="0"/>
        </w:rPr>
        <w:t xml:space="preserve">     Asher turned to her. “Know what?”</w:t>
      </w:r>
    </w:p>
    <w:p w:rsidR="00000000" w:rsidDel="00000000" w:rsidP="00000000" w:rsidRDefault="00000000" w:rsidRPr="00000000" w14:paraId="000002AA">
      <w:pPr>
        <w:spacing w:after="0" w:before="0" w:line="480" w:lineRule="auto"/>
        <w:ind w:left="720" w:firstLine="720"/>
        <w:rPr/>
      </w:pPr>
      <w:r w:rsidDel="00000000" w:rsidR="00000000" w:rsidRPr="00000000">
        <w:rPr>
          <w:rtl w:val="0"/>
        </w:rPr>
        <w:t xml:space="preserve">     Kyra opened her mouth again. “There—”</w:t>
      </w:r>
    </w:p>
    <w:p w:rsidR="00000000" w:rsidDel="00000000" w:rsidP="00000000" w:rsidRDefault="00000000" w:rsidRPr="00000000" w14:paraId="000002AB">
      <w:pPr>
        <w:spacing w:after="0" w:before="0" w:line="480" w:lineRule="auto"/>
        <w:ind w:left="720" w:firstLine="720"/>
        <w:rPr/>
      </w:pPr>
      <w:r w:rsidDel="00000000" w:rsidR="00000000" w:rsidRPr="00000000">
        <w:rPr>
          <w:rtl w:val="0"/>
        </w:rPr>
        <w:t xml:space="preserve">     “Isn’t a way to preserve the meat,” Azel said, shooting her a glance as he cut her off.</w:t>
      </w:r>
    </w:p>
    <w:p w:rsidR="00000000" w:rsidDel="00000000" w:rsidP="00000000" w:rsidRDefault="00000000" w:rsidRPr="00000000" w14:paraId="000002AC">
      <w:pPr>
        <w:spacing w:after="0" w:before="0" w:line="480" w:lineRule="auto"/>
        <w:ind w:left="720" w:firstLine="720"/>
        <w:rPr/>
      </w:pPr>
      <w:r w:rsidDel="00000000" w:rsidR="00000000" w:rsidRPr="00000000">
        <w:rPr>
          <w:rtl w:val="0"/>
        </w:rPr>
        <w:t xml:space="preserve">     “If you look closely, you’ll notice the Tarnox and Faelhens here don’t look like they do in the books you read in school. They change in captivity. We don’t fully understand it, but we call it de-acclimation.</w:t>
      </w:r>
    </w:p>
    <w:p w:rsidR="00000000" w:rsidDel="00000000" w:rsidP="00000000" w:rsidRDefault="00000000" w:rsidRPr="00000000" w14:paraId="000002AD">
      <w:pPr>
        <w:spacing w:after="0" w:before="0" w:line="480" w:lineRule="auto"/>
        <w:ind w:left="720" w:firstLine="720"/>
        <w:rPr/>
      </w:pPr>
      <w:r w:rsidDel="00000000" w:rsidR="00000000" w:rsidRPr="00000000">
        <w:rPr>
          <w:rtl w:val="0"/>
        </w:rPr>
        <w:t xml:space="preserve">     “De-acclimated beast meat starts to rot in a flash.”</w:t>
      </w:r>
    </w:p>
    <w:p w:rsidR="00000000" w:rsidDel="00000000" w:rsidP="00000000" w:rsidRDefault="00000000" w:rsidRPr="00000000" w14:paraId="000002AE">
      <w:pPr>
        <w:spacing w:after="0" w:before="0" w:line="480" w:lineRule="auto"/>
        <w:ind w:left="720" w:firstLine="720"/>
        <w:rPr/>
      </w:pPr>
      <w:r w:rsidDel="00000000" w:rsidR="00000000" w:rsidRPr="00000000">
        <w:rPr>
          <w:rtl w:val="0"/>
        </w:rPr>
        <w:t xml:space="preserve">     Kyra chimed in, glancing at Azel as she spoke. “After three days, the rotten meat becomes completely poisonous to humans. One bad shipment could kill a whole Floor in Stormhaven. That’s why we don’t risk it.”</w:t>
      </w:r>
    </w:p>
    <w:p w:rsidR="00000000" w:rsidDel="00000000" w:rsidP="00000000" w:rsidRDefault="00000000" w:rsidRPr="00000000" w14:paraId="000002AF">
      <w:pPr>
        <w:spacing w:after="0" w:before="0" w:line="480" w:lineRule="auto"/>
        <w:ind w:left="720" w:firstLine="720"/>
        <w:rPr/>
      </w:pPr>
      <w:r w:rsidDel="00000000" w:rsidR="00000000" w:rsidRPr="00000000">
        <w:rPr>
          <w:rtl w:val="0"/>
        </w:rPr>
        <w:t xml:space="preserve">     Azel nodded. “We study ’em. Breed ’em. Eat ’em ourselves. But for Stormhaven? We can only risk bringing a few live ones close to the city, butcher them, and have the meat served at ration stations within three days.”</w:t>
      </w:r>
    </w:p>
    <w:p w:rsidR="00000000" w:rsidDel="00000000" w:rsidP="00000000" w:rsidRDefault="00000000" w:rsidRPr="00000000" w14:paraId="000002B0">
      <w:pPr>
        <w:spacing w:after="0" w:before="0" w:line="480" w:lineRule="auto"/>
        <w:ind w:left="720" w:firstLine="720"/>
        <w:rPr/>
      </w:pPr>
      <w:r w:rsidDel="00000000" w:rsidR="00000000" w:rsidRPr="00000000">
        <w:rPr>
          <w:rtl w:val="0"/>
        </w:rPr>
        <w:t xml:space="preserve">     Asher didn’t respond. He couldn’t.</w:t>
      </w:r>
    </w:p>
    <w:p w:rsidR="00000000" w:rsidDel="00000000" w:rsidP="00000000" w:rsidRDefault="00000000" w:rsidRPr="00000000" w14:paraId="000002B1">
      <w:pPr>
        <w:spacing w:after="0" w:before="0" w:line="480" w:lineRule="auto"/>
        <w:ind w:left="720" w:firstLine="720"/>
        <w:rPr/>
      </w:pPr>
      <w:r w:rsidDel="00000000" w:rsidR="00000000" w:rsidRPr="00000000">
        <w:rPr>
          <w:rtl w:val="0"/>
        </w:rPr>
        <w:t xml:space="preserve">     Azel stepped out, leaving Asher alone with his thoughts.</w:t>
      </w:r>
    </w:p>
    <w:p w:rsidR="00000000" w:rsidDel="00000000" w:rsidP="00000000" w:rsidRDefault="00000000" w:rsidRPr="00000000" w14:paraId="000002B2">
      <w:pPr>
        <w:spacing w:after="0" w:before="0" w:line="480" w:lineRule="auto"/>
        <w:ind w:left="720" w:firstLine="720"/>
        <w:rPr/>
      </w:pPr>
      <w:r w:rsidDel="00000000" w:rsidR="00000000" w:rsidRPr="00000000">
        <w:rPr>
          <w:rtl w:val="0"/>
        </w:rPr>
        <w:t xml:space="preserve">     He returned a flicker later with a wide grin.</w:t>
      </w:r>
    </w:p>
    <w:p w:rsidR="00000000" w:rsidDel="00000000" w:rsidP="00000000" w:rsidRDefault="00000000" w:rsidRPr="00000000" w14:paraId="000002B3">
      <w:pPr>
        <w:spacing w:after="0" w:before="0" w:line="480" w:lineRule="auto"/>
        <w:ind w:left="720" w:firstLine="720"/>
        <w:rPr/>
      </w:pPr>
      <w:r w:rsidDel="00000000" w:rsidR="00000000" w:rsidRPr="00000000">
        <w:rPr>
          <w:rtl w:val="0"/>
        </w:rPr>
        <w:t xml:space="preserve">     “Your face’ll get stuck that way if you keep frowning. Relax, kid. I don’t think you’ll have to worry about that any time soon.”</w:t>
      </w:r>
    </w:p>
    <w:p w:rsidR="00000000" w:rsidDel="00000000" w:rsidP="00000000" w:rsidRDefault="00000000" w:rsidRPr="00000000" w14:paraId="000002B4">
      <w:pPr>
        <w:spacing w:after="0" w:before="0" w:line="480" w:lineRule="auto"/>
        <w:ind w:left="720" w:firstLine="720"/>
        <w:rPr/>
      </w:pPr>
      <w:r w:rsidDel="00000000" w:rsidR="00000000" w:rsidRPr="00000000">
        <w:rPr>
          <w:rtl w:val="0"/>
        </w:rPr>
        <w:t xml:space="preserve">     Then he tossed a shovel into Asher’s hands.</w:t>
      </w:r>
    </w:p>
    <w:p w:rsidR="00000000" w:rsidDel="00000000" w:rsidP="00000000" w:rsidRDefault="00000000" w:rsidRPr="00000000" w14:paraId="000002B5">
      <w:pPr>
        <w:spacing w:after="0" w:before="0" w:line="480" w:lineRule="auto"/>
        <w:ind w:left="720" w:firstLine="720"/>
        <w:rPr/>
      </w:pPr>
      <w:r w:rsidDel="00000000" w:rsidR="00000000" w:rsidRPr="00000000">
        <w:rPr>
          <w:rtl w:val="0"/>
        </w:rPr>
        <w:t xml:space="preserve">     “Congratulations,” he said, mocking. “You’re a Beast Hunter now. I believe the fearsome beasts have left you some droppings to hunt.”</w:t>
      </w:r>
    </w:p>
    <w:p w:rsidR="00000000" w:rsidDel="00000000" w:rsidP="00000000" w:rsidRDefault="00000000" w:rsidRPr="00000000" w14:paraId="000002B6">
      <w:pPr>
        <w:spacing w:after="0" w:before="0" w:line="480" w:lineRule="auto"/>
        <w:ind w:left="720" w:firstLine="720"/>
        <w:rPr/>
      </w:pPr>
      <w:r w:rsidDel="00000000" w:rsidR="00000000" w:rsidRPr="00000000">
        <w:rPr>
          <w:rtl w:val="0"/>
        </w:rPr>
        <w:t xml:space="preserve">     The ‘droppings’ were massive, steaming piles of manure. His job? Shoveling them out of the base.</w:t>
      </w:r>
    </w:p>
    <w:p w:rsidR="00000000" w:rsidDel="00000000" w:rsidP="00000000" w:rsidRDefault="00000000" w:rsidRPr="00000000" w14:paraId="000002B7">
      <w:pPr>
        <w:spacing w:after="0" w:before="0" w:line="480" w:lineRule="auto"/>
        <w:ind w:left="720" w:firstLine="720"/>
        <w:rPr/>
      </w:pPr>
      <w:r w:rsidDel="00000000" w:rsidR="00000000" w:rsidRPr="00000000">
        <w:rPr>
          <w:rtl w:val="0"/>
        </w:rPr>
        <w:t xml:space="preserve">     Asher didn’t know whether to scream, or run, or vomit.</w:t>
      </w:r>
    </w:p>
    <w:p w:rsidR="00000000" w:rsidDel="00000000" w:rsidP="00000000" w:rsidRDefault="00000000" w:rsidRPr="00000000" w14:paraId="000002B8">
      <w:pPr>
        <w:spacing w:after="0" w:before="0" w:line="480" w:lineRule="auto"/>
        <w:ind w:left="720" w:firstLine="720"/>
        <w:rPr/>
      </w:pPr>
      <w:r w:rsidDel="00000000" w:rsidR="00000000" w:rsidRPr="00000000">
        <w:rPr>
          <w:rtl w:val="0"/>
        </w:rPr>
        <w:t xml:space="preserve">     He stared at the tool, clenched in his hands. He thought he’d won. Thought he’d beaten the test and escaped The Prime’s shadow. But he was just a glorified farmhand. The other Hunters laughed. Only then did Asher realize his father had gotten the last laugh after all.</w:t>
      </w:r>
    </w:p>
    <w:p w:rsidR="00000000" w:rsidDel="00000000" w:rsidP="00000000" w:rsidRDefault="00000000" w:rsidRPr="00000000" w14:paraId="000002B9">
      <w:pPr>
        <w:spacing w:after="0" w:before="0" w:line="480" w:lineRule="auto"/>
        <w:ind w:left="720" w:firstLine="720"/>
        <w:rPr/>
      </w:pPr>
      <w:r w:rsidDel="00000000" w:rsidR="00000000" w:rsidRPr="00000000">
        <w:rPr>
          <w:i w:val="1"/>
          <w:iCs w:val="1"/>
          <w:rtl w:val="0"/>
        </w:rPr>
        <w:t xml:space="preserve">Was this really worth it?</w:t>
      </w:r>
      <w:r w:rsidDel="00000000" w:rsidR="00000000" w:rsidRPr="00000000">
        <w:rPr>
          <w:rtl w:val="0"/>
        </w:rPr>
      </w:r>
    </w:p>
    <w:p w:rsidR="00000000" w:rsidDel="00000000" w:rsidP="00000000" w:rsidRDefault="00000000" w:rsidRPr="00000000" w14:paraId="000002BA">
      <w:pPr>
        <w:spacing w:after="0" w:before="0" w:line="480" w:lineRule="auto"/>
        <w:ind w:left="720" w:firstLine="720"/>
        <w:rPr/>
      </w:pPr>
      <w:r w:rsidDel="00000000" w:rsidR="00000000" w:rsidRPr="00000000">
        <w:rPr>
          <w:rtl w:val="0"/>
        </w:rPr>
        <w:t xml:space="preserve">Asher thought back to the moment on the platform during the Hunter Test. They’d been so close. With one final pull, he and Haldric would both become Hunters. And yet Asher hesitated. </w:t>
      </w:r>
    </w:p>
    <w:p w:rsidR="00000000" w:rsidDel="00000000" w:rsidP="00000000" w:rsidRDefault="00000000" w:rsidRPr="00000000" w14:paraId="000002BB">
      <w:pPr>
        <w:spacing w:after="0" w:before="0" w:line="480" w:lineRule="auto"/>
        <w:ind w:left="720" w:firstLine="720"/>
        <w:rPr/>
      </w:pPr>
      <w:r w:rsidDel="00000000" w:rsidR="00000000" w:rsidRPr="00000000">
        <w:rPr>
          <w:rtl w:val="0"/>
        </w:rPr>
        <w:t xml:space="preserve">     His father’s voice crept in: ‘You and your little friends will never become Hunters. I forbid it.’</w:t>
      </w:r>
    </w:p>
    <w:p w:rsidR="00000000" w:rsidDel="00000000" w:rsidP="00000000" w:rsidRDefault="00000000" w:rsidRPr="00000000" w14:paraId="000002BC">
      <w:pPr>
        <w:spacing w:after="0" w:before="0" w:line="480" w:lineRule="auto"/>
        <w:ind w:left="720" w:firstLine="720"/>
        <w:rPr/>
      </w:pPr>
      <w:r w:rsidDel="00000000" w:rsidR="00000000" w:rsidRPr="00000000">
        <w:rPr>
          <w:rtl w:val="0"/>
        </w:rPr>
        <w:t xml:space="preserve">      Asher couldn’t help but glance up. The smug grin on his father’s face told him everything he needed to know. Asher realized the ploy—they were both about to fail.</w:t>
      </w:r>
    </w:p>
    <w:p w:rsidR="00000000" w:rsidDel="00000000" w:rsidP="00000000" w:rsidRDefault="00000000" w:rsidRPr="00000000" w14:paraId="000002BD">
      <w:pPr>
        <w:spacing w:after="0" w:before="0" w:line="480" w:lineRule="auto"/>
        <w:ind w:left="720" w:firstLine="720"/>
        <w:rPr/>
      </w:pPr>
      <w:r w:rsidDel="00000000" w:rsidR="00000000" w:rsidRPr="00000000">
        <w:rPr>
          <w:rtl w:val="0"/>
        </w:rPr>
        <w:t xml:space="preserve">     But the three of them could’ve failed together. </w:t>
      </w:r>
      <w:r w:rsidDel="00000000" w:rsidR="00000000" w:rsidRPr="00000000">
        <w:rPr>
          <w:i w:val="1"/>
          <w:iCs w:val="1"/>
          <w:rtl w:val="0"/>
        </w:rPr>
        <w:t xml:space="preserve">That wouldn’t have been so bad, would it?</w:t>
      </w:r>
      <w:r w:rsidDel="00000000" w:rsidR="00000000" w:rsidRPr="00000000">
        <w:rPr>
          <w:rtl w:val="0"/>
        </w:rPr>
        <w:t xml:space="preserve"> Twelve years ago, didn’t he decide to become a Hunter just so he could remain by Haldric and Praew's side? </w:t>
      </w:r>
    </w:p>
    <w:p w:rsidR="00000000" w:rsidDel="00000000" w:rsidP="00000000" w:rsidRDefault="00000000" w:rsidRPr="00000000" w14:paraId="000002BE">
      <w:pPr>
        <w:spacing w:after="0" w:before="0" w:line="480" w:lineRule="auto"/>
        <w:ind w:left="720" w:firstLine="720"/>
        <w:rPr>
          <w:i w:val="1"/>
          <w:iCs w:val="1"/>
        </w:rPr>
      </w:pPr>
      <w:r w:rsidDel="00000000" w:rsidR="00000000" w:rsidRPr="00000000">
        <w:rPr>
          <w:i w:val="1"/>
          <w:iCs w:val="1"/>
          <w:rtl w:val="0"/>
        </w:rPr>
        <w:t xml:space="preserve">     No… that’s not exactly right, is it?</w:t>
      </w:r>
    </w:p>
    <w:p w:rsidR="00000000" w:rsidDel="00000000" w:rsidP="00000000" w:rsidRDefault="00000000" w:rsidRPr="00000000" w14:paraId="000002BF">
      <w:pPr>
        <w:spacing w:after="0" w:before="0" w:line="480" w:lineRule="auto"/>
        <w:ind w:left="720" w:firstLine="720"/>
        <w:rPr>
          <w:i w:val="1"/>
          <w:iCs w:val="1"/>
        </w:rPr>
      </w:pPr>
      <w:r w:rsidDel="00000000" w:rsidR="00000000" w:rsidRPr="00000000">
        <w:rPr>
          <w:rtl w:val="0"/>
        </w:rPr>
      </w:r>
    </w:p>
    <w:p w:rsidR="00000000" w:rsidDel="00000000" w:rsidP="00000000" w:rsidRDefault="00000000" w:rsidRPr="00000000" w14:paraId="000002C0">
      <w:pPr>
        <w:spacing w:after="0" w:before="0" w:line="480" w:lineRule="auto"/>
        <w:ind w:left="720" w:firstLine="720"/>
        <w:rPr>
          <w:b w:val="1"/>
          <w:bCs w:val="1"/>
          <w:sz w:val="28"/>
          <w:szCs w:val="28"/>
          <w:u w:val="single"/>
        </w:rPr>
      </w:pPr>
      <w:r w:rsidDel="00000000" w:rsidR="00000000" w:rsidRPr="00000000">
        <w:rPr>
          <w:b w:val="1"/>
          <w:bCs w:val="1"/>
          <w:sz w:val="28"/>
          <w:szCs w:val="28"/>
          <w:u w:val="single"/>
          <w:rtl w:val="0"/>
        </w:rPr>
        <w:t xml:space="preserve">***</w:t>
      </w:r>
    </w:p>
    <w:p w:rsidR="00000000" w:rsidDel="00000000" w:rsidP="00000000" w:rsidRDefault="00000000" w:rsidRPr="00000000" w14:paraId="000002C1">
      <w:pPr>
        <w:spacing w:after="0" w:before="0" w:line="480" w:lineRule="auto"/>
        <w:ind w:left="720" w:firstLine="720"/>
        <w:jc w:val="center"/>
        <w:rPr>
          <w:b w:val="1"/>
          <w:bCs w:val="1"/>
          <w:sz w:val="28"/>
          <w:szCs w:val="28"/>
          <w:u w:val="single"/>
        </w:rPr>
      </w:pPr>
      <w:r w:rsidDel="00000000" w:rsidR="00000000" w:rsidRPr="00000000">
        <w:rPr>
          <w:rtl w:val="0"/>
        </w:rPr>
      </w:r>
    </w:p>
    <w:p w:rsidR="00000000" w:rsidDel="00000000" w:rsidP="00000000" w:rsidRDefault="00000000" w:rsidRPr="00000000" w14:paraId="000002C2">
      <w:pPr>
        <w:spacing w:after="0" w:before="0" w:line="480" w:lineRule="auto"/>
        <w:ind w:left="720" w:firstLine="720"/>
        <w:jc w:val="center"/>
        <w:rPr>
          <w:sz w:val="28"/>
          <w:szCs w:val="28"/>
        </w:rPr>
      </w:pPr>
      <w:r w:rsidDel="00000000" w:rsidR="00000000" w:rsidRPr="00000000">
        <w:rPr>
          <w:sz w:val="28"/>
          <w:szCs w:val="28"/>
          <w:rtl w:val="0"/>
        </w:rPr>
        <w:t xml:space="preserve">Twelve years ago.</w:t>
      </w:r>
    </w:p>
    <w:p w:rsidR="00000000" w:rsidDel="00000000" w:rsidP="00000000" w:rsidRDefault="00000000" w:rsidRPr="00000000" w14:paraId="000002C3">
      <w:pPr>
        <w:spacing w:after="0" w:before="0" w:line="480" w:lineRule="auto"/>
        <w:ind w:left="720" w:firstLine="720"/>
        <w:rPr/>
      </w:pPr>
      <w:r w:rsidDel="00000000" w:rsidR="00000000" w:rsidRPr="00000000">
        <w:rPr>
          <w:rtl w:val="0"/>
        </w:rPr>
        <w:t xml:space="preserve">     “You guys look so stupid,” Asher Rivers, an eight-year-old boy with tousled blond hair, called out as he watched his two friends of the same age, flail around in the training yard.</w:t>
      </w:r>
    </w:p>
    <w:p w:rsidR="00000000" w:rsidDel="00000000" w:rsidP="00000000" w:rsidRDefault="00000000" w:rsidRPr="00000000" w14:paraId="000002C4">
      <w:pPr>
        <w:spacing w:after="0" w:before="0" w:line="480" w:lineRule="auto"/>
        <w:ind w:left="720" w:firstLine="720"/>
        <w:rPr/>
      </w:pPr>
      <w:r w:rsidDel="00000000" w:rsidR="00000000" w:rsidRPr="00000000">
        <w:rPr>
          <w:rtl w:val="0"/>
        </w:rPr>
        <w:t xml:space="preserve">     He endured them, mostly. Suffered their noise, their play-acting, their endless games of pretend swordplay. But they were the only kids who weren’t scared of him or his father. Praew and Haldric didn’t care that the Rivers family had practically ran the city since their city ruler, The Prime Archon’s health declined. They didn’t care that Asher’s father was the Heir Archon, The Prime’s successor of Stormhaven. Maybe that made them stupid. Or maybe it made them the only real friends he had.</w:t>
      </w:r>
    </w:p>
    <w:p w:rsidR="00000000" w:rsidDel="00000000" w:rsidP="00000000" w:rsidRDefault="00000000" w:rsidRPr="00000000" w14:paraId="000002C5">
      <w:pPr>
        <w:spacing w:after="0" w:before="0" w:line="480" w:lineRule="auto"/>
        <w:ind w:left="720" w:firstLine="720"/>
        <w:rPr/>
      </w:pPr>
      <w:r w:rsidDel="00000000" w:rsidR="00000000" w:rsidRPr="00000000">
        <w:rPr>
          <w:rtl w:val="0"/>
        </w:rPr>
        <w:t xml:space="preserve">     Praew and Haldric were swinging wooden swords at each other with the grace of drunken soldiers after a long shift. No stance. No control. Haldric had already tripped twice. Praew held her stick with both hands like a club. Asher winced every time they struck each other—it was chaos.</w:t>
      </w:r>
    </w:p>
    <w:p w:rsidR="00000000" w:rsidDel="00000000" w:rsidP="00000000" w:rsidRDefault="00000000" w:rsidRPr="00000000" w14:paraId="000002C6">
      <w:pPr>
        <w:spacing w:after="0" w:before="0" w:line="480" w:lineRule="auto"/>
        <w:ind w:left="720" w:firstLine="720"/>
        <w:rPr/>
      </w:pPr>
      <w:r w:rsidDel="00000000" w:rsidR="00000000" w:rsidRPr="00000000">
        <w:rPr>
          <w:rtl w:val="0"/>
        </w:rPr>
        <w:t xml:space="preserve">     Asher didn’t play with sticks anymore. He didn’t have to. His father had arranged private sword lessons for Asher, shortly after becoming the Heir Archon last year. Real blades. Real teachers. When his father became Prime, he would name Asher as the new Heir Archon. That was how it worked. Legacy, bloodline, and purpose. Asher wasn’t a child. Not like them.</w:t>
      </w:r>
    </w:p>
    <w:p w:rsidR="00000000" w:rsidDel="00000000" w:rsidP="00000000" w:rsidRDefault="00000000" w:rsidRPr="00000000" w14:paraId="000002C7">
      <w:pPr>
        <w:spacing w:after="0" w:before="0" w:line="480" w:lineRule="auto"/>
        <w:ind w:left="720" w:firstLine="720"/>
        <w:rPr/>
      </w:pPr>
      <w:r w:rsidDel="00000000" w:rsidR="00000000" w:rsidRPr="00000000">
        <w:rPr>
          <w:rtl w:val="0"/>
        </w:rPr>
        <w:t xml:space="preserve">     “Hah! I win again!” Praew cheered, stepping over a winded Haldric.</w:t>
      </w:r>
    </w:p>
    <w:p w:rsidR="00000000" w:rsidDel="00000000" w:rsidP="00000000" w:rsidRDefault="00000000" w:rsidRPr="00000000" w14:paraId="000002C8">
      <w:pPr>
        <w:spacing w:after="0" w:before="0" w:line="480" w:lineRule="auto"/>
        <w:ind w:left="720" w:firstLine="720"/>
        <w:rPr/>
      </w:pPr>
      <w:r w:rsidDel="00000000" w:rsidR="00000000" w:rsidRPr="00000000">
        <w:rPr>
          <w:rtl w:val="0"/>
        </w:rPr>
        <w:t xml:space="preserve">     “That’s not fair!” Haldric groaned from the ground, clutching his ribs. “I tripped! Zephyrs take you—I want a rematch!”</w:t>
      </w:r>
    </w:p>
    <w:p w:rsidR="00000000" w:rsidDel="00000000" w:rsidP="00000000" w:rsidRDefault="00000000" w:rsidRPr="00000000" w14:paraId="000002C9">
      <w:pPr>
        <w:spacing w:after="0" w:before="0" w:line="480" w:lineRule="auto"/>
        <w:ind w:left="720" w:firstLine="720"/>
        <w:rPr/>
      </w:pPr>
      <w:r w:rsidDel="00000000" w:rsidR="00000000" w:rsidRPr="00000000">
        <w:rPr>
          <w:rtl w:val="0"/>
        </w:rPr>
        <w:t xml:space="preserve">     “Language, Haldric.” The familiar voice came from behind them.</w:t>
      </w:r>
    </w:p>
    <w:p w:rsidR="00000000" w:rsidDel="00000000" w:rsidP="00000000" w:rsidRDefault="00000000" w:rsidRPr="00000000" w14:paraId="000002CA">
      <w:pPr>
        <w:spacing w:after="0" w:before="0" w:line="480" w:lineRule="auto"/>
        <w:ind w:left="720" w:firstLine="720"/>
        <w:rPr/>
      </w:pPr>
      <w:r w:rsidDel="00000000" w:rsidR="00000000" w:rsidRPr="00000000">
        <w:rPr>
          <w:rtl w:val="0"/>
        </w:rPr>
        <w:t xml:space="preserve">     They all turned to see Arthur Rivers approaching, hands clasped behind his back, posture as straight as a soldier’s spear. The Heir Archon. Asher’s father.</w:t>
      </w:r>
    </w:p>
    <w:p w:rsidR="00000000" w:rsidDel="00000000" w:rsidP="00000000" w:rsidRDefault="00000000" w:rsidRPr="00000000" w14:paraId="000002CB">
      <w:pPr>
        <w:spacing w:after="0" w:before="0" w:line="480" w:lineRule="auto"/>
        <w:ind w:left="720" w:firstLine="720"/>
        <w:rPr/>
      </w:pPr>
      <w:r w:rsidDel="00000000" w:rsidR="00000000" w:rsidRPr="00000000">
        <w:rPr>
          <w:rtl w:val="0"/>
        </w:rPr>
        <w:t xml:space="preserve">     “Sorry, sir,” Haldric mumbled, his face turning red.</w:t>
      </w:r>
    </w:p>
    <w:p w:rsidR="00000000" w:rsidDel="00000000" w:rsidP="00000000" w:rsidRDefault="00000000" w:rsidRPr="00000000" w14:paraId="000002CC">
      <w:pPr>
        <w:spacing w:after="0" w:before="0" w:line="480" w:lineRule="auto"/>
        <w:ind w:left="720" w:firstLine="720"/>
        <w:rPr/>
      </w:pPr>
      <w:r w:rsidDel="00000000" w:rsidR="00000000" w:rsidRPr="00000000">
        <w:rPr>
          <w:rtl w:val="0"/>
        </w:rPr>
        <w:t xml:space="preserve">     Arthur chuckled while shaking his finger. “Now, no need to take the Lord’s name in vain, is there?”</w:t>
      </w:r>
    </w:p>
    <w:p w:rsidR="00000000" w:rsidDel="00000000" w:rsidP="00000000" w:rsidRDefault="00000000" w:rsidRPr="00000000" w14:paraId="000002CD">
      <w:pPr>
        <w:spacing w:after="0" w:before="0" w:line="480" w:lineRule="auto"/>
        <w:ind w:left="720" w:firstLine="720"/>
        <w:rPr/>
      </w:pPr>
      <w:r w:rsidDel="00000000" w:rsidR="00000000" w:rsidRPr="00000000">
        <w:rPr>
          <w:rtl w:val="0"/>
        </w:rPr>
        <w:t xml:space="preserve">     Then something shifted.</w:t>
      </w:r>
    </w:p>
    <w:p w:rsidR="00000000" w:rsidDel="00000000" w:rsidP="00000000" w:rsidRDefault="00000000" w:rsidRPr="00000000" w14:paraId="000002CE">
      <w:pPr>
        <w:spacing w:after="0" w:before="0" w:line="480" w:lineRule="auto"/>
        <w:ind w:left="720" w:firstLine="720"/>
        <w:rPr/>
      </w:pPr>
      <w:r w:rsidDel="00000000" w:rsidR="00000000" w:rsidRPr="00000000">
        <w:rPr>
          <w:rtl w:val="0"/>
        </w:rPr>
        <w:t xml:space="preserve">     A female Zephyrian Acolyte emerged from the shadow of the corridor and leaned in to whisper to Arthur, whose face tightened instantly. “WHO is coming?” he said too loudly, glancing back at the children. The acolyte leaned closer, but Asher had already started walking. Quiet steps. Curious ears. He was close enough now.</w:t>
      </w:r>
    </w:p>
    <w:p w:rsidR="00000000" w:rsidDel="00000000" w:rsidP="00000000" w:rsidRDefault="00000000" w:rsidRPr="00000000" w14:paraId="000002CF">
      <w:pPr>
        <w:spacing w:after="0" w:before="0" w:line="480" w:lineRule="auto"/>
        <w:ind w:left="720" w:firstLine="720"/>
        <w:rPr/>
      </w:pPr>
      <w:r w:rsidDel="00000000" w:rsidR="00000000" w:rsidRPr="00000000">
        <w:rPr>
          <w:rtl w:val="0"/>
        </w:rPr>
        <w:t xml:space="preserve">    </w:t>
      </w:r>
      <w:r w:rsidDel="00000000" w:rsidR="00000000" w:rsidRPr="00000000">
        <w:rPr>
          <w:rtl w:val="0"/>
        </w:rPr>
        <w:t xml:space="preserve"> “Then, escort the children to the sanctuary,” </w:t>
      </w:r>
      <w:r w:rsidDel="00000000" w:rsidR="00000000" w:rsidRPr="00000000">
        <w:rPr>
          <w:rtl w:val="0"/>
        </w:rPr>
        <w:t xml:space="preserve">his father whispered. “Asher’s friends must be kept safe.”</w:t>
      </w:r>
    </w:p>
    <w:p w:rsidR="00000000" w:rsidDel="00000000" w:rsidP="00000000" w:rsidRDefault="00000000" w:rsidRPr="00000000" w14:paraId="000002D0">
      <w:pPr>
        <w:spacing w:after="0" w:before="0" w:line="480" w:lineRule="auto"/>
        <w:ind w:left="720" w:firstLine="720"/>
        <w:rPr/>
      </w:pPr>
      <w:r w:rsidDel="00000000" w:rsidR="00000000" w:rsidRPr="00000000">
        <w:rPr>
          <w:rtl w:val="0"/>
        </w:rPr>
        <w:t xml:space="preserve">     The acolyte nodded. “Uhh, hey, kids,” she said too lightly. “How about we go on a little adventure?”</w:t>
      </w:r>
    </w:p>
    <w:p w:rsidR="00000000" w:rsidDel="00000000" w:rsidP="00000000" w:rsidRDefault="00000000" w:rsidRPr="00000000" w14:paraId="000002D1">
      <w:pPr>
        <w:spacing w:after="0" w:before="0" w:line="480" w:lineRule="auto"/>
        <w:ind w:left="720" w:firstLine="720"/>
        <w:rPr/>
      </w:pPr>
      <w:r w:rsidDel="00000000" w:rsidR="00000000" w:rsidRPr="00000000">
        <w:rPr>
          <w:rtl w:val="0"/>
        </w:rPr>
        <w:t xml:space="preserve">     Praew and Haldric didn’t move at first, but Asher kept close behind, listening.</w:t>
      </w:r>
    </w:p>
    <w:p w:rsidR="00000000" w:rsidDel="00000000" w:rsidP="00000000" w:rsidRDefault="00000000" w:rsidRPr="00000000" w14:paraId="000002D2">
      <w:pPr>
        <w:spacing w:after="0" w:before="0" w:line="480" w:lineRule="auto"/>
        <w:ind w:left="720" w:firstLine="720"/>
        <w:rPr/>
      </w:pPr>
      <w:r w:rsidDel="00000000" w:rsidR="00000000" w:rsidRPr="00000000">
        <w:rPr>
          <w:rtl w:val="0"/>
        </w:rPr>
        <w:t xml:space="preserve">     “What? Then where is Bresdin?” Arthur hissed as they walked. “He already killed one of those beasts. Can’t he handle another?”</w:t>
      </w:r>
    </w:p>
    <w:p w:rsidR="00000000" w:rsidDel="00000000" w:rsidP="00000000" w:rsidRDefault="00000000" w:rsidRPr="00000000" w14:paraId="000002D3">
      <w:pPr>
        <w:spacing w:after="0" w:before="0" w:line="480" w:lineRule="auto"/>
        <w:ind w:left="720" w:firstLine="720"/>
        <w:rPr/>
      </w:pPr>
      <w:r w:rsidDel="00000000" w:rsidR="00000000" w:rsidRPr="00000000">
        <w:rPr>
          <w:rtl w:val="0"/>
        </w:rPr>
        <w:t xml:space="preserve">     “He’s still recovering from that battle,” the acolyte replied. “He’s, umm, in no condition to face another one.”</w:t>
      </w:r>
    </w:p>
    <w:p w:rsidR="00000000" w:rsidDel="00000000" w:rsidP="00000000" w:rsidRDefault="00000000" w:rsidRPr="00000000" w14:paraId="000002D4">
      <w:pPr>
        <w:spacing w:after="0" w:before="0" w:line="480" w:lineRule="auto"/>
        <w:ind w:left="720" w:firstLine="720"/>
        <w:rPr/>
      </w:pPr>
      <w:r w:rsidDel="00000000" w:rsidR="00000000" w:rsidRPr="00000000">
        <w:rPr>
          <w:rtl w:val="0"/>
        </w:rPr>
        <w:t xml:space="preserve">     “Blast me backwards,” Arthur cursed under his breath. “Then who do we have?”</w:t>
      </w:r>
    </w:p>
    <w:p w:rsidR="00000000" w:rsidDel="00000000" w:rsidP="00000000" w:rsidRDefault="00000000" w:rsidRPr="00000000" w14:paraId="000002D5">
      <w:pPr>
        <w:spacing w:after="0" w:before="0" w:line="480" w:lineRule="auto"/>
        <w:ind w:left="720" w:firstLine="720"/>
        <w:rPr/>
      </w:pPr>
      <w:r w:rsidDel="00000000" w:rsidR="00000000" w:rsidRPr="00000000">
        <w:rPr>
          <w:rtl w:val="0"/>
        </w:rPr>
        <w:t xml:space="preserve">     “Umm only Godric was willing,” she said.</w:t>
      </w:r>
    </w:p>
    <w:p w:rsidR="00000000" w:rsidDel="00000000" w:rsidP="00000000" w:rsidRDefault="00000000" w:rsidRPr="00000000" w14:paraId="000002D6">
      <w:pPr>
        <w:spacing w:after="0" w:before="0" w:line="480" w:lineRule="auto"/>
        <w:ind w:left="720" w:firstLine="720"/>
        <w:rPr/>
      </w:pPr>
      <w:r w:rsidDel="00000000" w:rsidR="00000000" w:rsidRPr="00000000">
        <w:rPr>
          <w:rtl w:val="0"/>
        </w:rPr>
        <w:t xml:space="preserve">     “No!” Arthur snapped. “Absolutely not! I will not have my—” he stopped, looked over his shoulder, at Asher, and lowered his voice again. “I won’t have him sacrifice himself.”</w:t>
      </w:r>
    </w:p>
    <w:p w:rsidR="00000000" w:rsidDel="00000000" w:rsidP="00000000" w:rsidRDefault="00000000" w:rsidRPr="00000000" w14:paraId="000002D7">
      <w:pPr>
        <w:spacing w:after="0" w:before="0" w:line="480" w:lineRule="auto"/>
        <w:ind w:left="720" w:firstLine="720"/>
        <w:rPr/>
      </w:pPr>
      <w:r w:rsidDel="00000000" w:rsidR="00000000" w:rsidRPr="00000000">
        <w:rPr>
          <w:rtl w:val="0"/>
        </w:rPr>
        <w:t xml:space="preserve">     “I’m sorry, sir,” the acolyte said. “Godric was already seen heading to the surface. We, uhh, we can’t call him back.”</w:t>
      </w:r>
    </w:p>
    <w:p w:rsidR="00000000" w:rsidDel="00000000" w:rsidP="00000000" w:rsidRDefault="00000000" w:rsidRPr="00000000" w14:paraId="000002D8">
      <w:pPr>
        <w:spacing w:after="0" w:before="0" w:line="480" w:lineRule="auto"/>
        <w:ind w:left="720" w:firstLine="720"/>
        <w:rPr/>
      </w:pPr>
      <w:r w:rsidDel="00000000" w:rsidR="00000000" w:rsidRPr="00000000">
        <w:rPr>
          <w:rtl w:val="0"/>
        </w:rPr>
        <w:t xml:space="preserve">     “That </w:t>
      </w:r>
      <w:r w:rsidDel="00000000" w:rsidR="00000000" w:rsidRPr="00000000">
        <w:rPr>
          <w:rtl w:val="0"/>
        </w:rPr>
        <w:t xml:space="preserve">b</w:t>
      </w:r>
      <w:r w:rsidDel="00000000" w:rsidR="00000000" w:rsidRPr="00000000">
        <w:rPr>
          <w:rtl w:val="0"/>
        </w:rPr>
        <w:t xml:space="preserve">olting man!” The Heir spat. Asher never heard his father curse like this before. “How is The Prime doing?” </w:t>
      </w:r>
      <w:sdt>
        <w:sdtPr>
          <w:id w:val="778173166"/>
          <w:tag w:val="goog_rdk_5"/>
        </w:sdtPr>
        <w:sdtContent>
          <w:del w:author="William Cox" w:id="0" w:date="2025-12-20T17:06:00Z">
            <w:r w:rsidDel="00000000" w:rsidR="00000000" w:rsidRPr="00000000">
              <w:rPr>
                <w:rtl w:val="0"/>
              </w:rPr>
              <w:delText xml:space="preserve">His father asked.</w:delText>
            </w:r>
          </w:del>
        </w:sdtContent>
      </w:sdt>
      <w:r w:rsidDel="00000000" w:rsidR="00000000" w:rsidRPr="00000000">
        <w:rPr>
          <w:rtl w:val="0"/>
        </w:rPr>
      </w:r>
    </w:p>
    <w:p w:rsidR="00000000" w:rsidDel="00000000" w:rsidP="00000000" w:rsidRDefault="00000000" w:rsidRPr="00000000" w14:paraId="000002D9">
      <w:pPr>
        <w:spacing w:after="0" w:before="0" w:line="480" w:lineRule="auto"/>
        <w:ind w:left="720" w:firstLine="720"/>
        <w:rPr/>
      </w:pPr>
      <w:r w:rsidDel="00000000" w:rsidR="00000000" w:rsidRPr="00000000">
        <w:rPr>
          <w:rtl w:val="0"/>
        </w:rPr>
        <w:t xml:space="preserve">     “He’s already safe in the bunker. But, umm, he is not likely to last long,” the acolyte said.  “We believe it’s best that you mentally prepare. Tonight, you will likely become the next Prime Archon.”</w:t>
      </w:r>
    </w:p>
    <w:p w:rsidR="00000000" w:rsidDel="00000000" w:rsidP="00000000" w:rsidRDefault="00000000" w:rsidRPr="00000000" w14:paraId="000002DA">
      <w:pPr>
        <w:spacing w:after="0" w:before="0" w:line="480" w:lineRule="auto"/>
        <w:ind w:left="720" w:firstLine="720"/>
        <w:rPr/>
      </w:pPr>
      <w:r w:rsidDel="00000000" w:rsidR="00000000" w:rsidRPr="00000000">
        <w:rPr>
          <w:rtl w:val="0"/>
        </w:rPr>
        <w:t xml:space="preserve">     Arthur said nothing. No celebration or pride. He just walked in silence until they eventually arrived. The bunker was on the </w:t>
      </w:r>
      <w:sdt>
        <w:sdtPr>
          <w:id w:val="1306211919"/>
          <w:tag w:val="goog_rdk_6"/>
        </w:sdtPr>
        <w:sdtContent>
          <w:commentRangeStart w:id="4"/>
        </w:sdtContent>
      </w:sdt>
      <w:r w:rsidDel="00000000" w:rsidR="00000000" w:rsidRPr="00000000">
        <w:rPr>
          <w:rtl w:val="0"/>
        </w:rPr>
        <w:t xml:space="preserve">Third Floor</w:t>
      </w:r>
      <w:commentRangeEnd w:id="4"/>
      <w:r w:rsidDel="00000000" w:rsidR="00000000" w:rsidRPr="00000000">
        <w:commentReference w:id="4"/>
      </w:r>
      <w:r w:rsidDel="00000000" w:rsidR="00000000" w:rsidRPr="00000000">
        <w:rPr>
          <w:rtl w:val="0"/>
        </w:rPr>
        <w:t xml:space="preserve">—a level Asher had never seen before. Its stone corridors were colder, the SolarStones lined the walls less frequently here. It held a large shrine in the center of the room with unlit SolarStones surrounding it.</w:t>
      </w:r>
    </w:p>
    <w:p w:rsidR="00000000" w:rsidDel="00000000" w:rsidP="00000000" w:rsidRDefault="00000000" w:rsidRPr="00000000" w14:paraId="000002DB">
      <w:pPr>
        <w:spacing w:after="0" w:before="0" w:line="480" w:lineRule="auto"/>
        <w:ind w:left="720" w:firstLine="720"/>
        <w:rPr/>
      </w:pPr>
      <w:r w:rsidDel="00000000" w:rsidR="00000000" w:rsidRPr="00000000">
        <w:rPr>
          <w:rtl w:val="0"/>
        </w:rPr>
        <w:t xml:space="preserve">      Praew and Haldric chased each other ahead, still laughing, still play-fighting. Asher watched them, shaking his head. </w:t>
      </w:r>
      <w:r w:rsidDel="00000000" w:rsidR="00000000" w:rsidRPr="00000000">
        <w:rPr>
          <w:i w:val="1"/>
          <w:iCs w:val="1"/>
          <w:rtl w:val="0"/>
        </w:rPr>
        <w:t xml:space="preserve">Children</w:t>
      </w:r>
      <w:r w:rsidDel="00000000" w:rsidR="00000000" w:rsidRPr="00000000">
        <w:rPr>
          <w:rtl w:val="0"/>
        </w:rPr>
        <w:t xml:space="preserve">. That’s all they were. He would never let himself be seen that way. He had a name to uphold, and soon, a title.</w:t>
      </w:r>
    </w:p>
    <w:p w:rsidR="00000000" w:rsidDel="00000000" w:rsidP="00000000" w:rsidRDefault="00000000" w:rsidRPr="00000000" w14:paraId="000002DC">
      <w:pPr>
        <w:spacing w:after="0" w:before="0" w:line="480" w:lineRule="auto"/>
        <w:ind w:left="720" w:firstLine="720"/>
        <w:rPr/>
      </w:pPr>
      <w:r w:rsidDel="00000000" w:rsidR="00000000" w:rsidRPr="00000000">
        <w:rPr>
          <w:rtl w:val="0"/>
        </w:rPr>
        <w:t xml:space="preserve">     Asher sat in the corner while they wrestled, mind racing with what he’d overheard. </w:t>
      </w:r>
      <w:r w:rsidDel="00000000" w:rsidR="00000000" w:rsidRPr="00000000">
        <w:rPr>
          <w:i w:val="1"/>
          <w:iCs w:val="1"/>
          <w:rtl w:val="0"/>
        </w:rPr>
        <w:t xml:space="preserve">What beast? What sacrifice?</w:t>
      </w:r>
      <w:r w:rsidDel="00000000" w:rsidR="00000000" w:rsidRPr="00000000">
        <w:rPr>
          <w:rtl w:val="0"/>
        </w:rPr>
        <w:t xml:space="preserve"> </w:t>
      </w:r>
      <w:r w:rsidDel="00000000" w:rsidR="00000000" w:rsidRPr="00000000">
        <w:rPr>
          <w:i w:val="1"/>
          <w:iCs w:val="1"/>
          <w:rtl w:val="0"/>
        </w:rPr>
        <w:t xml:space="preserve">Bresdin, his father’s greatest rival, injured? Godric going to the surface to be sacrificed?</w:t>
      </w:r>
      <w:r w:rsidDel="00000000" w:rsidR="00000000" w:rsidRPr="00000000">
        <w:rPr>
          <w:rtl w:val="0"/>
        </w:rPr>
        <w:t xml:space="preserve"> </w:t>
      </w:r>
    </w:p>
    <w:p w:rsidR="00000000" w:rsidDel="00000000" w:rsidP="00000000" w:rsidRDefault="00000000" w:rsidRPr="00000000" w14:paraId="000002DD">
      <w:pPr>
        <w:spacing w:after="0" w:before="0" w:line="480" w:lineRule="auto"/>
        <w:ind w:left="720" w:firstLine="720"/>
        <w:rPr/>
      </w:pPr>
      <w:r w:rsidDel="00000000" w:rsidR="00000000" w:rsidRPr="00000000">
        <w:rPr>
          <w:rtl w:val="0"/>
        </w:rPr>
        <w:t xml:space="preserve">None of it made sense.</w:t>
      </w:r>
    </w:p>
    <w:p w:rsidR="00000000" w:rsidDel="00000000" w:rsidP="00000000" w:rsidRDefault="00000000" w:rsidRPr="00000000" w14:paraId="000002DE">
      <w:pPr>
        <w:spacing w:after="0" w:before="0" w:line="480" w:lineRule="auto"/>
        <w:ind w:left="720" w:firstLine="720"/>
        <w:rPr/>
      </w:pPr>
      <w:r w:rsidDel="00000000" w:rsidR="00000000" w:rsidRPr="00000000">
        <w:rPr>
          <w:rtl w:val="0"/>
        </w:rPr>
        <w:t xml:space="preserve">     An acolyte stepped into the room and cleared his throat, loudly. “The Ex Prime, Libur Cali, has passed away peacefully.”</w:t>
      </w:r>
    </w:p>
    <w:p w:rsidR="00000000" w:rsidDel="00000000" w:rsidP="00000000" w:rsidRDefault="00000000" w:rsidRPr="00000000" w14:paraId="000002DF">
      <w:pPr>
        <w:spacing w:after="0" w:before="0" w:line="480" w:lineRule="auto"/>
        <w:ind w:left="720" w:firstLine="720"/>
        <w:rPr/>
      </w:pPr>
      <w:r w:rsidDel="00000000" w:rsidR="00000000" w:rsidRPr="00000000">
        <w:rPr>
          <w:rtl w:val="0"/>
        </w:rPr>
        <w:t xml:space="preserve">     Arthur Rivers stood still for a moment, then nodded.</w:t>
      </w:r>
    </w:p>
    <w:p w:rsidR="00000000" w:rsidDel="00000000" w:rsidP="00000000" w:rsidRDefault="00000000" w:rsidRPr="00000000" w14:paraId="000002E0">
      <w:pPr>
        <w:spacing w:after="0" w:before="0" w:line="480" w:lineRule="auto"/>
        <w:ind w:left="720" w:firstLine="720"/>
        <w:rPr/>
      </w:pPr>
      <w:r w:rsidDel="00000000" w:rsidR="00000000" w:rsidRPr="00000000">
        <w:rPr>
          <w:rtl w:val="0"/>
        </w:rPr>
        <w:t xml:space="preserve">     “You are now The Prime Archon. Please come with us. There is information that only you may know.”</w:t>
      </w:r>
    </w:p>
    <w:p w:rsidR="00000000" w:rsidDel="00000000" w:rsidP="00000000" w:rsidRDefault="00000000" w:rsidRPr="00000000" w14:paraId="000002E1">
      <w:pPr>
        <w:spacing w:after="0" w:before="0" w:line="480" w:lineRule="auto"/>
        <w:ind w:left="720" w:firstLine="720"/>
        <w:rPr/>
      </w:pPr>
      <w:r w:rsidDel="00000000" w:rsidR="00000000" w:rsidRPr="00000000">
        <w:rPr>
          <w:rtl w:val="0"/>
        </w:rPr>
        <w:t xml:space="preserve">     Arthur turned to leave. Asher got up to follow, only for one of the acolytes to block his path. “Not you, child. Only The Prime may enter.”</w:t>
      </w:r>
    </w:p>
    <w:p w:rsidR="00000000" w:rsidDel="00000000" w:rsidP="00000000" w:rsidRDefault="00000000" w:rsidRPr="00000000" w14:paraId="000002E2">
      <w:pPr>
        <w:spacing w:after="0" w:before="0" w:line="480" w:lineRule="auto"/>
        <w:ind w:left="720" w:firstLine="720"/>
        <w:rPr/>
      </w:pPr>
      <w:r w:rsidDel="00000000" w:rsidR="00000000" w:rsidRPr="00000000">
        <w:rPr>
          <w:rtl w:val="0"/>
        </w:rPr>
        <w:t xml:space="preserve">     “But I’m the next Heir Archon,” Asher argued. “Can’t I come?”</w:t>
      </w:r>
    </w:p>
    <w:p w:rsidR="00000000" w:rsidDel="00000000" w:rsidP="00000000" w:rsidRDefault="00000000" w:rsidRPr="00000000" w14:paraId="000002E3">
      <w:pPr>
        <w:spacing w:after="0" w:before="0" w:line="480" w:lineRule="auto"/>
        <w:ind w:left="720" w:firstLine="720"/>
        <w:rPr/>
      </w:pPr>
      <w:r w:rsidDel="00000000" w:rsidR="00000000" w:rsidRPr="00000000">
        <w:rPr>
          <w:rtl w:val="0"/>
        </w:rPr>
        <w:t xml:space="preserve">     The acolytes chuckled.</w:t>
      </w:r>
    </w:p>
    <w:p w:rsidR="00000000" w:rsidDel="00000000" w:rsidP="00000000" w:rsidRDefault="00000000" w:rsidRPr="00000000" w14:paraId="000002E4">
      <w:pPr>
        <w:spacing w:after="0" w:before="0" w:line="480" w:lineRule="auto"/>
        <w:ind w:left="720" w:firstLine="720"/>
        <w:rPr/>
      </w:pPr>
      <w:r w:rsidDel="00000000" w:rsidR="00000000" w:rsidRPr="00000000">
        <w:rPr>
          <w:rtl w:val="0"/>
        </w:rPr>
        <w:t xml:space="preserve">     Arthur didn’t. He turned to his son, voice suddenly sharp. “Silence! You must earn that title, Asher. You need the approval of the city and a </w:t>
      </w:r>
      <w:sdt>
        <w:sdtPr>
          <w:id w:val="1650357981"/>
          <w:tag w:val="goog_rdk_7"/>
        </w:sdtPr>
        <w:sdtContent>
          <w:commentRangeStart w:id="5"/>
        </w:sdtContent>
      </w:sdt>
      <w:r w:rsidDel="00000000" w:rsidR="00000000" w:rsidRPr="00000000">
        <w:rPr>
          <w:rtl w:val="0"/>
        </w:rPr>
        <w:t xml:space="preserve">prime</w:t>
      </w:r>
      <w:commentRangeEnd w:id="5"/>
      <w:r w:rsidDel="00000000" w:rsidR="00000000" w:rsidRPr="00000000">
        <w:commentReference w:id="5"/>
      </w:r>
      <w:r w:rsidDel="00000000" w:rsidR="00000000" w:rsidRPr="00000000">
        <w:rPr>
          <w:rtl w:val="0"/>
        </w:rPr>
        <w:t xml:space="preserve"> contribution. Then we’ll talk.”</w:t>
      </w:r>
    </w:p>
    <w:p w:rsidR="00000000" w:rsidDel="00000000" w:rsidP="00000000" w:rsidRDefault="00000000" w:rsidRPr="00000000" w14:paraId="000002E5">
      <w:pPr>
        <w:spacing w:after="0" w:before="0" w:line="480" w:lineRule="auto"/>
        <w:ind w:left="720" w:firstLine="720"/>
        <w:rPr/>
      </w:pPr>
      <w:r w:rsidDel="00000000" w:rsidR="00000000" w:rsidRPr="00000000">
        <w:rPr>
          <w:rtl w:val="0"/>
        </w:rPr>
        <w:t xml:space="preserve">     “But—” Asher started only to be cut off.</w:t>
      </w:r>
    </w:p>
    <w:p w:rsidR="00000000" w:rsidDel="00000000" w:rsidP="00000000" w:rsidRDefault="00000000" w:rsidRPr="00000000" w14:paraId="000002E6">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That, </w:t>
      </w:r>
      <w:r w:rsidDel="00000000" w:rsidR="00000000" w:rsidRPr="00000000">
        <w:rPr>
          <w:rtl w:val="0"/>
        </w:rPr>
        <w:t xml:space="preserve">is enough,” Arthur snapped. “We will speak later.” Then he was gone.</w:t>
      </w:r>
    </w:p>
    <w:p w:rsidR="00000000" w:rsidDel="00000000" w:rsidP="00000000" w:rsidRDefault="00000000" w:rsidRPr="00000000" w14:paraId="000002E7">
      <w:pPr>
        <w:spacing w:after="0" w:before="0" w:line="480" w:lineRule="auto"/>
        <w:ind w:left="720" w:firstLine="720"/>
        <w:rPr/>
      </w:pPr>
      <w:r w:rsidDel="00000000" w:rsidR="00000000" w:rsidRPr="00000000">
        <w:rPr>
          <w:rtl w:val="0"/>
        </w:rPr>
        <w:t xml:space="preserve">     Praew and Haldric walked up beside Asher, quiet for once. </w:t>
      </w:r>
    </w:p>
    <w:p w:rsidR="00000000" w:rsidDel="00000000" w:rsidP="00000000" w:rsidRDefault="00000000" w:rsidRPr="00000000" w14:paraId="000002E8">
      <w:pPr>
        <w:spacing w:after="0" w:before="0" w:line="480" w:lineRule="auto"/>
        <w:ind w:left="720" w:firstLine="720"/>
        <w:rPr/>
      </w:pPr>
      <w:r w:rsidDel="00000000" w:rsidR="00000000" w:rsidRPr="00000000">
        <w:rPr>
          <w:rtl w:val="0"/>
        </w:rPr>
        <w:t xml:space="preserve">     “Who wants to be a bolting Prime Archon anyway?” Haldric muttered.</w:t>
      </w:r>
    </w:p>
    <w:p w:rsidR="00000000" w:rsidDel="00000000" w:rsidP="00000000" w:rsidRDefault="00000000" w:rsidRPr="00000000" w14:paraId="000002E9">
      <w:pPr>
        <w:spacing w:after="0" w:before="0" w:line="480" w:lineRule="auto"/>
        <w:ind w:left="720" w:firstLine="720"/>
        <w:rPr/>
      </w:pPr>
      <w:r w:rsidDel="00000000" w:rsidR="00000000" w:rsidRPr="00000000">
        <w:rPr>
          <w:rtl w:val="0"/>
        </w:rPr>
        <w:t xml:space="preserve">     “Yeah,” Praew added. “Zephyrs take him! You really wanna sit behind a desk being boring all day? Or,” she said, nudging him. “You could be a Hunter with us. That’d be way more fun, wouldn’t it?”</w:t>
      </w:r>
    </w:p>
    <w:p w:rsidR="00000000" w:rsidDel="00000000" w:rsidP="00000000" w:rsidRDefault="00000000" w:rsidRPr="00000000" w14:paraId="000002EA">
      <w:pPr>
        <w:spacing w:after="0" w:before="0" w:line="480" w:lineRule="auto"/>
        <w:ind w:left="720" w:firstLine="720"/>
        <w:rPr/>
      </w:pPr>
      <w:r w:rsidDel="00000000" w:rsidR="00000000" w:rsidRPr="00000000">
        <w:rPr>
          <w:rtl w:val="0"/>
        </w:rPr>
        <w:t xml:space="preserve">     A nearby acolyte turned sharply. “You mustn’t speak ill of The Prime Archon. You should know—that’s treason.”</w:t>
      </w:r>
    </w:p>
    <w:p w:rsidR="00000000" w:rsidDel="00000000" w:rsidP="00000000" w:rsidRDefault="00000000" w:rsidRPr="00000000" w14:paraId="000002EB">
      <w:pPr>
        <w:spacing w:after="0" w:before="0" w:line="480" w:lineRule="auto"/>
        <w:ind w:left="720" w:firstLine="720"/>
        <w:rPr/>
      </w:pPr>
      <w:r w:rsidDel="00000000" w:rsidR="00000000" w:rsidRPr="00000000">
        <w:rPr>
          <w:rtl w:val="0"/>
        </w:rPr>
        <w:t xml:space="preserve">     Everyone in the room erupted into the chant:</w:t>
      </w:r>
    </w:p>
    <w:p w:rsidR="00000000" w:rsidDel="00000000" w:rsidP="00000000" w:rsidRDefault="00000000" w:rsidRPr="00000000" w14:paraId="000002EC">
      <w:pPr>
        <w:spacing w:after="0" w:before="0" w:line="480" w:lineRule="auto"/>
        <w:ind w:left="720" w:firstLine="720"/>
        <w:rPr/>
      </w:pPr>
      <w:r w:rsidDel="00000000" w:rsidR="00000000" w:rsidRPr="00000000">
        <w:rPr>
          <w:rtl w:val="0"/>
        </w:rPr>
        <w:t xml:space="preserve">     “AND JUSTICE WE WILL DELIVER!”</w:t>
      </w:r>
    </w:p>
    <w:p w:rsidR="00000000" w:rsidDel="00000000" w:rsidP="00000000" w:rsidRDefault="00000000" w:rsidRPr="00000000" w14:paraId="000002ED">
      <w:pPr>
        <w:spacing w:after="0" w:before="0" w:line="480" w:lineRule="auto"/>
        <w:ind w:left="720" w:firstLine="720"/>
        <w:rPr/>
      </w:pPr>
      <w:r w:rsidDel="00000000" w:rsidR="00000000" w:rsidRPr="00000000">
        <w:rPr>
          <w:rtl w:val="0"/>
        </w:rPr>
        <w:t xml:space="preserve">     “I’m sorry,” Praew and Haldric both said quickly.</w:t>
      </w:r>
    </w:p>
    <w:p w:rsidR="00000000" w:rsidDel="00000000" w:rsidP="00000000" w:rsidRDefault="00000000" w:rsidRPr="00000000" w14:paraId="000002EE">
      <w:pPr>
        <w:spacing w:after="0" w:before="0" w:line="480" w:lineRule="auto"/>
        <w:ind w:left="720" w:firstLine="720"/>
        <w:rPr>
          <w:i w:val="1"/>
          <w:iCs w:val="1"/>
        </w:rPr>
      </w:pPr>
      <w:r w:rsidDel="00000000" w:rsidR="00000000" w:rsidRPr="00000000">
        <w:rPr>
          <w:rtl w:val="0"/>
        </w:rPr>
        <w:t xml:space="preserve">     But Asher smiled. No one had ever dared say anything bad about his father before. Not even once. </w:t>
      </w:r>
      <w:r w:rsidDel="00000000" w:rsidR="00000000" w:rsidRPr="00000000">
        <w:rPr>
          <w:i w:val="1"/>
          <w:iCs w:val="1"/>
          <w:rtl w:val="0"/>
        </w:rPr>
        <w:t xml:space="preserve">Maybe being a Hunter wouldn’t be so bad after all. At least… it would be entertaining.</w:t>
      </w:r>
    </w:p>
    <w:p w:rsidR="00000000" w:rsidDel="00000000" w:rsidP="00000000" w:rsidRDefault="00000000" w:rsidRPr="00000000" w14:paraId="000002EF">
      <w:pPr>
        <w:spacing w:after="0" w:before="0" w:line="480" w:lineRule="auto"/>
        <w:ind w:left="720" w:firstLine="720"/>
        <w:rPr/>
      </w:pPr>
      <w:r w:rsidDel="00000000" w:rsidR="00000000" w:rsidRPr="00000000">
        <w:rPr>
          <w:rtl w:val="0"/>
        </w:rPr>
        <w:t xml:space="preserve">     Praew nudged his arm with a sleepy grin. “Told you, you’re one of us now.”</w:t>
      </w:r>
    </w:p>
    <w:p w:rsidR="00000000" w:rsidDel="00000000" w:rsidP="00000000" w:rsidRDefault="00000000" w:rsidRPr="00000000" w14:paraId="000002F0">
      <w:pPr>
        <w:spacing w:after="0" w:before="0" w:line="480" w:lineRule="auto"/>
        <w:ind w:left="720" w:firstLine="720"/>
        <w:rPr/>
      </w:pPr>
      <w:r w:rsidDel="00000000" w:rsidR="00000000" w:rsidRPr="00000000">
        <w:rPr>
          <w:rtl w:val="0"/>
        </w:rPr>
        <w:t xml:space="preserve">     Haldric shifted against the wall, stifling a yawn. “Just don’t make me have to save you too many times.”</w:t>
      </w:r>
    </w:p>
    <w:p w:rsidR="00000000" w:rsidDel="00000000" w:rsidP="00000000" w:rsidRDefault="00000000" w:rsidRPr="00000000" w14:paraId="000002F1">
      <w:pPr>
        <w:spacing w:after="0" w:before="0" w:line="480" w:lineRule="auto"/>
        <w:ind w:left="720" w:firstLine="720"/>
        <w:rPr/>
      </w:pPr>
      <w:r w:rsidDel="00000000" w:rsidR="00000000" w:rsidRPr="00000000">
        <w:rPr>
          <w:rtl w:val="0"/>
        </w:rPr>
        <w:t xml:space="preserve">     Asher huffed through his nose—somewhere between a laugh and a sigh.</w:t>
      </w:r>
    </w:p>
    <w:p w:rsidR="00000000" w:rsidDel="00000000" w:rsidP="00000000" w:rsidRDefault="00000000" w:rsidRPr="00000000" w14:paraId="000002F2">
      <w:pPr>
        <w:spacing w:after="0" w:before="0" w:line="480" w:lineRule="auto"/>
        <w:ind w:left="720" w:firstLine="720"/>
        <w:rPr/>
      </w:pPr>
      <w:r w:rsidDel="00000000" w:rsidR="00000000" w:rsidRPr="00000000">
        <w:rPr>
          <w:rtl w:val="0"/>
        </w:rPr>
        <w:t xml:space="preserve">     No one said much after that. Praew and Haldric drifted toward sleep, slumped against the wall with half-lidded eyes.</w:t>
      </w:r>
    </w:p>
    <w:p w:rsidR="00000000" w:rsidDel="00000000" w:rsidP="00000000" w:rsidRDefault="00000000" w:rsidRPr="00000000" w14:paraId="000002F3">
      <w:pPr>
        <w:spacing w:after="0" w:before="0" w:line="480" w:lineRule="auto"/>
        <w:ind w:left="720" w:firstLine="720"/>
        <w:rPr/>
      </w:pPr>
      <w:r w:rsidDel="00000000" w:rsidR="00000000" w:rsidRPr="00000000">
        <w:rPr>
          <w:rtl w:val="0"/>
        </w:rPr>
        <w:t xml:space="preserve">     Asher stayed seated, hands clasped in his lap, gaze lingering on the SolarStones along the walls, dim but even, barely lighting the bunker’s stonework. Then, without warning, every SolarStone in the room faded out as he inhaled.</w:t>
      </w:r>
    </w:p>
    <w:p w:rsidR="00000000" w:rsidDel="00000000" w:rsidP="00000000" w:rsidRDefault="00000000" w:rsidRPr="00000000" w14:paraId="000002F4">
      <w:pPr>
        <w:spacing w:after="0" w:before="0" w:line="480" w:lineRule="auto"/>
        <w:ind w:left="720" w:firstLine="720"/>
        <w:rPr/>
      </w:pPr>
      <w:r w:rsidDel="00000000" w:rsidR="00000000" w:rsidRPr="00000000">
        <w:rPr>
          <w:rtl w:val="0"/>
        </w:rPr>
        <w:t xml:space="preserve">     By the time he exhaled, the room was in total darkness. The SolarStones stayed dark for another breath. Then, just as he began to inhale again, they faded back in—gentle, like their trigger had been a soft voice filling the room.</w:t>
      </w:r>
    </w:p>
    <w:p w:rsidR="00000000" w:rsidDel="00000000" w:rsidP="00000000" w:rsidRDefault="00000000" w:rsidRPr="00000000" w14:paraId="000002F5">
      <w:pPr>
        <w:spacing w:after="0" w:before="0" w:line="480" w:lineRule="auto"/>
        <w:ind w:left="720" w:firstLine="720"/>
        <w:rPr/>
      </w:pPr>
      <w:r w:rsidDel="00000000" w:rsidR="00000000" w:rsidRPr="00000000">
        <w:rPr>
          <w:rtl w:val="0"/>
        </w:rPr>
        <w:t xml:space="preserve">     That was a flicker. Everyone knew the term, but Asher had never felt it like this before. In school, they’d learned that every triggered SolarStone across the world, regardless of when it activated, pulsed together, all at once, in the same rhythm: faded out, stayed dark, faded back in.</w:t>
      </w:r>
    </w:p>
    <w:p w:rsidR="00000000" w:rsidDel="00000000" w:rsidP="00000000" w:rsidRDefault="00000000" w:rsidRPr="00000000" w14:paraId="000002F6">
      <w:pPr>
        <w:spacing w:after="0" w:before="0" w:line="480" w:lineRule="auto"/>
        <w:ind w:left="720" w:firstLine="720"/>
        <w:rPr/>
      </w:pPr>
      <w:r w:rsidDel="00000000" w:rsidR="00000000" w:rsidRPr="00000000">
        <w:rPr>
          <w:rtl w:val="0"/>
        </w:rPr>
        <w:t xml:space="preserve">     Three breaths. That was a flicker. It happened every sixty breaths—a natural measurement of time, as the world breathed.</w:t>
      </w:r>
    </w:p>
    <w:p w:rsidR="00000000" w:rsidDel="00000000" w:rsidP="00000000" w:rsidRDefault="00000000" w:rsidRPr="00000000" w14:paraId="000002F7">
      <w:pPr>
        <w:spacing w:after="0" w:before="0" w:line="480" w:lineRule="auto"/>
        <w:ind w:left="720" w:firstLine="720"/>
        <w:rPr/>
      </w:pPr>
      <w:r w:rsidDel="00000000" w:rsidR="00000000" w:rsidRPr="00000000">
        <w:rPr>
          <w:rtl w:val="0"/>
        </w:rPr>
        <w:t xml:space="preserve">     He began counting. At first, to see if he could time the next one. Then, to pass the time. But as he reached the sixtieth breath again, the room dipped into darkness once more. Another flicker.</w:t>
      </w:r>
    </w:p>
    <w:p w:rsidR="00000000" w:rsidDel="00000000" w:rsidP="00000000" w:rsidRDefault="00000000" w:rsidRPr="00000000" w14:paraId="000002F8">
      <w:pPr>
        <w:spacing w:after="0" w:before="0" w:line="480" w:lineRule="auto"/>
        <w:ind w:left="720" w:firstLine="720"/>
        <w:rPr/>
      </w:pPr>
      <w:r w:rsidDel="00000000" w:rsidR="00000000" w:rsidRPr="00000000">
        <w:rPr>
          <w:rtl w:val="0"/>
        </w:rPr>
        <w:t xml:space="preserve">     Then another. And another. By the twelfth or thirteenth flicker, something strange began to happen.</w:t>
      </w:r>
    </w:p>
    <w:p w:rsidR="00000000" w:rsidDel="00000000" w:rsidP="00000000" w:rsidRDefault="00000000" w:rsidRPr="00000000" w14:paraId="000002F9">
      <w:pPr>
        <w:spacing w:after="0" w:before="0" w:line="480" w:lineRule="auto"/>
        <w:ind w:left="720" w:firstLine="720"/>
        <w:rPr/>
      </w:pPr>
      <w:r w:rsidDel="00000000" w:rsidR="00000000" w:rsidRPr="00000000">
        <w:rPr>
          <w:rtl w:val="0"/>
        </w:rPr>
        <w:t xml:space="preserve">     He didn’t need to count anymore. Asher instinctively knew how many flickers had passed. His breathing lined up on its own, moving in time with the pattern. He could feel when the next flicker was coming. Like the space between waves. Like a heartbeat.</w:t>
      </w:r>
    </w:p>
    <w:p w:rsidR="00000000" w:rsidDel="00000000" w:rsidP="00000000" w:rsidRDefault="00000000" w:rsidRPr="00000000" w14:paraId="000002FA">
      <w:pPr>
        <w:spacing w:after="0" w:before="0" w:line="480" w:lineRule="auto"/>
        <w:ind w:left="720" w:firstLine="720"/>
        <w:rPr/>
      </w:pPr>
      <w:r w:rsidDel="00000000" w:rsidR="00000000" w:rsidRPr="00000000">
        <w:rPr>
          <w:i w:val="1"/>
          <w:iCs w:val="1"/>
          <w:rtl w:val="0"/>
        </w:rPr>
        <w:t xml:space="preserve">     This was it, wasn’t it? The Flickering Rhythm</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rtl w:val="0"/>
        </w:rPr>
        <w:t xml:space="preserve">A skill all children eventually gained—when they could instinctively feel the rhythm of time?</w:t>
      </w:r>
    </w:p>
    <w:p w:rsidR="00000000" w:rsidDel="00000000" w:rsidP="00000000" w:rsidRDefault="00000000" w:rsidRPr="00000000" w14:paraId="000002FB">
      <w:pPr>
        <w:spacing w:after="0" w:before="0" w:line="480" w:lineRule="auto"/>
        <w:ind w:left="720" w:firstLine="720"/>
        <w:rPr/>
      </w:pPr>
      <w:r w:rsidDel="00000000" w:rsidR="00000000" w:rsidRPr="00000000">
        <w:rPr>
          <w:rtl w:val="0"/>
        </w:rPr>
        <w:t xml:space="preserve">     The light dimmed again.</w:t>
      </w:r>
    </w:p>
    <w:p w:rsidR="00000000" w:rsidDel="00000000" w:rsidP="00000000" w:rsidRDefault="00000000" w:rsidRPr="00000000" w14:paraId="000002FC">
      <w:pPr>
        <w:spacing w:after="0" w:before="0" w:line="480" w:lineRule="auto"/>
        <w:ind w:left="720" w:firstLine="720"/>
        <w:rPr/>
      </w:pPr>
      <w:r w:rsidDel="00000000" w:rsidR="00000000" w:rsidRPr="00000000">
        <w:rPr>
          <w:rtl w:val="0"/>
        </w:rPr>
        <w:t xml:space="preserve">     Then, on what he knew was the twentieth flicker—everything changed.</w:t>
      </w:r>
    </w:p>
    <w:p w:rsidR="00000000" w:rsidDel="00000000" w:rsidP="00000000" w:rsidRDefault="00000000" w:rsidRPr="00000000" w14:paraId="000002FD">
      <w:pPr>
        <w:spacing w:after="0" w:before="0" w:line="480" w:lineRule="auto"/>
        <w:ind w:left="720" w:firstLine="720"/>
        <w:rPr/>
      </w:pPr>
      <w:r w:rsidDel="00000000" w:rsidR="00000000" w:rsidRPr="00000000">
        <w:rPr>
          <w:rtl w:val="0"/>
        </w:rPr>
        <w:t xml:space="preserve">     The large, untriggered SolarStones near the shrine flared to life in a rhythmic pulse every half a breath. Sixteen times—eight breaths—where a full wash of color filled the room.</w:t>
      </w:r>
    </w:p>
    <w:p w:rsidR="00000000" w:rsidDel="00000000" w:rsidP="00000000" w:rsidRDefault="00000000" w:rsidRPr="00000000" w14:paraId="000002FE">
      <w:pPr>
        <w:spacing w:after="0" w:before="0" w:line="480" w:lineRule="auto"/>
        <w:ind w:left="720" w:firstLine="720"/>
        <w:rPr/>
      </w:pPr>
      <w:r w:rsidDel="00000000" w:rsidR="00000000" w:rsidRPr="00000000">
        <w:rPr>
          <w:rtl w:val="0"/>
        </w:rPr>
        <w:t xml:space="preserve">     That was a flash.</w:t>
      </w:r>
    </w:p>
    <w:p w:rsidR="00000000" w:rsidDel="00000000" w:rsidP="00000000" w:rsidRDefault="00000000" w:rsidRPr="00000000" w14:paraId="000002FF">
      <w:pPr>
        <w:spacing w:after="0" w:before="0" w:line="480" w:lineRule="auto"/>
        <w:ind w:left="720" w:firstLine="720"/>
        <w:rPr/>
      </w:pPr>
      <w:r w:rsidDel="00000000" w:rsidR="00000000" w:rsidRPr="00000000">
        <w:rPr>
          <w:rtl w:val="0"/>
        </w:rPr>
        <w:t xml:space="preserve">     Twenty flickers in a flash.</w:t>
      </w:r>
    </w:p>
    <w:p w:rsidR="00000000" w:rsidDel="00000000" w:rsidP="00000000" w:rsidRDefault="00000000" w:rsidRPr="00000000" w14:paraId="00000300">
      <w:pPr>
        <w:spacing w:after="0" w:before="0" w:line="480" w:lineRule="auto"/>
        <w:ind w:left="720" w:firstLine="720"/>
        <w:rPr/>
      </w:pPr>
      <w:r w:rsidDel="00000000" w:rsidR="00000000" w:rsidRPr="00000000">
        <w:rPr>
          <w:rtl w:val="0"/>
        </w:rPr>
        <w:t xml:space="preserve">     Twenty flashes in a day.</w:t>
      </w:r>
    </w:p>
    <w:p w:rsidR="00000000" w:rsidDel="00000000" w:rsidP="00000000" w:rsidRDefault="00000000" w:rsidRPr="00000000" w14:paraId="00000301">
      <w:pPr>
        <w:spacing w:after="0" w:before="0" w:line="480" w:lineRule="auto"/>
        <w:ind w:left="720" w:firstLine="720"/>
        <w:rPr/>
      </w:pPr>
      <w:r w:rsidDel="00000000" w:rsidR="00000000" w:rsidRPr="00000000">
        <w:rPr>
          <w:rtl w:val="0"/>
        </w:rPr>
        <w:t xml:space="preserve">     Each flash was unique, marking how late it was. One pulse for the first flash, twenty for the twentieth—signaling the start of a new day. The world’s way of marking a new phase.</w:t>
      </w:r>
    </w:p>
    <w:p w:rsidR="00000000" w:rsidDel="00000000" w:rsidP="00000000" w:rsidRDefault="00000000" w:rsidRPr="00000000" w14:paraId="00000302">
      <w:pPr>
        <w:spacing w:after="0" w:before="0" w:line="480" w:lineRule="auto"/>
        <w:ind w:left="720" w:firstLine="720"/>
        <w:rPr/>
      </w:pPr>
      <w:r w:rsidDel="00000000" w:rsidR="00000000" w:rsidRPr="00000000">
        <w:rPr>
          <w:rtl w:val="0"/>
        </w:rPr>
        <w:t xml:space="preserve">     Asher closed his eyes and breathed. Time seemed to slow since gaining the RhythmStone. It no longer slipped by while he was unaware. He could instinctively count every breath, and every pause the world took. Most families saw gaining the RhythmStone as a cause for celebration. But why did he feel so… empty?</w:t>
      </w:r>
    </w:p>
    <w:p w:rsidR="00000000" w:rsidDel="00000000" w:rsidP="00000000" w:rsidRDefault="00000000" w:rsidRPr="00000000" w14:paraId="00000303">
      <w:pPr>
        <w:spacing w:after="0" w:before="0" w:line="480" w:lineRule="auto"/>
        <w:ind w:left="720" w:firstLine="720"/>
        <w:rPr/>
      </w:pPr>
      <w:r w:rsidDel="00000000" w:rsidR="00000000" w:rsidRPr="00000000">
        <w:rPr>
          <w:rtl w:val="0"/>
        </w:rPr>
        <w:t xml:space="preserve">     He sat still, eyes on the wall, watching the flickers come and go. Then came the second flash. Then the third. Twelve flickers later, the door creaked open—and his father returned.</w:t>
      </w:r>
    </w:p>
    <w:p w:rsidR="00000000" w:rsidDel="00000000" w:rsidP="00000000" w:rsidRDefault="00000000" w:rsidRPr="00000000" w14:paraId="00000304">
      <w:pPr>
        <w:spacing w:after="0" w:before="0" w:line="480" w:lineRule="auto"/>
        <w:ind w:left="720" w:firstLine="720"/>
        <w:rPr/>
      </w:pPr>
      <w:r w:rsidDel="00000000" w:rsidR="00000000" w:rsidRPr="00000000">
        <w:rPr>
          <w:rtl w:val="0"/>
        </w:rPr>
        <w:t xml:space="preserve">      There was nothing still about him. His robes were misaligned, his hands shaking slightly at his sides. His face was pale, save for his eyes—bloodshot red like he hadn’t blinked in a flash. Sweat clung to his brow, soaking into his collar. Whatever he’d learned behind those locked doors had shaken him to his core.</w:t>
      </w:r>
    </w:p>
    <w:p w:rsidR="00000000" w:rsidDel="00000000" w:rsidP="00000000" w:rsidRDefault="00000000" w:rsidRPr="00000000" w14:paraId="00000305">
      <w:pPr>
        <w:spacing w:after="0" w:before="0" w:line="480" w:lineRule="auto"/>
        <w:ind w:left="720" w:firstLine="720"/>
        <w:rPr/>
      </w:pPr>
      <w:r w:rsidDel="00000000" w:rsidR="00000000" w:rsidRPr="00000000">
        <w:rPr>
          <w:rtl w:val="0"/>
        </w:rPr>
        <w:t xml:space="preserve">     “You, take the children home,” Arthur told the Zephyrian Acolyte from earlier, his voice shaking.</w:t>
      </w:r>
    </w:p>
    <w:p w:rsidR="00000000" w:rsidDel="00000000" w:rsidP="00000000" w:rsidRDefault="00000000" w:rsidRPr="00000000" w14:paraId="00000306">
      <w:pPr>
        <w:spacing w:after="0" w:before="0" w:line="480" w:lineRule="auto"/>
        <w:ind w:left="720" w:firstLine="720"/>
        <w:rPr/>
      </w:pPr>
      <w:r w:rsidDel="00000000" w:rsidR="00000000" w:rsidRPr="00000000">
        <w:rPr>
          <w:rtl w:val="0"/>
        </w:rPr>
        <w:t xml:space="preserve">     Then he grabbed Asher’s arm and marched him through the long corridor that led to the Floor above. His steps were too fast. Asher had to half-jog just to keep pace, his shorter legs struggling to match the stride of a man unraveling.</w:t>
      </w:r>
    </w:p>
    <w:p w:rsidR="00000000" w:rsidDel="00000000" w:rsidP="00000000" w:rsidRDefault="00000000" w:rsidRPr="00000000" w14:paraId="00000307">
      <w:pPr>
        <w:spacing w:after="0" w:before="0" w:line="480" w:lineRule="auto"/>
        <w:ind w:left="720" w:firstLine="720"/>
        <w:rPr/>
      </w:pPr>
      <w:r w:rsidDel="00000000" w:rsidR="00000000" w:rsidRPr="00000000">
        <w:rPr>
          <w:rtl w:val="0"/>
        </w:rPr>
        <w:t xml:space="preserve">     As they passed between Floors, Asher noticed how little he’d seen of the city before. The real city. Not just the First Floor, with its clean walls and polished halls, but the way Stormhaven truly sprawled out beneath the surface. A hollowed-out cylinder of layered stone, carved like a massive inverted tower. Three Floors deep. Each Floor wrapped in three concentric rings—stone walls so high and thick you could not hear the people on the other side. Each ring was its own sector, sealed off from the rest. Only one path in or out, one gate per wall. Each level felt like its own prison. Its own kingdom.</w:t>
      </w:r>
    </w:p>
    <w:p w:rsidR="00000000" w:rsidDel="00000000" w:rsidP="00000000" w:rsidRDefault="00000000" w:rsidRPr="00000000" w14:paraId="00000308">
      <w:pPr>
        <w:spacing w:after="0" w:before="0" w:line="480" w:lineRule="auto"/>
        <w:ind w:left="720" w:firstLine="720"/>
        <w:rPr/>
      </w:pPr>
      <w:r w:rsidDel="00000000" w:rsidR="00000000" w:rsidRPr="00000000">
        <w:rPr>
          <w:rtl w:val="0"/>
        </w:rPr>
        <w:t xml:space="preserve">     The First Floor, where they were headed, was the most pristine. Home to the ruling class, the government offices, and Asher’s own quarters. The Second Floor held the schools and the Hunter office. </w:t>
      </w:r>
      <w:sdt>
        <w:sdtPr>
          <w:id w:val="1653903620"/>
          <w:tag w:val="goog_rdk_8"/>
        </w:sdtPr>
        <w:sdtContent>
          <w:commentRangeStart w:id="6"/>
        </w:sdtContent>
      </w:sdt>
      <w:r w:rsidDel="00000000" w:rsidR="00000000" w:rsidRPr="00000000">
        <w:rPr>
          <w:rtl w:val="0"/>
        </w:rPr>
        <w:t xml:space="preserve">The Third was for the market and laborers</w:t>
      </w:r>
      <w:commentRangeEnd w:id="6"/>
      <w:r w:rsidDel="00000000" w:rsidR="00000000" w:rsidRPr="00000000">
        <w:commentReference w:id="6"/>
      </w:r>
      <w:r w:rsidDel="00000000" w:rsidR="00000000" w:rsidRPr="00000000">
        <w:rPr>
          <w:rtl w:val="0"/>
        </w:rPr>
        <w:t xml:space="preserve">. And somewhere on the Second Floor, sealed with thick iron gates, was the one true exit to the surface.</w:t>
      </w:r>
    </w:p>
    <w:p w:rsidR="00000000" w:rsidDel="00000000" w:rsidP="00000000" w:rsidRDefault="00000000" w:rsidRPr="00000000" w14:paraId="00000309">
      <w:pPr>
        <w:spacing w:after="0" w:before="0" w:line="480" w:lineRule="auto"/>
        <w:ind w:left="720" w:firstLine="720"/>
        <w:rPr/>
      </w:pPr>
      <w:r w:rsidDel="00000000" w:rsidR="00000000" w:rsidRPr="00000000">
        <w:rPr>
          <w:rtl w:val="0"/>
        </w:rPr>
        <w:t xml:space="preserve">     They had nearly reached the First Floor, nearing their home, when Asher finally spoke. He’d held the question in for as long as he could—walking in silence beside his father’s quick, purposeful stride. Asher watched as sweat beaded along The Prime’s brow, his father’s jaw clenched as he kept glancing over his shoulder, scanning corners, eyes darting as if tracking something Asher couldn’t see. </w:t>
      </w:r>
    </w:p>
    <w:p w:rsidR="00000000" w:rsidDel="00000000" w:rsidP="00000000" w:rsidRDefault="00000000" w:rsidRPr="00000000" w14:paraId="0000030A">
      <w:pPr>
        <w:spacing w:after="0" w:before="0" w:line="480" w:lineRule="auto"/>
        <w:ind w:left="720" w:firstLine="720"/>
        <w:rPr/>
      </w:pPr>
      <w:r w:rsidDel="00000000" w:rsidR="00000000" w:rsidRPr="00000000">
        <w:rPr>
          <w:rtl w:val="0"/>
        </w:rPr>
        <w:t xml:space="preserve">     He’d never seen his father this shaken before.</w:t>
      </w:r>
    </w:p>
    <w:p w:rsidR="00000000" w:rsidDel="00000000" w:rsidP="00000000" w:rsidRDefault="00000000" w:rsidRPr="00000000" w14:paraId="0000030B">
      <w:pPr>
        <w:spacing w:after="0" w:before="0" w:line="480" w:lineRule="auto"/>
        <w:ind w:left="720" w:firstLine="720"/>
        <w:rPr/>
      </w:pPr>
      <w:r w:rsidDel="00000000" w:rsidR="00000000" w:rsidRPr="00000000">
        <w:rPr>
          <w:rtl w:val="0"/>
        </w:rPr>
        <w:t xml:space="preserve">     “Father… is something wrong?” Asher asked, just above a whisper. “You don’t seem… well.”</w:t>
      </w:r>
    </w:p>
    <w:p w:rsidR="00000000" w:rsidDel="00000000" w:rsidP="00000000" w:rsidRDefault="00000000" w:rsidRPr="00000000" w14:paraId="0000030C">
      <w:pPr>
        <w:spacing w:after="0" w:before="0" w:line="480" w:lineRule="auto"/>
        <w:ind w:left="720" w:firstLine="720"/>
        <w:rPr/>
      </w:pPr>
      <w:r w:rsidDel="00000000" w:rsidR="00000000" w:rsidRPr="00000000">
        <w:rPr>
          <w:rtl w:val="0"/>
        </w:rPr>
        <w:t xml:space="preserve">     Arthur stopped walking.</w:t>
      </w:r>
    </w:p>
    <w:p w:rsidR="00000000" w:rsidDel="00000000" w:rsidP="00000000" w:rsidRDefault="00000000" w:rsidRPr="00000000" w14:paraId="0000030D">
      <w:pPr>
        <w:spacing w:after="0" w:before="0" w:line="480" w:lineRule="auto"/>
        <w:ind w:left="720" w:firstLine="720"/>
        <w:rPr/>
      </w:pPr>
      <w:r w:rsidDel="00000000" w:rsidR="00000000" w:rsidRPr="00000000">
        <w:rPr>
          <w:rtl w:val="0"/>
        </w:rPr>
        <w:t xml:space="preserve">     He turned with a sharpness that made Asher flinch. Without a word, squeezing Asher’s arm hard enough to hurt, his father squatted low until their eyes were level. Asher could see everything now: the raw red veins in his eyes, the sweat on his temples, and something else, his breath was terrible.</w:t>
      </w:r>
    </w:p>
    <w:p w:rsidR="00000000" w:rsidDel="00000000" w:rsidP="00000000" w:rsidRDefault="00000000" w:rsidRPr="00000000" w14:paraId="0000030E">
      <w:pPr>
        <w:spacing w:after="0" w:before="0" w:line="480" w:lineRule="auto"/>
        <w:ind w:left="720" w:firstLine="720"/>
        <w:rPr/>
      </w:pPr>
      <w:r w:rsidDel="00000000" w:rsidR="00000000" w:rsidRPr="00000000">
        <w:rPr>
          <w:rtl w:val="0"/>
        </w:rPr>
        <w:t xml:space="preserve">     “Don’t you ever call me that in public again,” Arthur hissed. “Never again! Do you understand me?”</w:t>
      </w:r>
    </w:p>
    <w:p w:rsidR="00000000" w:rsidDel="00000000" w:rsidP="00000000" w:rsidRDefault="00000000" w:rsidRPr="00000000" w14:paraId="0000030F">
      <w:pPr>
        <w:spacing w:after="0" w:before="0" w:line="480" w:lineRule="auto"/>
        <w:ind w:left="720" w:firstLine="720"/>
        <w:rPr/>
      </w:pPr>
      <w:r w:rsidDel="00000000" w:rsidR="00000000" w:rsidRPr="00000000">
        <w:rPr>
          <w:rtl w:val="0"/>
        </w:rPr>
        <w:t xml:space="preserve">     Asher opened his mouth, but no words came. He just nodded, stiffly, barely able to meet his father’s stare.</w:t>
      </w:r>
    </w:p>
    <w:p w:rsidR="00000000" w:rsidDel="00000000" w:rsidP="00000000" w:rsidRDefault="00000000" w:rsidRPr="00000000" w14:paraId="00000310">
      <w:pPr>
        <w:spacing w:after="0" w:before="0" w:line="480" w:lineRule="auto"/>
        <w:ind w:left="720" w:firstLine="720"/>
        <w:rPr/>
      </w:pPr>
      <w:r w:rsidDel="00000000" w:rsidR="00000000" w:rsidRPr="00000000">
        <w:rPr>
          <w:rtl w:val="0"/>
        </w:rPr>
        <w:t xml:space="preserve">    “Better yet,” Arthur said, “from now on, you address me as The Prime Archon. No matter where we are. No exceptions.”</w:t>
      </w:r>
    </w:p>
    <w:p w:rsidR="00000000" w:rsidDel="00000000" w:rsidP="00000000" w:rsidRDefault="00000000" w:rsidRPr="00000000" w14:paraId="00000311">
      <w:pPr>
        <w:spacing w:after="0" w:before="0" w:line="480" w:lineRule="auto"/>
        <w:ind w:left="720" w:firstLine="720"/>
        <w:rPr>
          <w:i w:val="1"/>
          <w:iCs w:val="1"/>
        </w:rPr>
      </w:pPr>
      <w:r w:rsidDel="00000000" w:rsidR="00000000" w:rsidRPr="00000000">
        <w:rPr>
          <w:rtl w:val="0"/>
        </w:rPr>
        <w:t xml:space="preserve">     Asher had never heard his father speak like that before. </w:t>
      </w:r>
      <w:r w:rsidDel="00000000" w:rsidR="00000000" w:rsidRPr="00000000">
        <w:rPr>
          <w:i w:val="1"/>
          <w:iCs w:val="1"/>
          <w:rtl w:val="0"/>
        </w:rPr>
        <w:t xml:space="preserve">Who was this man?</w:t>
      </w:r>
    </w:p>
    <w:p w:rsidR="00000000" w:rsidDel="00000000" w:rsidP="00000000" w:rsidRDefault="00000000" w:rsidRPr="00000000" w14:paraId="00000312">
      <w:pPr>
        <w:spacing w:after="0" w:before="0" w:line="480" w:lineRule="auto"/>
        <w:ind w:left="720" w:firstLine="720"/>
        <w:rPr>
          <w:i w:val="1"/>
          <w:iCs w:val="1"/>
        </w:rPr>
      </w:pPr>
      <w:r w:rsidDel="00000000" w:rsidR="00000000" w:rsidRPr="00000000">
        <w:rPr>
          <w:rtl w:val="0"/>
        </w:rPr>
        <w:t xml:space="preserve">     Asher blinked back the sting in his eyes and stood straighter. </w:t>
      </w:r>
      <w:r w:rsidDel="00000000" w:rsidR="00000000" w:rsidRPr="00000000">
        <w:rPr>
          <w:i w:val="1"/>
          <w:iCs w:val="1"/>
          <w:rtl w:val="0"/>
        </w:rPr>
        <w:t xml:space="preserve">A true leader doesn’t cry. A true Leader never shows weakness.</w:t>
      </w:r>
    </w:p>
    <w:p w:rsidR="00000000" w:rsidDel="00000000" w:rsidP="00000000" w:rsidRDefault="00000000" w:rsidRPr="00000000" w14:paraId="00000313">
      <w:pPr>
        <w:spacing w:after="0" w:before="0" w:line="480" w:lineRule="auto"/>
        <w:ind w:left="720" w:firstLine="720"/>
        <w:rPr/>
      </w:pPr>
      <w:r w:rsidDel="00000000" w:rsidR="00000000" w:rsidRPr="00000000">
        <w:rPr>
          <w:rtl w:val="0"/>
        </w:rPr>
        <w:t xml:space="preserve">     Neither spoke as they continued walking. Asher felt something in him crack. And </w:t>
      </w:r>
      <w:r w:rsidDel="00000000" w:rsidR="00000000" w:rsidRPr="00000000">
        <w:rPr>
          <w:rtl w:val="0"/>
        </w:rPr>
        <w:t xml:space="preserve">even then he knew, some cracks wouldn’t mend.</w:t>
      </w:r>
      <w:r w:rsidDel="00000000" w:rsidR="00000000" w:rsidRPr="00000000">
        <w:rPr>
          <w:rtl w:val="0"/>
        </w:rPr>
      </w:r>
    </w:p>
    <w:p w:rsidR="00000000" w:rsidDel="00000000" w:rsidP="00000000" w:rsidRDefault="00000000" w:rsidRPr="00000000" w14:paraId="00000314">
      <w:pPr>
        <w:spacing w:after="0" w:before="0" w:line="480" w:lineRule="auto"/>
        <w:ind w:left="720" w:firstLine="720"/>
        <w:rPr/>
      </w:pPr>
      <w:r w:rsidDel="00000000" w:rsidR="00000000" w:rsidRPr="00000000">
        <w:rPr>
          <w:rtl w:val="0"/>
        </w:rPr>
        <w:t xml:space="preserve">When they finally arrived back home, Arthur—no, The Prime Archon—said nothing at first. He walked into his quarters, dropped his robe, and changed into something more formal for the announcement he’d have to make soon. </w:t>
      </w:r>
    </w:p>
    <w:p w:rsidR="00000000" w:rsidDel="00000000" w:rsidP="00000000" w:rsidRDefault="00000000" w:rsidRPr="00000000" w14:paraId="00000315">
      <w:pPr>
        <w:spacing w:after="0" w:before="0" w:line="480" w:lineRule="auto"/>
        <w:ind w:left="720" w:firstLine="720"/>
        <w:rPr/>
      </w:pPr>
      <w:r w:rsidDel="00000000" w:rsidR="00000000" w:rsidRPr="00000000">
        <w:rPr>
          <w:rtl w:val="0"/>
        </w:rPr>
        <w:t xml:space="preserve">     A perfectly tailored white suit. The back bore a red trim that formed an intricate design of three majestic trees, each embedded with ten rubies carved into the shape of leaves.</w:t>
      </w:r>
    </w:p>
    <w:p w:rsidR="00000000" w:rsidDel="00000000" w:rsidP="00000000" w:rsidRDefault="00000000" w:rsidRPr="00000000" w14:paraId="00000316">
      <w:pPr>
        <w:spacing w:after="0" w:before="0" w:line="480" w:lineRule="auto"/>
        <w:ind w:left="720" w:firstLine="720"/>
        <w:rPr/>
      </w:pPr>
      <w:r w:rsidDel="00000000" w:rsidR="00000000" w:rsidRPr="00000000">
        <w:rPr>
          <w:rtl w:val="0"/>
        </w:rPr>
        <w:t xml:space="preserve">The trees had deep roots that curled across the fabric, winding into the shape of a doorway beneath each trunk.</w:t>
      </w:r>
    </w:p>
    <w:p w:rsidR="00000000" w:rsidDel="00000000" w:rsidP="00000000" w:rsidRDefault="00000000" w:rsidRPr="00000000" w14:paraId="00000317">
      <w:pPr>
        <w:spacing w:after="0" w:before="0" w:line="480" w:lineRule="auto"/>
        <w:ind w:left="720" w:firstLine="720"/>
        <w:rPr/>
      </w:pPr>
      <w:r w:rsidDel="00000000" w:rsidR="00000000" w:rsidRPr="00000000">
        <w:rPr>
          <w:rtl w:val="0"/>
        </w:rPr>
        <w:t xml:space="preserve">     Asher stood in the doorway, watching in silence, wondering what it all meant.</w:t>
      </w:r>
    </w:p>
    <w:p w:rsidR="00000000" w:rsidDel="00000000" w:rsidP="00000000" w:rsidRDefault="00000000" w:rsidRPr="00000000" w14:paraId="00000318">
      <w:pPr>
        <w:spacing w:after="0" w:before="0" w:line="480" w:lineRule="auto"/>
        <w:ind w:left="720" w:firstLine="720"/>
        <w:rPr/>
      </w:pPr>
      <w:r w:rsidDel="00000000" w:rsidR="00000000" w:rsidRPr="00000000">
        <w:rPr>
          <w:rtl w:val="0"/>
        </w:rPr>
        <w:t xml:space="preserve">     That was when he saw it.</w:t>
      </w:r>
    </w:p>
    <w:p w:rsidR="00000000" w:rsidDel="00000000" w:rsidP="00000000" w:rsidRDefault="00000000" w:rsidRPr="00000000" w14:paraId="00000319">
      <w:pPr>
        <w:spacing w:after="0" w:before="0" w:line="480" w:lineRule="auto"/>
        <w:ind w:left="720" w:firstLine="720"/>
        <w:rPr/>
      </w:pPr>
      <w:r w:rsidDel="00000000" w:rsidR="00000000" w:rsidRPr="00000000">
        <w:rPr>
          <w:rtl w:val="0"/>
        </w:rPr>
        <w:t xml:space="preserve">     A faint glimmer. A slight bulge beneath The Prime’s chest. The Prime Archon’s undershirt slipped for a moment as he buttoned up his tunic, and Asher saw a stone embedded in the left side of his father’s pectoral. A Sifaralith Stone. Asher didn’t know which kind, nor what it meant.</w:t>
      </w:r>
    </w:p>
    <w:p w:rsidR="00000000" w:rsidDel="00000000" w:rsidP="00000000" w:rsidRDefault="00000000" w:rsidRPr="00000000" w14:paraId="0000031A">
      <w:pPr>
        <w:spacing w:after="0" w:before="0" w:line="480" w:lineRule="auto"/>
        <w:ind w:left="720" w:firstLine="720"/>
        <w:rPr/>
      </w:pPr>
      <w:r w:rsidDel="00000000" w:rsidR="00000000" w:rsidRPr="00000000">
        <w:rPr>
          <w:rtl w:val="0"/>
        </w:rPr>
        <w:t xml:space="preserve">     “What is that?” he asked, before he could stop himself.</w:t>
      </w:r>
    </w:p>
    <w:p w:rsidR="00000000" w:rsidDel="00000000" w:rsidP="00000000" w:rsidRDefault="00000000" w:rsidRPr="00000000" w14:paraId="0000031B">
      <w:pPr>
        <w:spacing w:after="0" w:before="0" w:line="480" w:lineRule="auto"/>
        <w:ind w:left="720" w:firstLine="720"/>
        <w:rPr/>
      </w:pPr>
      <w:r w:rsidDel="00000000" w:rsidR="00000000" w:rsidRPr="00000000">
        <w:rPr>
          <w:rtl w:val="0"/>
        </w:rPr>
        <w:t xml:space="preserve">     Arthur’s hands froze on the last button. “You will never speak of this,” he said, voice low and final. “Not to anyone.”</w:t>
      </w:r>
    </w:p>
    <w:p w:rsidR="00000000" w:rsidDel="00000000" w:rsidP="00000000" w:rsidRDefault="00000000" w:rsidRPr="00000000" w14:paraId="0000031C">
      <w:pPr>
        <w:spacing w:after="0" w:before="0" w:line="480" w:lineRule="auto"/>
        <w:ind w:left="720" w:firstLine="720"/>
        <w:rPr/>
      </w:pPr>
      <w:r w:rsidDel="00000000" w:rsidR="00000000" w:rsidRPr="00000000">
        <w:rPr>
          <w:rtl w:val="0"/>
        </w:rPr>
        <w:t xml:space="preserve">     Asher nodded, but the image had already burned into him.</w:t>
      </w:r>
    </w:p>
    <w:p w:rsidR="00000000" w:rsidDel="00000000" w:rsidP="00000000" w:rsidRDefault="00000000" w:rsidRPr="00000000" w14:paraId="0000031D">
      <w:pPr>
        <w:spacing w:after="0" w:before="0" w:line="480" w:lineRule="auto"/>
        <w:ind w:left="720" w:firstLine="720"/>
        <w:rPr/>
      </w:pPr>
      <w:r w:rsidDel="00000000" w:rsidR="00000000" w:rsidRPr="00000000">
        <w:rPr>
          <w:rtl w:val="0"/>
        </w:rPr>
        <w:t xml:space="preserve">     They sat facing each other in the study. A thick circular stone desk separated the two while Arthur tried to explain why Asher couldn’t just inherit the title of Heir Archon. “It doesn’t work that way. Titles must be earned. The people have to see you. Believe in you.”</w:t>
      </w:r>
    </w:p>
    <w:p w:rsidR="00000000" w:rsidDel="00000000" w:rsidP="00000000" w:rsidRDefault="00000000" w:rsidRPr="00000000" w14:paraId="0000031E">
      <w:pPr>
        <w:spacing w:after="0" w:before="0" w:line="480" w:lineRule="auto"/>
        <w:ind w:left="720" w:firstLine="720"/>
        <w:rPr/>
      </w:pPr>
      <w:r w:rsidDel="00000000" w:rsidR="00000000" w:rsidRPr="00000000">
        <w:rPr>
          <w:rtl w:val="0"/>
        </w:rPr>
        <w:t xml:space="preserve">     But Asher wasn’t listening. Not anymore. He was still thinking about the stone. About his friends and how much his father had changed. “Maybe I don’t want to be the Heir Archon,” he said. “If becoming The Prime means ending up like you, I would rather be a Hunter.”</w:t>
      </w:r>
    </w:p>
    <w:p w:rsidR="00000000" w:rsidDel="00000000" w:rsidP="00000000" w:rsidRDefault="00000000" w:rsidRPr="00000000" w14:paraId="0000031F">
      <w:pPr>
        <w:spacing w:after="0" w:before="0" w:line="480" w:lineRule="auto"/>
        <w:ind w:left="720" w:firstLine="720"/>
        <w:rPr/>
      </w:pPr>
      <w:r w:rsidDel="00000000" w:rsidR="00000000" w:rsidRPr="00000000">
        <w:rPr>
          <w:rtl w:val="0"/>
        </w:rPr>
        <w:t xml:space="preserve">     Arthur slammed his flat palm on the stone table. “You! You foolish boy! You don’t know what you’re saying.”</w:t>
      </w:r>
    </w:p>
    <w:p w:rsidR="00000000" w:rsidDel="00000000" w:rsidP="00000000" w:rsidRDefault="00000000" w:rsidRPr="00000000" w14:paraId="00000320">
      <w:pPr>
        <w:spacing w:after="0" w:before="0" w:line="480" w:lineRule="auto"/>
        <w:ind w:left="720" w:firstLine="720"/>
        <w:rPr/>
      </w:pPr>
      <w:r w:rsidDel="00000000" w:rsidR="00000000" w:rsidRPr="00000000">
        <w:rPr>
          <w:rtl w:val="0"/>
        </w:rPr>
        <w:t xml:space="preserve">     </w:t>
      </w:r>
      <w:sdt>
        <w:sdtPr>
          <w:id w:val="-783567776"/>
          <w:tag w:val="goog_rdk_9"/>
        </w:sdtPr>
        <w:sdtContent>
          <w:commentRangeStart w:id="7"/>
        </w:sdtContent>
      </w:sdt>
      <w:r w:rsidDel="00000000" w:rsidR="00000000" w:rsidRPr="00000000">
        <w:rPr>
          <w:rtl w:val="0"/>
        </w:rPr>
        <w:t xml:space="preserve">Asher and The Prime Archon both flinched, staring at the permanent palm print indented into the thick stone. </w:t>
      </w:r>
      <w:commentRangeEnd w:id="7"/>
      <w:r w:rsidDel="00000000" w:rsidR="00000000" w:rsidRPr="00000000">
        <w:commentReference w:id="7"/>
      </w:r>
      <w:r w:rsidDel="00000000" w:rsidR="00000000" w:rsidRPr="00000000">
        <w:rPr>
          <w:rtl w:val="0"/>
        </w:rPr>
        <w:t xml:space="preserve">The Prime only hesitated for a moment. “Do you even understand why we live underground?” Arthur barked, rising from his chair. “Do you know what’s up there right now?”</w:t>
      </w:r>
    </w:p>
    <w:p w:rsidR="00000000" w:rsidDel="00000000" w:rsidP="00000000" w:rsidRDefault="00000000" w:rsidRPr="00000000" w14:paraId="00000321">
      <w:pPr>
        <w:spacing w:after="0" w:before="0" w:line="480" w:lineRule="auto"/>
        <w:ind w:left="720" w:firstLine="720"/>
        <w:rPr/>
      </w:pPr>
      <w:r w:rsidDel="00000000" w:rsidR="00000000" w:rsidRPr="00000000">
        <w:rPr>
          <w:rtl w:val="0"/>
        </w:rPr>
        <w:t xml:space="preserve">     Asher stepped back, shocked, but </w:t>
      </w:r>
      <w:r w:rsidDel="00000000" w:rsidR="00000000" w:rsidRPr="00000000">
        <w:rPr>
          <w:i w:val="1"/>
          <w:iCs w:val="1"/>
          <w:rtl w:val="0"/>
        </w:rPr>
        <w:t xml:space="preserve">a leader— no, a Hunter doesn’t cower in fear. </w:t>
      </w:r>
      <w:r w:rsidDel="00000000" w:rsidR="00000000" w:rsidRPr="00000000">
        <w:rPr>
          <w:rtl w:val="0"/>
        </w:rPr>
        <w:t xml:space="preserve">Matching his father’s outbursts, he yelled back, “Do you?! Or are you too busy hiding down here like a coward while real heroes like Godric sacrifice themselves!?</w:t>
      </w:r>
    </w:p>
    <w:p w:rsidR="00000000" w:rsidDel="00000000" w:rsidP="00000000" w:rsidRDefault="00000000" w:rsidRPr="00000000" w14:paraId="00000322">
      <w:pPr>
        <w:spacing w:after="0" w:before="0" w:line="480" w:lineRule="auto"/>
        <w:ind w:left="720" w:firstLine="720"/>
        <w:rPr/>
      </w:pPr>
      <w:r w:rsidDel="00000000" w:rsidR="00000000" w:rsidRPr="00000000">
        <w:rPr>
          <w:rtl w:val="0"/>
        </w:rPr>
        <w:t xml:space="preserve">     The Prime stood there for a long moment, chest rising and falling like he’d just run through every Floor of the city. Through gritted teeth, he seethed, “You and your little friends will never become Hunters. It's too dangerous. I forbid it.”</w:t>
      </w:r>
    </w:p>
    <w:p w:rsidR="00000000" w:rsidDel="00000000" w:rsidP="00000000" w:rsidRDefault="00000000" w:rsidRPr="00000000" w14:paraId="00000323">
      <w:pPr>
        <w:spacing w:after="0" w:before="0" w:line="480" w:lineRule="auto"/>
        <w:ind w:left="720" w:firstLine="720"/>
        <w:rPr/>
      </w:pPr>
      <w:r w:rsidDel="00000000" w:rsidR="00000000" w:rsidRPr="00000000">
        <w:rPr>
          <w:rtl w:val="0"/>
        </w:rPr>
        <w:t xml:space="preserve">     “You know you can’t do that,” Asher said, lowering his voice, “Once we graduate school, everyone gets to take the Hunter test. Not even The Prime Archon can stop that.”</w:t>
      </w:r>
    </w:p>
    <w:p w:rsidR="00000000" w:rsidDel="00000000" w:rsidP="00000000" w:rsidRDefault="00000000" w:rsidRPr="00000000" w14:paraId="00000324">
      <w:pPr>
        <w:spacing w:after="0" w:before="0" w:line="480" w:lineRule="auto"/>
        <w:ind w:left="720" w:firstLine="720"/>
        <w:rPr/>
      </w:pPr>
      <w:r w:rsidDel="00000000" w:rsidR="00000000" w:rsidRPr="00000000">
        <w:rPr>
          <w:rtl w:val="0"/>
        </w:rPr>
        <w:t xml:space="preserve">     Arthur said nothing.</w:t>
      </w:r>
    </w:p>
    <w:p w:rsidR="00000000" w:rsidDel="00000000" w:rsidP="00000000" w:rsidRDefault="00000000" w:rsidRPr="00000000" w14:paraId="00000325">
      <w:pPr>
        <w:spacing w:after="0" w:before="0" w:line="480" w:lineRule="auto"/>
        <w:ind w:left="720" w:firstLine="720"/>
        <w:rPr>
          <w:i w:val="1"/>
          <w:iCs w:val="1"/>
        </w:rPr>
      </w:pPr>
      <w:sdt>
        <w:sdtPr>
          <w:id w:val="1095540549"/>
          <w:tag w:val="goog_rdk_10"/>
        </w:sdtPr>
        <w:sdtContent>
          <w:commentRangeStart w:id="8"/>
        </w:sdtContent>
      </w:sdt>
      <w:r w:rsidDel="00000000" w:rsidR="00000000" w:rsidRPr="00000000">
        <w:rPr>
          <w:rtl w:val="0"/>
        </w:rPr>
        <w:t xml:space="preserve">     Asher turned, heart pounding, and walked out of the room. He didn’t look back. After all,</w:t>
      </w:r>
      <w:r w:rsidDel="00000000" w:rsidR="00000000" w:rsidRPr="00000000">
        <w:rPr>
          <w:i w:val="1"/>
          <w:iCs w:val="1"/>
          <w:rtl w:val="0"/>
        </w:rPr>
        <w:t xml:space="preserve"> a Hunter mustn't hesitate.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326">
      <w:pPr>
        <w:spacing w:after="0" w:before="0" w:line="480" w:lineRule="auto"/>
        <w:ind w:left="720" w:firstLine="720"/>
        <w:rPr/>
      </w:pPr>
      <w:r w:rsidDel="00000000" w:rsidR="00000000" w:rsidRPr="00000000">
        <w:rPr>
          <w:rtl w:val="0"/>
        </w:rPr>
      </w:r>
    </w:p>
    <w:p w:rsidR="00000000" w:rsidDel="00000000" w:rsidP="00000000" w:rsidRDefault="00000000" w:rsidRPr="00000000" w14:paraId="00000327">
      <w:pPr>
        <w:spacing w:before="0" w:line="480" w:lineRule="auto"/>
        <w:ind w:left="720" w:firstLine="720"/>
        <w:rPr/>
      </w:pPr>
      <w:r w:rsidDel="00000000" w:rsidR="00000000" w:rsidRPr="00000000">
        <w:br w:type="page"/>
      </w:r>
      <w:r w:rsidDel="00000000" w:rsidR="00000000" w:rsidRPr="00000000">
        <w:rPr>
          <w:rtl w:val="0"/>
        </w:rPr>
      </w:r>
    </w:p>
    <w:p w:rsidR="00000000" w:rsidDel="00000000" w:rsidP="00000000" w:rsidRDefault="00000000" w:rsidRPr="00000000" w14:paraId="00000328">
      <w:pPr>
        <w:pStyle w:val="Heading2"/>
        <w:spacing w:after="0" w:before="240" w:line="480" w:lineRule="auto"/>
        <w:ind w:left="720" w:firstLine="720"/>
        <w:jc w:val="center"/>
        <w:rPr/>
      </w:pPr>
      <w:bookmarkStart w:colFirst="0" w:colLast="0" w:name="_heading=h.6hf9pqwz1uxa" w:id="4"/>
      <w:bookmarkEnd w:id="4"/>
      <w:r w:rsidDel="00000000" w:rsidR="00000000" w:rsidRPr="00000000">
        <w:rPr>
          <w:rtl w:val="0"/>
        </w:rPr>
        <w:t xml:space="preserve">Chapter 4 - Stone Face</w:t>
      </w:r>
    </w:p>
    <w:p w:rsidR="00000000" w:rsidDel="00000000" w:rsidP="00000000" w:rsidRDefault="00000000" w:rsidRPr="00000000" w14:paraId="00000329">
      <w:pPr>
        <w:spacing w:after="0" w:before="240" w:line="480" w:lineRule="auto"/>
        <w:ind w:left="720" w:firstLine="720"/>
        <w:jc w:val="center"/>
        <w:rPr>
          <w:i w:val="1"/>
          <w:iCs w:val="1"/>
        </w:rPr>
      </w:pPr>
      <w:r w:rsidDel="00000000" w:rsidR="00000000" w:rsidRPr="00000000">
        <w:rPr>
          <w:i w:val="1"/>
          <w:iCs w:val="1"/>
          <w:rtl w:val="0"/>
        </w:rPr>
        <w:t xml:space="preserve">Present Day – Ravtra, Second Week of Ferta</w:t>
      </w:r>
    </w:p>
    <w:p w:rsidR="00000000" w:rsidDel="00000000" w:rsidP="00000000" w:rsidRDefault="00000000" w:rsidRPr="00000000" w14:paraId="0000032A">
      <w:pPr>
        <w:spacing w:after="0" w:before="0" w:line="480" w:lineRule="auto"/>
        <w:ind w:left="720" w:firstLine="720"/>
        <w:jc w:val="center"/>
        <w:rPr>
          <w:i w:val="1"/>
          <w:iCs w:val="1"/>
        </w:rPr>
      </w:pPr>
      <w:r w:rsidDel="00000000" w:rsidR="00000000" w:rsidRPr="00000000">
        <w:rPr>
          <w:i w:val="1"/>
          <w:iCs w:val="1"/>
          <w:rtl w:val="0"/>
        </w:rPr>
        <w:t xml:space="preserve">Four days after the Hunter Test</w:t>
      </w:r>
    </w:p>
    <w:p w:rsidR="00000000" w:rsidDel="00000000" w:rsidP="00000000" w:rsidRDefault="00000000" w:rsidRPr="00000000" w14:paraId="0000032B">
      <w:pPr>
        <w:spacing w:after="0" w:before="0" w:line="480" w:lineRule="auto"/>
        <w:ind w:left="720" w:firstLine="720"/>
        <w:rPr>
          <w:b w:val="1"/>
          <w:bCs w:val="1"/>
        </w:rPr>
      </w:pPr>
      <w:r w:rsidDel="00000000" w:rsidR="00000000" w:rsidRPr="00000000">
        <w:rPr>
          <w:rtl w:val="0"/>
        </w:rPr>
      </w:r>
    </w:p>
    <w:p w:rsidR="00000000" w:rsidDel="00000000" w:rsidP="00000000" w:rsidRDefault="00000000" w:rsidRPr="00000000" w14:paraId="0000032C">
      <w:pPr>
        <w:spacing w:after="0" w:before="0" w:line="480" w:lineRule="auto"/>
        <w:ind w:left="720" w:firstLine="720"/>
        <w:rPr/>
      </w:pPr>
      <w:r w:rsidDel="00000000" w:rsidR="00000000" w:rsidRPr="00000000">
        <w:rPr>
          <w:rtl w:val="0"/>
        </w:rPr>
        <w:t xml:space="preserve">Praew wouldn’t hesitate again. It had only cost her—oh, nothing major. Just all her hopes and dreams. Still, her new job wasn’t terrible.</w:t>
      </w:r>
    </w:p>
    <w:p w:rsidR="00000000" w:rsidDel="00000000" w:rsidP="00000000" w:rsidRDefault="00000000" w:rsidRPr="00000000" w14:paraId="0000032D">
      <w:pPr>
        <w:spacing w:after="0" w:before="0" w:line="480" w:lineRule="auto"/>
        <w:ind w:left="720" w:firstLine="720"/>
        <w:rPr/>
      </w:pPr>
      <w:r w:rsidDel="00000000" w:rsidR="00000000" w:rsidRPr="00000000">
        <w:rPr>
          <w:rtl w:val="0"/>
        </w:rPr>
        <w:t xml:space="preserve">It was way worse.</w:t>
      </w:r>
    </w:p>
    <w:p w:rsidR="00000000" w:rsidDel="00000000" w:rsidP="00000000" w:rsidRDefault="00000000" w:rsidRPr="00000000" w14:paraId="0000032E">
      <w:pPr>
        <w:spacing w:after="0" w:before="0" w:line="480" w:lineRule="auto"/>
        <w:ind w:left="720" w:firstLine="720"/>
        <w:rPr/>
      </w:pPr>
      <w:r w:rsidDel="00000000" w:rsidR="00000000" w:rsidRPr="00000000">
        <w:rPr>
          <w:rtl w:val="0"/>
        </w:rPr>
        <w:t xml:space="preserve">“Focus, Praew.” Her new bestie, drill instructor Stone Face, spoke in a low, emotionless growl, like metal grating stone.</w:t>
      </w:r>
    </w:p>
    <w:p w:rsidR="00000000" w:rsidDel="00000000" w:rsidP="00000000" w:rsidRDefault="00000000" w:rsidRPr="00000000" w14:paraId="0000032F">
      <w:pPr>
        <w:spacing w:after="0" w:before="0" w:line="480" w:lineRule="auto"/>
        <w:ind w:left="720" w:firstLine="720"/>
        <w:rPr/>
      </w:pPr>
      <w:r w:rsidDel="00000000" w:rsidR="00000000" w:rsidRPr="00000000">
        <w:rPr>
          <w:rtl w:val="0"/>
        </w:rPr>
        <w:t xml:space="preserve">     She held the squat. Legs burning. Back straight. There were no chairs in this class, only pain. He paced the room, and they were required to follow him with their heads. A test of focus, apparently. Turn the wrong way, and he’d single you out. Lucky her.</w:t>
      </w:r>
    </w:p>
    <w:p w:rsidR="00000000" w:rsidDel="00000000" w:rsidP="00000000" w:rsidRDefault="00000000" w:rsidRPr="00000000" w14:paraId="00000330">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Who did this guy think he was? The Prime Archon?</w:t>
      </w:r>
    </w:p>
    <w:p w:rsidR="00000000" w:rsidDel="00000000" w:rsidP="00000000" w:rsidRDefault="00000000" w:rsidRPr="00000000" w14:paraId="00000331">
      <w:pPr>
        <w:spacing w:after="0" w:before="0" w:line="480" w:lineRule="auto"/>
        <w:ind w:left="720" w:firstLine="720"/>
        <w:rPr/>
      </w:pPr>
      <w:r w:rsidDel="00000000" w:rsidR="00000000" w:rsidRPr="00000000">
        <w:rPr>
          <w:rtl w:val="0"/>
        </w:rPr>
        <w:t xml:space="preserve">     He stood at the front of the training hall now, arms behind his back. When had he even gotten there?</w:t>
      </w:r>
    </w:p>
    <w:p w:rsidR="00000000" w:rsidDel="00000000" w:rsidP="00000000" w:rsidRDefault="00000000" w:rsidRPr="00000000" w14:paraId="00000332">
      <w:pPr>
        <w:spacing w:after="0" w:before="0" w:line="480" w:lineRule="auto"/>
        <w:ind w:left="720" w:firstLine="720"/>
        <w:rPr/>
      </w:pPr>
      <w:r w:rsidDel="00000000" w:rsidR="00000000" w:rsidRPr="00000000">
        <w:rPr>
          <w:rtl w:val="0"/>
        </w:rPr>
        <w:t xml:space="preserve">     “You have a six-week training camp,” he said. “There are three classes but you will attend a lecture on only one subject per day. Today is Sifaralith combat, tomorrow will be Shadow Intelligence, the following day will be on Ghost Operation. That’s how you will spend the first three days of every week.”</w:t>
      </w:r>
    </w:p>
    <w:p w:rsidR="00000000" w:rsidDel="00000000" w:rsidP="00000000" w:rsidRDefault="00000000" w:rsidRPr="00000000" w14:paraId="00000333">
      <w:pPr>
        <w:spacing w:after="0" w:before="0" w:line="480" w:lineRule="auto"/>
        <w:ind w:left="720" w:firstLine="720"/>
        <w:rPr/>
      </w:pPr>
      <w:r w:rsidDel="00000000" w:rsidR="00000000" w:rsidRPr="00000000">
        <w:rPr>
          <w:rtl w:val="0"/>
        </w:rPr>
        <w:t xml:space="preserve">     The room wasn’t quiet. Groans, grunts, and panting escaped the lips of the ten recruits in waves. Muscles shook but no one dared complain.</w:t>
      </w:r>
    </w:p>
    <w:p w:rsidR="00000000" w:rsidDel="00000000" w:rsidP="00000000" w:rsidRDefault="00000000" w:rsidRPr="00000000" w14:paraId="00000334">
      <w:pPr>
        <w:spacing w:after="0" w:before="0" w:line="480" w:lineRule="auto"/>
        <w:ind w:left="720" w:firstLine="720"/>
        <w:rPr/>
      </w:pPr>
      <w:r w:rsidDel="00000000" w:rsidR="00000000" w:rsidRPr="00000000">
        <w:rPr>
          <w:rtl w:val="0"/>
        </w:rPr>
        <w:t xml:space="preserve">     “The remaining three days are reserved for tests. If no test is scheduled, you will use that time for personal training.” He paused. “I advise you to use that time wisely.”</w:t>
      </w:r>
    </w:p>
    <w:p w:rsidR="00000000" w:rsidDel="00000000" w:rsidP="00000000" w:rsidRDefault="00000000" w:rsidRPr="00000000" w14:paraId="00000335">
      <w:pPr>
        <w:spacing w:after="0" w:before="0" w:line="480" w:lineRule="auto"/>
        <w:ind w:left="720" w:firstLine="720"/>
        <w:rPr/>
      </w:pPr>
      <w:r w:rsidDel="00000000" w:rsidR="00000000" w:rsidRPr="00000000">
        <w:rPr>
          <w:rtl w:val="0"/>
        </w:rPr>
        <w:t xml:space="preserve">     Stone Face let the words hang.</w:t>
      </w:r>
    </w:p>
    <w:p w:rsidR="00000000" w:rsidDel="00000000" w:rsidP="00000000" w:rsidRDefault="00000000" w:rsidRPr="00000000" w14:paraId="00000336">
      <w:pPr>
        <w:spacing w:after="0" w:before="0" w:line="480" w:lineRule="auto"/>
        <w:ind w:left="720" w:firstLine="720"/>
        <w:rPr/>
      </w:pPr>
      <w:r w:rsidDel="00000000" w:rsidR="00000000" w:rsidRPr="00000000">
        <w:rPr>
          <w:rtl w:val="0"/>
        </w:rPr>
        <w:t xml:space="preserve">     “To qualify for Special Forces, you must pass two of the three classes. If you fail two…” His gaze moved across the room. “You’ll be reassigned as a soldier, guard, or sent to the mines.”</w:t>
      </w:r>
    </w:p>
    <w:p w:rsidR="00000000" w:rsidDel="00000000" w:rsidP="00000000" w:rsidRDefault="00000000" w:rsidRPr="00000000" w14:paraId="00000337">
      <w:pPr>
        <w:spacing w:after="0" w:before="0" w:line="480" w:lineRule="auto"/>
        <w:ind w:left="720" w:firstLine="720"/>
        <w:rPr>
          <w:i w:val="1"/>
          <w:iCs w:val="1"/>
        </w:rPr>
      </w:pPr>
      <w:r w:rsidDel="00000000" w:rsidR="00000000" w:rsidRPr="00000000">
        <w:rPr>
          <w:i w:val="1"/>
          <w:iCs w:val="1"/>
          <w:rtl w:val="0"/>
        </w:rPr>
        <w:t xml:space="preserve">     Great, as if this wasn’t stressful enough already!</w:t>
      </w:r>
    </w:p>
    <w:p w:rsidR="00000000" w:rsidDel="00000000" w:rsidP="00000000" w:rsidRDefault="00000000" w:rsidRPr="00000000" w14:paraId="00000338">
      <w:pPr>
        <w:spacing w:after="0" w:before="0" w:line="480" w:lineRule="auto"/>
        <w:ind w:left="720" w:firstLine="720"/>
        <w:rPr/>
      </w:pPr>
      <w:r w:rsidDel="00000000" w:rsidR="00000000" w:rsidRPr="00000000">
        <w:rPr>
          <w:rtl w:val="0"/>
        </w:rPr>
        <w:t xml:space="preserve">     “Any questions?” Stone Face asked.</w:t>
      </w:r>
    </w:p>
    <w:p w:rsidR="00000000" w:rsidDel="00000000" w:rsidP="00000000" w:rsidRDefault="00000000" w:rsidRPr="00000000" w14:paraId="00000339">
      <w:pPr>
        <w:spacing w:after="0" w:before="0" w:line="480" w:lineRule="auto"/>
        <w:ind w:left="720" w:firstLine="720"/>
        <w:rPr/>
      </w:pPr>
      <w:r w:rsidDel="00000000" w:rsidR="00000000" w:rsidRPr="00000000">
        <w:rPr>
          <w:rtl w:val="0"/>
        </w:rPr>
        <w:t xml:space="preserve">     Sweat slipped into Praew’s eyes. She didn’t blink.</w:t>
      </w:r>
    </w:p>
    <w:p w:rsidR="00000000" w:rsidDel="00000000" w:rsidP="00000000" w:rsidRDefault="00000000" w:rsidRPr="00000000" w14:paraId="0000033A">
      <w:pPr>
        <w:spacing w:after="0" w:before="0" w:line="480" w:lineRule="auto"/>
        <w:ind w:left="720" w:firstLine="720"/>
        <w:rPr/>
      </w:pPr>
      <w:r w:rsidDel="00000000" w:rsidR="00000000" w:rsidRPr="00000000">
        <w:rPr>
          <w:rtl w:val="0"/>
        </w:rPr>
        <w:t xml:space="preserve">     Behind her, Junya whispered, “I want to die.”</w:t>
      </w:r>
    </w:p>
    <w:p w:rsidR="00000000" w:rsidDel="00000000" w:rsidP="00000000" w:rsidRDefault="00000000" w:rsidRPr="00000000" w14:paraId="0000033B">
      <w:pPr>
        <w:spacing w:after="0" w:before="0" w:line="480" w:lineRule="auto"/>
        <w:ind w:left="720" w:firstLine="720"/>
        <w:rPr/>
      </w:pPr>
      <w:r w:rsidDel="00000000" w:rsidR="00000000" w:rsidRPr="00000000">
        <w:rPr>
          <w:rtl w:val="0"/>
        </w:rPr>
        <w:t xml:space="preserve">     Bpen spoke up. “To be honest, sir, I can’t feel my legs. Can we take a break?”</w:t>
      </w:r>
    </w:p>
    <w:p w:rsidR="00000000" w:rsidDel="00000000" w:rsidP="00000000" w:rsidRDefault="00000000" w:rsidRPr="00000000" w14:paraId="0000033C">
      <w:pPr>
        <w:spacing w:after="0" w:before="0" w:line="480" w:lineRule="auto"/>
        <w:ind w:left="720" w:firstLine="720"/>
        <w:rPr/>
      </w:pPr>
      <w:r w:rsidDel="00000000" w:rsidR="00000000" w:rsidRPr="00000000">
        <w:rPr>
          <w:rtl w:val="0"/>
        </w:rPr>
        <w:t xml:space="preserve">     The instructor nodded, then barked loud enough to wake the surface: “Stand at attention!”</w:t>
      </w:r>
    </w:p>
    <w:p w:rsidR="00000000" w:rsidDel="00000000" w:rsidP="00000000" w:rsidRDefault="00000000" w:rsidRPr="00000000" w14:paraId="0000033D">
      <w:pPr>
        <w:spacing w:after="0" w:before="0" w:line="480" w:lineRule="auto"/>
        <w:ind w:left="720" w:firstLine="720"/>
        <w:rPr/>
      </w:pPr>
      <w:r w:rsidDel="00000000" w:rsidR="00000000" w:rsidRPr="00000000">
        <w:rPr>
          <w:rtl w:val="0"/>
        </w:rPr>
        <w:t xml:space="preserve">     Everyone stood. Sighs of relief rolled across the room like a wave.</w:t>
      </w:r>
    </w:p>
    <w:p w:rsidR="00000000" w:rsidDel="00000000" w:rsidP="00000000" w:rsidRDefault="00000000" w:rsidRPr="00000000" w14:paraId="0000033E">
      <w:pPr>
        <w:spacing w:after="0" w:before="0" w:line="480" w:lineRule="auto"/>
        <w:ind w:left="720" w:firstLine="720"/>
        <w:rPr/>
      </w:pPr>
      <w:r w:rsidDel="00000000" w:rsidR="00000000" w:rsidRPr="00000000">
        <w:rPr>
          <w:rtl w:val="0"/>
        </w:rPr>
        <w:t xml:space="preserve">     “Free! Finally free!” Wannii shouted.</w:t>
      </w:r>
    </w:p>
    <w:p w:rsidR="00000000" w:rsidDel="00000000" w:rsidP="00000000" w:rsidRDefault="00000000" w:rsidRPr="00000000" w14:paraId="0000033F">
      <w:pPr>
        <w:spacing w:after="0" w:before="0" w:line="480" w:lineRule="auto"/>
        <w:ind w:left="720" w:firstLine="720"/>
        <w:rPr/>
      </w:pPr>
      <w:r w:rsidDel="00000000" w:rsidR="00000000" w:rsidRPr="00000000">
        <w:rPr>
          <w:rtl w:val="0"/>
        </w:rPr>
        <w:t xml:space="preserve">     The instructor’s eyes swept over the class shaking his head in obvious disappointment. </w:t>
      </w:r>
    </w:p>
    <w:p w:rsidR="00000000" w:rsidDel="00000000" w:rsidP="00000000" w:rsidRDefault="00000000" w:rsidRPr="00000000" w14:paraId="00000340">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That—</w:t>
      </w:r>
      <w:r w:rsidDel="00000000" w:rsidR="00000000" w:rsidRPr="00000000">
        <w:rPr>
          <w:rtl w:val="0"/>
        </w:rPr>
        <w:t xml:space="preserve"> “bolting Stone Face! If you’re going to torture us, you should at least have the decency to tell us your name!”</w:t>
      </w:r>
    </w:p>
    <w:p w:rsidR="00000000" w:rsidDel="00000000" w:rsidP="00000000" w:rsidRDefault="00000000" w:rsidRPr="00000000" w14:paraId="00000341">
      <w:pPr>
        <w:spacing w:after="0" w:before="0" w:line="480" w:lineRule="auto"/>
        <w:ind w:left="720" w:firstLine="720"/>
        <w:rPr/>
      </w:pPr>
      <w:r w:rsidDel="00000000" w:rsidR="00000000" w:rsidRPr="00000000">
        <w:rPr>
          <w:rtl w:val="0"/>
        </w:rPr>
        <w:t xml:space="preserve">     The room went silent as the whole class stared at Praew jaws agape.</w:t>
      </w:r>
    </w:p>
    <w:p w:rsidR="00000000" w:rsidDel="00000000" w:rsidP="00000000" w:rsidRDefault="00000000" w:rsidRPr="00000000" w14:paraId="00000342">
      <w:pPr>
        <w:spacing w:after="0" w:before="0" w:line="480" w:lineRule="auto"/>
        <w:ind w:left="720" w:firstLine="720"/>
        <w:rPr/>
      </w:pPr>
      <w:r w:rsidDel="00000000" w:rsidR="00000000" w:rsidRPr="00000000">
        <w:rPr>
          <w:rtl w:val="0"/>
        </w:rPr>
        <w:t xml:space="preserve">     “What?”</w:t>
      </w:r>
    </w:p>
    <w:p w:rsidR="00000000" w:rsidDel="00000000" w:rsidP="00000000" w:rsidRDefault="00000000" w:rsidRPr="00000000" w14:paraId="00000343">
      <w:pPr>
        <w:spacing w:after="0" w:before="0" w:line="480" w:lineRule="auto"/>
        <w:ind w:left="720" w:firstLine="720"/>
        <w:rPr/>
      </w:pPr>
      <w:r w:rsidDel="00000000" w:rsidR="00000000" w:rsidRPr="00000000">
        <w:rPr>
          <w:rtl w:val="0"/>
        </w:rPr>
        <w:t xml:space="preserve">     The instructor loomed over her. “Stone faced? How… original.”</w:t>
      </w:r>
    </w:p>
    <w:p w:rsidR="00000000" w:rsidDel="00000000" w:rsidP="00000000" w:rsidRDefault="00000000" w:rsidRPr="00000000" w14:paraId="00000344">
      <w:pPr>
        <w:spacing w:after="0" w:before="0" w:line="480" w:lineRule="auto"/>
        <w:ind w:left="720" w:firstLine="720"/>
        <w:rPr/>
      </w:pPr>
      <w:r w:rsidDel="00000000" w:rsidR="00000000" w:rsidRPr="00000000">
        <w:rPr>
          <w:rtl w:val="0"/>
        </w:rPr>
        <w:t xml:space="preserve">     Praew finally understood her mistake. “I’m Sorry sir, I…I didn’t mean to say that out loud.”</w:t>
      </w:r>
    </w:p>
    <w:p w:rsidR="00000000" w:rsidDel="00000000" w:rsidP="00000000" w:rsidRDefault="00000000" w:rsidRPr="00000000" w14:paraId="00000345">
      <w:pPr>
        <w:spacing w:after="0" w:before="0" w:line="480" w:lineRule="auto"/>
        <w:ind w:left="720" w:firstLine="720"/>
        <w:rPr/>
      </w:pPr>
      <w:r w:rsidDel="00000000" w:rsidR="00000000" w:rsidRPr="00000000">
        <w:rPr>
          <w:rtl w:val="0"/>
        </w:rPr>
        <w:t xml:space="preserve">     “You meant to only think it?” The instructor asked.</w:t>
      </w:r>
    </w:p>
    <w:p w:rsidR="00000000" w:rsidDel="00000000" w:rsidP="00000000" w:rsidRDefault="00000000" w:rsidRPr="00000000" w14:paraId="00000346">
      <w:pPr>
        <w:spacing w:after="0" w:before="0" w:line="480" w:lineRule="auto"/>
        <w:ind w:left="720" w:firstLine="720"/>
        <w:rPr/>
      </w:pPr>
      <w:r w:rsidDel="00000000" w:rsidR="00000000" w:rsidRPr="00000000">
        <w:rPr>
          <w:rtl w:val="0"/>
        </w:rPr>
        <w:t xml:space="preserve">     “I—didn’t mean— “ she started to protest but the instructor cut her off.</w:t>
      </w:r>
    </w:p>
    <w:p w:rsidR="00000000" w:rsidDel="00000000" w:rsidP="00000000" w:rsidRDefault="00000000" w:rsidRPr="00000000" w14:paraId="00000347">
      <w:pPr>
        <w:spacing w:after="0" w:before="0" w:line="480" w:lineRule="auto"/>
        <w:ind w:left="720" w:firstLine="720"/>
        <w:rPr/>
      </w:pPr>
      <w:r w:rsidDel="00000000" w:rsidR="00000000" w:rsidRPr="00000000">
        <w:rPr>
          <w:rtl w:val="0"/>
        </w:rPr>
        <w:t xml:space="preserve">     “I don’t give a bolting horn what you Ratrods call me,” he bellowed, loud enough to shake the walls—although his eyes never left Praew. “So long as you don’t mind joining her after class for an extra 5-flicker squat.” He let that sink in, then turned to the rest of the room. “If the rest of you want to leave on time, you’ll call me… let’s see…” He scratched his chin, voice dipping to a murmur. “Professor Stone has a nice ring to it.”</w:t>
      </w:r>
    </w:p>
    <w:p w:rsidR="00000000" w:rsidDel="00000000" w:rsidP="00000000" w:rsidRDefault="00000000" w:rsidRPr="00000000" w14:paraId="00000348">
      <w:pPr>
        <w:spacing w:after="0" w:before="0" w:line="480" w:lineRule="auto"/>
        <w:ind w:left="720" w:firstLine="720"/>
        <w:rPr/>
      </w:pPr>
      <w:r w:rsidDel="00000000" w:rsidR="00000000" w:rsidRPr="00000000">
        <w:rPr>
          <w:rtl w:val="0"/>
        </w:rPr>
        <w:t xml:space="preserve">     Then, louder again: “You lot can call me Professor Stone.”</w:t>
      </w:r>
    </w:p>
    <w:p w:rsidR="00000000" w:rsidDel="00000000" w:rsidP="00000000" w:rsidRDefault="00000000" w:rsidRPr="00000000" w14:paraId="00000349">
      <w:pPr>
        <w:spacing w:after="0" w:before="0" w:line="480" w:lineRule="auto"/>
        <w:ind w:left="720" w:firstLine="720"/>
        <w:rPr/>
      </w:pPr>
      <w:r w:rsidDel="00000000" w:rsidR="00000000" w:rsidRPr="00000000">
        <w:rPr>
          <w:rtl w:val="0"/>
        </w:rPr>
        <w:t xml:space="preserve">     “If there are no more interruptions… let’s begin,” he said, lowering himself into the only chair and desk stationed at the front of the class. He placed the tips of his fingers on some kind of stack, but from where Praew stood, she couldn’t make it out.</w:t>
      </w:r>
    </w:p>
    <w:p w:rsidR="00000000" w:rsidDel="00000000" w:rsidP="00000000" w:rsidRDefault="00000000" w:rsidRPr="00000000" w14:paraId="0000034A">
      <w:pPr>
        <w:spacing w:after="0" w:before="0" w:line="480" w:lineRule="auto"/>
        <w:ind w:left="720" w:firstLine="720"/>
        <w:rPr/>
      </w:pPr>
      <w:r w:rsidDel="00000000" w:rsidR="00000000" w:rsidRPr="00000000">
        <w:rPr>
          <w:rtl w:val="0"/>
        </w:rPr>
        <w:t xml:space="preserve">     “Each of you, come up and take one paper. Then return to your spot and get back in a squat formation.”</w:t>
      </w:r>
    </w:p>
    <w:p w:rsidR="00000000" w:rsidDel="00000000" w:rsidP="00000000" w:rsidRDefault="00000000" w:rsidRPr="00000000" w14:paraId="0000034B">
      <w:pPr>
        <w:spacing w:after="0" w:before="0" w:line="480" w:lineRule="auto"/>
        <w:ind w:left="720" w:firstLine="720"/>
        <w:rPr/>
      </w:pPr>
      <w:r w:rsidDel="00000000" w:rsidR="00000000" w:rsidRPr="00000000">
        <w:rPr>
          <w:rtl w:val="0"/>
        </w:rPr>
        <w:t xml:space="preserve">     A chorus of sighs and groans followed—frustration, exasperation, and more than a little reluctance.</w:t>
      </w:r>
    </w:p>
    <w:p w:rsidR="00000000" w:rsidDel="00000000" w:rsidP="00000000" w:rsidRDefault="00000000" w:rsidRPr="00000000" w14:paraId="0000034C">
      <w:pPr>
        <w:spacing w:after="0" w:before="0" w:line="480" w:lineRule="auto"/>
        <w:ind w:left="720" w:firstLine="720"/>
        <w:rPr/>
      </w:pPr>
      <w:r w:rsidDel="00000000" w:rsidR="00000000" w:rsidRPr="00000000">
        <w:rPr>
          <w:rtl w:val="0"/>
        </w:rPr>
        <w:t xml:space="preserve">     Praew stepped forward with the others, took her paper, and read it as she walked back. To her surprise, it was neatly laid out—a simple breakdown of each week’s lesson, with notes on whether there’d be a test.</w:t>
      </w:r>
    </w:p>
    <w:p w:rsidR="00000000" w:rsidDel="00000000" w:rsidP="00000000" w:rsidRDefault="00000000" w:rsidRPr="00000000" w14:paraId="0000034D">
      <w:pPr>
        <w:spacing w:after="0" w:before="0" w:line="480" w:lineRule="auto"/>
        <w:ind w:left="720" w:firstLine="720"/>
        <w:rPr/>
      </w:pPr>
      <w:r w:rsidDel="00000000" w:rsidR="00000000" w:rsidRPr="00000000">
        <w:rPr>
          <w:rtl w:val="0"/>
        </w:rPr>
      </w:r>
    </w:p>
    <w:p w:rsidR="00000000" w:rsidDel="00000000" w:rsidP="00000000" w:rsidRDefault="00000000" w:rsidRPr="00000000" w14:paraId="0000034E">
      <w:pPr>
        <w:spacing w:after="0" w:before="0" w:line="480" w:lineRule="auto"/>
        <w:ind w:left="720" w:firstLine="720"/>
        <w:rPr/>
      </w:pPr>
      <w:r w:rsidDel="00000000" w:rsidR="00000000" w:rsidRPr="00000000">
        <w:rPr>
          <w:rtl w:val="0"/>
        </w:rPr>
        <w:t xml:space="preserve">Week 1 – Sifaralith Classifications. No test.</w:t>
      </w:r>
    </w:p>
    <w:p w:rsidR="00000000" w:rsidDel="00000000" w:rsidP="00000000" w:rsidRDefault="00000000" w:rsidRPr="00000000" w14:paraId="0000034F">
      <w:pPr>
        <w:spacing w:after="0" w:before="0" w:line="480" w:lineRule="auto"/>
        <w:ind w:left="720" w:firstLine="720"/>
        <w:rPr/>
      </w:pPr>
      <w:r w:rsidDel="00000000" w:rsidR="00000000" w:rsidRPr="00000000">
        <w:rPr>
          <w:rtl w:val="0"/>
        </w:rPr>
        <w:t xml:space="preserve">Week 2 – Stone Durability &amp; Spiral Decay. No test.</w:t>
      </w:r>
    </w:p>
    <w:p w:rsidR="00000000" w:rsidDel="00000000" w:rsidP="00000000" w:rsidRDefault="00000000" w:rsidRPr="00000000" w14:paraId="00000350">
      <w:pPr>
        <w:spacing w:after="0" w:before="0" w:line="480" w:lineRule="auto"/>
        <w:ind w:left="720" w:firstLine="720"/>
        <w:rPr/>
      </w:pPr>
      <w:r w:rsidDel="00000000" w:rsidR="00000000" w:rsidRPr="00000000">
        <w:rPr>
          <w:rtl w:val="0"/>
        </w:rPr>
        <w:t xml:space="preserve">Week 3 – SurgeStone Mechanics. No test.</w:t>
      </w:r>
    </w:p>
    <w:p w:rsidR="00000000" w:rsidDel="00000000" w:rsidP="00000000" w:rsidRDefault="00000000" w:rsidRPr="00000000" w14:paraId="00000351">
      <w:pPr>
        <w:spacing w:after="0" w:before="0" w:line="480" w:lineRule="auto"/>
        <w:ind w:left="720" w:firstLine="720"/>
        <w:rPr/>
      </w:pPr>
      <w:r w:rsidDel="00000000" w:rsidR="00000000" w:rsidRPr="00000000">
        <w:rPr>
          <w:rtl w:val="0"/>
        </w:rPr>
        <w:t xml:space="preserve">Week 4 – NullStone Mechanics.</w:t>
      </w:r>
    </w:p>
    <w:p w:rsidR="00000000" w:rsidDel="00000000" w:rsidP="00000000" w:rsidRDefault="00000000" w:rsidRPr="00000000" w14:paraId="00000352">
      <w:pPr>
        <w:spacing w:after="0" w:before="0" w:line="480" w:lineRule="auto"/>
        <w:ind w:left="720" w:firstLine="720"/>
        <w:rPr/>
      </w:pPr>
      <w:r w:rsidDel="00000000" w:rsidR="00000000" w:rsidRPr="00000000">
        <w:rPr>
          <w:rtl w:val="0"/>
        </w:rPr>
        <w:t xml:space="preserve">Test – Combat display to be fitted for a weapon</w:t>
      </w:r>
    </w:p>
    <w:p w:rsidR="00000000" w:rsidDel="00000000" w:rsidP="00000000" w:rsidRDefault="00000000" w:rsidRPr="00000000" w14:paraId="00000353">
      <w:pPr>
        <w:spacing w:after="0" w:before="0" w:line="480" w:lineRule="auto"/>
        <w:ind w:left="720" w:firstLine="720"/>
        <w:rPr/>
      </w:pPr>
      <w:r w:rsidDel="00000000" w:rsidR="00000000" w:rsidRPr="00000000">
        <w:rPr>
          <w:rtl w:val="0"/>
        </w:rPr>
        <w:t xml:space="preserve">Week 5 – Combat Applications. No test.</w:t>
      </w:r>
    </w:p>
    <w:p w:rsidR="00000000" w:rsidDel="00000000" w:rsidP="00000000" w:rsidRDefault="00000000" w:rsidRPr="00000000" w14:paraId="00000354">
      <w:pPr>
        <w:spacing w:after="0" w:before="0" w:line="480" w:lineRule="auto"/>
        <w:ind w:left="720" w:firstLine="720"/>
        <w:rPr/>
      </w:pPr>
      <w:r w:rsidDel="00000000" w:rsidR="00000000" w:rsidRPr="00000000">
        <w:rPr>
          <w:rtl w:val="0"/>
        </w:rPr>
        <w:t xml:space="preserve">Week 6 – Final Evaluation: Combat against me, a Hunter.</w:t>
      </w:r>
    </w:p>
    <w:p w:rsidR="00000000" w:rsidDel="00000000" w:rsidP="00000000" w:rsidRDefault="00000000" w:rsidRPr="00000000" w14:paraId="00000355">
      <w:pPr>
        <w:spacing w:after="0" w:before="0" w:line="480" w:lineRule="auto"/>
        <w:ind w:left="720" w:firstLine="720"/>
        <w:rPr/>
      </w:pPr>
      <w:r w:rsidDel="00000000" w:rsidR="00000000" w:rsidRPr="00000000">
        <w:rPr>
          <w:rtl w:val="0"/>
        </w:rPr>
      </w:r>
    </w:p>
    <w:sdt>
      <w:sdtPr>
        <w:id w:val="800883130"/>
        <w:tag w:val="goog_rdk_12"/>
      </w:sdtPr>
      <w:sdtContent>
        <w:p w:rsidR="00000000" w:rsidDel="00000000" w:rsidP="00000000" w:rsidRDefault="00000000" w:rsidRPr="00000000" w14:paraId="00000356">
          <w:pPr>
            <w:spacing w:after="0" w:before="0" w:line="480" w:lineRule="auto"/>
            <w:ind w:left="720" w:firstLine="720"/>
            <w:rPr>
              <w:del w:author="William Cox" w:id="1" w:date="2025-12-20T19:47:00Z"/>
            </w:rPr>
            <w:pPrChange w:author="William Cox" w:id="0" w:date="2025-12-20T19:47:00Z">
              <w:pPr>
                <w:spacing w:before="240" w:line="480" w:lineRule="auto"/>
                <w:ind w:firstLine="720"/>
              </w:pPr>
            </w:pPrChange>
          </w:pPr>
          <w:r w:rsidDel="00000000" w:rsidR="00000000" w:rsidRPr="00000000">
            <w:rPr>
              <w:rtl w:val="0"/>
            </w:rPr>
            <w:t xml:space="preserve">“As you can see,” he continued, “we begin today with classifications.</w:t>
          </w:r>
          <w:sdt>
            <w:sdtPr>
              <w:id w:val="-984583357"/>
              <w:tag w:val="goog_rdk_11"/>
            </w:sdtPr>
            <w:sdtContent>
              <w:del w:author="William Cox" w:id="1" w:date="2025-12-20T19:47:00Z">
                <w:r w:rsidDel="00000000" w:rsidR="00000000" w:rsidRPr="00000000">
                  <w:rPr>
                    <w:rtl w:val="0"/>
                  </w:rPr>
                  <w:delText xml:space="preserve">”</w:delText>
                </w:r>
              </w:del>
            </w:sdtContent>
          </w:sdt>
        </w:p>
      </w:sdtContent>
    </w:sdt>
    <w:sdt>
      <w:sdtPr>
        <w:id w:val="-1240666357"/>
        <w:tag w:val="goog_rdk_15"/>
      </w:sdtPr>
      <w:sdtContent>
        <w:p w:rsidR="00000000" w:rsidDel="00000000" w:rsidP="00000000" w:rsidRDefault="00000000" w:rsidRPr="00000000" w14:paraId="00000357">
          <w:pPr>
            <w:spacing w:after="0" w:before="0" w:line="480" w:lineRule="auto"/>
            <w:ind w:left="720" w:firstLine="720"/>
            <w:rPr>
              <w:ins w:author="William Cox" w:id="1" w:date="2025-12-20T19:47:00Z"/>
            </w:rPr>
          </w:pPr>
          <w:sdt>
            <w:sdtPr>
              <w:id w:val="1832747829"/>
              <w:tag w:val="goog_rdk_14"/>
            </w:sdtPr>
            <w:sdtContent>
              <w:ins w:author="William Cox" w:id="1" w:date="2025-12-20T19:47:00Z">
                <w:r w:rsidDel="00000000" w:rsidR="00000000" w:rsidRPr="00000000">
                  <w:rPr>
                    <w:rtl w:val="0"/>
                  </w:rPr>
                  <w:tab/>
                </w:r>
              </w:ins>
            </w:sdtContent>
          </w:sdt>
        </w:p>
      </w:sdtContent>
    </w:sdt>
    <w:p w:rsidR="00000000" w:rsidDel="00000000" w:rsidP="00000000" w:rsidRDefault="00000000" w:rsidRPr="00000000" w14:paraId="00000358">
      <w:pPr>
        <w:spacing w:after="0" w:before="0" w:line="480" w:lineRule="auto"/>
        <w:ind w:left="720" w:firstLine="720"/>
        <w:rPr/>
      </w:pPr>
      <w:r w:rsidDel="00000000" w:rsidR="00000000" w:rsidRPr="00000000">
        <w:rPr>
          <w:rtl w:val="0"/>
        </w:rPr>
        <w:t xml:space="preserve">“You all know of Sifaraliths. Smooth, circular stones with a crystal embedded into a carved design on both faces. That design and its color let us identify the type. But the trigger? Good luck.”</w:t>
      </w:r>
    </w:p>
    <w:p w:rsidR="00000000" w:rsidDel="00000000" w:rsidP="00000000" w:rsidRDefault="00000000" w:rsidRPr="00000000" w14:paraId="00000359">
      <w:pPr>
        <w:spacing w:after="0" w:before="0" w:line="480" w:lineRule="auto"/>
        <w:ind w:left="720" w:firstLine="720"/>
        <w:rPr/>
      </w:pPr>
      <w:r w:rsidDel="00000000" w:rsidR="00000000" w:rsidRPr="00000000">
        <w:rPr>
          <w:rtl w:val="0"/>
        </w:rPr>
        <w:t xml:space="preserve">     He tapped the stone desk. “Everything you know about stones falls under what we call Core Stones. And that’s only one of three kinds. Trust that you’ll learn the other two.”</w:t>
      </w:r>
    </w:p>
    <w:p w:rsidR="00000000" w:rsidDel="00000000" w:rsidP="00000000" w:rsidRDefault="00000000" w:rsidRPr="00000000" w14:paraId="0000035A">
      <w:pPr>
        <w:spacing w:after="0" w:before="0" w:line="480" w:lineRule="auto"/>
        <w:ind w:left="720" w:firstLine="720"/>
        <w:rPr/>
      </w:pPr>
      <w:r w:rsidDel="00000000" w:rsidR="00000000" w:rsidRPr="00000000">
        <w:rPr>
          <w:rtl w:val="0"/>
        </w:rPr>
        <w:t xml:space="preserve">     “Beast Stones come next. They come in all shapes and sizes—literally. These stones are Embedded into the bodies of surface Beasts. That’s what gives them power. The embedding can usually be found in a specific appendage, depending on the species. Take Ratrods. Every single one has a SolarStone Embedded into its horn. Their trigger? ZephyrStones. Wind. One breeze and those horns light up.”</w:t>
      </w:r>
    </w:p>
    <w:p w:rsidR="00000000" w:rsidDel="00000000" w:rsidP="00000000" w:rsidRDefault="00000000" w:rsidRPr="00000000" w14:paraId="0000035B">
      <w:pPr>
        <w:spacing w:after="0" w:before="0" w:line="480" w:lineRule="auto"/>
        <w:ind w:left="720" w:firstLine="720"/>
        <w:rPr/>
      </w:pPr>
      <w:r w:rsidDel="00000000" w:rsidR="00000000" w:rsidRPr="00000000">
        <w:rPr>
          <w:rtl w:val="0"/>
        </w:rPr>
        <w:t xml:space="preserve">     “When a Ratrod dies, its body—flesh, bones, everything—crumbles to dust exactly one day later. But not the Embedded part. That remains.”</w:t>
      </w:r>
    </w:p>
    <w:p w:rsidR="00000000" w:rsidDel="00000000" w:rsidP="00000000" w:rsidRDefault="00000000" w:rsidRPr="00000000" w14:paraId="0000035C">
      <w:pPr>
        <w:spacing w:after="0" w:before="0" w:line="480" w:lineRule="auto"/>
        <w:ind w:left="720" w:firstLine="720"/>
        <w:rPr/>
      </w:pPr>
      <w:r w:rsidDel="00000000" w:rsidR="00000000" w:rsidRPr="00000000">
        <w:rPr>
          <w:rtl w:val="0"/>
        </w:rPr>
        <w:t xml:space="preserve">     He glanced around. “We call that crumbling. You’ll understand why soon.”</w:t>
      </w:r>
    </w:p>
    <w:p w:rsidR="00000000" w:rsidDel="00000000" w:rsidP="00000000" w:rsidRDefault="00000000" w:rsidRPr="00000000" w14:paraId="0000035D">
      <w:pPr>
        <w:spacing w:after="0" w:before="0" w:line="480" w:lineRule="auto"/>
        <w:ind w:left="720" w:firstLine="720"/>
        <w:rPr/>
      </w:pPr>
      <w:r w:rsidDel="00000000" w:rsidR="00000000" w:rsidRPr="00000000">
        <w:rPr>
          <w:rtl w:val="0"/>
        </w:rPr>
        <w:t xml:space="preserve">     “Some of you are probably wondering how we get food from beasts like that. Simple. If the Embedded appendage—like the horn—is removed within that one-day window, the rest of the body decomposes normally. Same rate as a human.”</w:t>
      </w:r>
    </w:p>
    <w:p w:rsidR="00000000" w:rsidDel="00000000" w:rsidP="00000000" w:rsidRDefault="00000000" w:rsidRPr="00000000" w14:paraId="0000035E">
      <w:pPr>
        <w:spacing w:after="0" w:before="0" w:line="480" w:lineRule="auto"/>
        <w:ind w:left="720" w:firstLine="720"/>
        <w:rPr/>
      </w:pPr>
      <w:r w:rsidDel="00000000" w:rsidR="00000000" w:rsidRPr="00000000">
        <w:rPr>
          <w:rtl w:val="0"/>
        </w:rPr>
        <w:t xml:space="preserve">     He stood and pulled something from beneath the desk, a Ratrod horn and some kind of claw to show the class. “That’s why Beast Stones look different. You might find a horn, a claw, a leg bone, a fang, a beak—whatever part the beast was Embedded with. These things litter the surface. And that’s part of what makes it so dangerous.”</w:t>
      </w:r>
    </w:p>
    <w:p w:rsidR="00000000" w:rsidDel="00000000" w:rsidP="00000000" w:rsidRDefault="00000000" w:rsidRPr="00000000" w14:paraId="0000035F">
      <w:pPr>
        <w:spacing w:after="0" w:before="0" w:line="480" w:lineRule="auto"/>
        <w:ind w:left="720" w:firstLine="720"/>
        <w:rPr/>
      </w:pPr>
      <w:r w:rsidDel="00000000" w:rsidR="00000000" w:rsidRPr="00000000">
        <w:rPr>
          <w:rtl w:val="0"/>
        </w:rPr>
        <w:t xml:space="preserve">     “They’re one and a half times stronger than Core Stones. But even they break. When they do, they dissolve and reform into a circular Core Stone of the same type, rarity, and trigger. This is also called crumbling.”</w:t>
      </w:r>
    </w:p>
    <w:p w:rsidR="00000000" w:rsidDel="00000000" w:rsidP="00000000" w:rsidRDefault="00000000" w:rsidRPr="00000000" w14:paraId="00000360">
      <w:pPr>
        <w:spacing w:after="0" w:before="0" w:line="480" w:lineRule="auto"/>
        <w:ind w:left="720" w:firstLine="720"/>
        <w:rPr/>
      </w:pPr>
      <w:r w:rsidDel="00000000" w:rsidR="00000000" w:rsidRPr="00000000">
        <w:rPr>
          <w:rtl w:val="0"/>
        </w:rPr>
        <w:t xml:space="preserve">     Praew raised her hand. “Wait… if Beast Stones are stronger, why don’t we craft weapons out of those instead?”</w:t>
      </w:r>
    </w:p>
    <w:p w:rsidR="00000000" w:rsidDel="00000000" w:rsidP="00000000" w:rsidRDefault="00000000" w:rsidRPr="00000000" w14:paraId="00000361">
      <w:pPr>
        <w:spacing w:after="0" w:before="0" w:line="480" w:lineRule="auto"/>
        <w:ind w:left="720" w:firstLine="720"/>
        <w:rPr/>
      </w:pPr>
      <w:r w:rsidDel="00000000" w:rsidR="00000000" w:rsidRPr="00000000">
        <w:rPr>
          <w:rtl w:val="0"/>
        </w:rPr>
        <w:t xml:space="preserve">    </w:t>
      </w:r>
      <w:r w:rsidDel="00000000" w:rsidR="00000000" w:rsidRPr="00000000">
        <w:rPr>
          <w:rtl w:val="0"/>
        </w:rPr>
        <w:t xml:space="preserve"> Stone </w:t>
      </w:r>
      <w:r w:rsidDel="00000000" w:rsidR="00000000" w:rsidRPr="00000000">
        <w:rPr>
          <w:rtl w:val="0"/>
        </w:rPr>
        <w:t xml:space="preserve">didn’t miss a beat. “Would you rather have a metal spear where you can replace Core Stones as needed, or a one-trick bestial spear that crumbles without warning? Plus, it’s nearly impossible to find a craftsman skilled enough—and willing enough—to waste time on a temporary weapon.”</w:t>
      </w:r>
    </w:p>
    <w:p w:rsidR="00000000" w:rsidDel="00000000" w:rsidP="00000000" w:rsidRDefault="00000000" w:rsidRPr="00000000" w14:paraId="00000362">
      <w:pPr>
        <w:spacing w:after="0" w:before="0" w:line="480" w:lineRule="auto"/>
        <w:ind w:left="720" w:firstLine="720"/>
        <w:rPr/>
      </w:pPr>
      <w:r w:rsidDel="00000000" w:rsidR="00000000" w:rsidRPr="00000000">
        <w:rPr>
          <w:rtl w:val="0"/>
        </w:rPr>
        <w:t xml:space="preserve">     He paused. “Now, Nature Stones.”</w:t>
      </w:r>
    </w:p>
    <w:p w:rsidR="00000000" w:rsidDel="00000000" w:rsidP="00000000" w:rsidRDefault="00000000" w:rsidRPr="00000000" w14:paraId="00000363">
      <w:pPr>
        <w:spacing w:after="0" w:before="0" w:line="480" w:lineRule="auto"/>
        <w:ind w:left="720" w:firstLine="720"/>
        <w:rPr/>
      </w:pPr>
      <w:r w:rsidDel="00000000" w:rsidR="00000000" w:rsidRPr="00000000">
        <w:rPr>
          <w:rtl w:val="0"/>
        </w:rPr>
        <w:t xml:space="preserve">     “They look like Core Stones. But they shimmer like glass. Never try to use them.”</w:t>
      </w:r>
    </w:p>
    <w:p w:rsidR="00000000" w:rsidDel="00000000" w:rsidP="00000000" w:rsidRDefault="00000000" w:rsidRPr="00000000" w14:paraId="00000364">
      <w:pPr>
        <w:spacing w:after="0" w:before="0" w:line="480" w:lineRule="auto"/>
        <w:ind w:left="720" w:firstLine="720"/>
        <w:rPr/>
      </w:pPr>
      <w:r w:rsidDel="00000000" w:rsidR="00000000" w:rsidRPr="00000000">
        <w:rPr>
          <w:rtl w:val="0"/>
        </w:rPr>
        <w:t xml:space="preserve">     “Nature is alive. And it doesn’t accept our control. These stones are Embedded into plants, trees, metals, stone, and more. They usually trigger on instinct. But if an external force tries to activate them? If someone tries to manipulate the trigger? Somehow, they always know. And they’ll either refuse—or trigger at you instead.”</w:t>
      </w:r>
    </w:p>
    <w:p w:rsidR="00000000" w:rsidDel="00000000" w:rsidP="00000000" w:rsidRDefault="00000000" w:rsidRPr="00000000" w14:paraId="00000365">
      <w:pPr>
        <w:spacing w:after="0" w:before="0" w:line="480" w:lineRule="auto"/>
        <w:ind w:left="720" w:firstLine="720"/>
        <w:rPr/>
      </w:pPr>
      <w:r w:rsidDel="00000000" w:rsidR="00000000" w:rsidRPr="00000000">
        <w:rPr>
          <w:rtl w:val="0"/>
        </w:rPr>
        <w:t xml:space="preserve">     “No one understands how they know. But they do. When a plant—”</w:t>
      </w:r>
    </w:p>
    <w:p w:rsidR="00000000" w:rsidDel="00000000" w:rsidP="00000000" w:rsidRDefault="00000000" w:rsidRPr="00000000" w14:paraId="00000366">
      <w:pPr>
        <w:spacing w:after="0" w:before="0" w:line="480" w:lineRule="auto"/>
        <w:ind w:left="720" w:firstLine="720"/>
        <w:rPr/>
      </w:pPr>
      <w:r w:rsidDel="00000000" w:rsidR="00000000" w:rsidRPr="00000000">
        <w:rPr>
          <w:rtl w:val="0"/>
        </w:rPr>
        <w:t xml:space="preserve">     A sharp voice cut through the room as Wannii stood up. “Zephyrs take me! We’re all stuck down here! What’s the point in learning any of this? It’s not like we’re ever gonna see the surface anyways!”</w:t>
      </w:r>
    </w:p>
    <w:p w:rsidR="00000000" w:rsidDel="00000000" w:rsidP="00000000" w:rsidRDefault="00000000" w:rsidRPr="00000000" w14:paraId="00000367">
      <w:pPr>
        <w:spacing w:after="0" w:before="0" w:line="480" w:lineRule="auto"/>
        <w:ind w:left="720" w:firstLine="720"/>
        <w:rPr/>
      </w:pPr>
      <w:r w:rsidDel="00000000" w:rsidR="00000000" w:rsidRPr="00000000">
        <w:rPr>
          <w:rtl w:val="0"/>
        </w:rPr>
        <w:t xml:space="preserve">     “Says who? Your previous teachers?” Instructor Stone asked curtly. “You’re not children anymore. Your emotional outbursts will not tolerated. You will join Praew after class.” He stepped out from behind the desk. “Everyone, stand up while I address the Tarnox in the room.”</w:t>
      </w:r>
    </w:p>
    <w:p w:rsidR="00000000" w:rsidDel="00000000" w:rsidP="00000000" w:rsidRDefault="00000000" w:rsidRPr="00000000" w14:paraId="00000368">
      <w:pPr>
        <w:spacing w:after="0" w:before="0" w:line="480" w:lineRule="auto"/>
        <w:ind w:left="720" w:firstLine="720"/>
        <w:rPr/>
      </w:pPr>
      <w:r w:rsidDel="00000000" w:rsidR="00000000" w:rsidRPr="00000000">
        <w:rPr>
          <w:rtl w:val="0"/>
        </w:rPr>
        <w:t xml:space="preserve">     The room fell quiet as he slowly locked eyes with each student before speaking again. “You all wanted to be Hunters, right? Grew up knowing you were going to be the one. You dedicated your lives to train for it. You did everything you could to prepare for that special day—the Hunter test—and still, you failed. Guess what? You’re not special. That’s the same story as every other foolish kid who failed this year. Time to get over it.”</w:t>
      </w:r>
    </w:p>
    <w:p w:rsidR="00000000" w:rsidDel="00000000" w:rsidP="00000000" w:rsidRDefault="00000000" w:rsidRPr="00000000" w14:paraId="00000369">
      <w:pPr>
        <w:spacing w:after="0" w:before="0" w:line="480" w:lineRule="auto"/>
        <w:ind w:left="720" w:firstLine="720"/>
        <w:rPr/>
      </w:pPr>
      <w:r w:rsidDel="00000000" w:rsidR="00000000" w:rsidRPr="00000000">
        <w:rPr>
          <w:rtl w:val="0"/>
        </w:rPr>
        <w:t xml:space="preserve">     He let the silence linger before continuing. “I want you all to ask yourselves—why did you want to be a Hunter? Was it for the adventure?” He looked at Wannii. “To protect the ones you loved?” He looked at Praew. “Because someone inspired you?” He looked at Bpen. “Or was it for the fame and glory?” He turned to Junya. </w:t>
      </w:r>
    </w:p>
    <w:p w:rsidR="00000000" w:rsidDel="00000000" w:rsidP="00000000" w:rsidRDefault="00000000" w:rsidRPr="00000000" w14:paraId="0000036A">
      <w:pPr>
        <w:spacing w:after="0" w:before="0" w:line="480" w:lineRule="auto"/>
        <w:ind w:left="720" w:firstLine="720"/>
        <w:rPr/>
      </w:pPr>
      <w:r w:rsidDel="00000000" w:rsidR="00000000" w:rsidRPr="00000000">
        <w:rPr>
          <w:rtl w:val="0"/>
        </w:rPr>
        <w:t xml:space="preserve">     “You’ll never have the title of Hunter. But that’s all it is—a bolting title. Here, you’ll earn something far more valuable: purpose. And the chance to truly protect this city. There’ll be times you go to the surface, visit other cities, collect resources, even fight beasts—anonymously. It’s not about the glory. It’s about what you do with the opportunity you’ve been given.”</w:t>
      </w:r>
    </w:p>
    <w:p w:rsidR="00000000" w:rsidDel="00000000" w:rsidP="00000000" w:rsidRDefault="00000000" w:rsidRPr="00000000" w14:paraId="0000036B">
      <w:pPr>
        <w:spacing w:after="0" w:before="0" w:line="480" w:lineRule="auto"/>
        <w:ind w:left="720" w:firstLine="720"/>
        <w:rPr/>
      </w:pPr>
      <w:r w:rsidDel="00000000" w:rsidR="00000000" w:rsidRPr="00000000">
        <w:rPr>
          <w:rtl w:val="0"/>
        </w:rPr>
        <w:t xml:space="preserve">     He paused one last time. “Out of everyone who failed the Hunter test, you ten showed the most promise. Make no mistake, you’ve been given a second chance. It’d be wise not to squander it.”</w:t>
      </w:r>
    </w:p>
    <w:p w:rsidR="00000000" w:rsidDel="00000000" w:rsidP="00000000" w:rsidRDefault="00000000" w:rsidRPr="00000000" w14:paraId="0000036C">
      <w:pPr>
        <w:spacing w:after="0" w:before="0" w:line="480" w:lineRule="auto"/>
        <w:ind w:left="720" w:firstLine="720"/>
        <w:rPr/>
      </w:pPr>
      <w:r w:rsidDel="00000000" w:rsidR="00000000" w:rsidRPr="00000000">
        <w:rPr>
          <w:i w:val="1"/>
          <w:iCs w:val="1"/>
          <w:rtl w:val="0"/>
        </w:rPr>
        <w:t xml:space="preserve">     I can… still see the surface?</w:t>
      </w:r>
      <w:r w:rsidDel="00000000" w:rsidR="00000000" w:rsidRPr="00000000">
        <w:rPr>
          <w:rtl w:val="0"/>
        </w:rPr>
        <w:t xml:space="preserve"> Praew blinked. Emotions she’d buried started to crawl their way out—hope, freedom, the thought of breathing real air</w:t>
      </w:r>
      <w:r w:rsidDel="00000000" w:rsidR="00000000" w:rsidRPr="00000000">
        <w:rPr>
          <w:rtl w:val="0"/>
        </w:rPr>
        <w:t xml:space="preserve">. </w:t>
      </w:r>
      <w:r w:rsidDel="00000000" w:rsidR="00000000" w:rsidRPr="00000000">
        <w:rPr>
          <w:rtl w:val="0"/>
        </w:rPr>
        <w:t xml:space="preserve">A single tear slid down her cheek. She wiped it away before anyone noticed… hopefully.</w:t>
      </w:r>
    </w:p>
    <w:p w:rsidR="00000000" w:rsidDel="00000000" w:rsidP="00000000" w:rsidRDefault="00000000" w:rsidRPr="00000000" w14:paraId="0000036D">
      <w:pPr>
        <w:spacing w:after="0" w:before="0" w:line="480" w:lineRule="auto"/>
        <w:ind w:left="720" w:firstLine="720"/>
        <w:rPr/>
      </w:pPr>
      <w:r w:rsidDel="00000000" w:rsidR="00000000" w:rsidRPr="00000000">
        <w:rPr>
          <w:rtl w:val="0"/>
        </w:rPr>
        <w:t xml:space="preserve">     Instructor Stone’s voice cut through again. “The next person to have an outburst will fail my class. If you understand, get back into a squat position.”</w:t>
      </w:r>
    </w:p>
    <w:p w:rsidR="00000000" w:rsidDel="00000000" w:rsidP="00000000" w:rsidRDefault="00000000" w:rsidRPr="00000000" w14:paraId="0000036E">
      <w:pPr>
        <w:spacing w:after="0" w:before="0" w:line="480" w:lineRule="auto"/>
        <w:ind w:left="720" w:firstLine="720"/>
        <w:rPr/>
      </w:pPr>
      <w:r w:rsidDel="00000000" w:rsidR="00000000" w:rsidRPr="00000000">
        <w:rPr>
          <w:rtl w:val="0"/>
        </w:rPr>
        <w:t xml:space="preserve">     Everyone dropped back down—no groans, no complaints, no gloom. Just silence. </w:t>
      </w:r>
    </w:p>
    <w:p w:rsidR="00000000" w:rsidDel="00000000" w:rsidP="00000000" w:rsidRDefault="00000000" w:rsidRPr="00000000" w14:paraId="0000036F">
      <w:pPr>
        <w:spacing w:after="0" w:before="0" w:line="480" w:lineRule="auto"/>
        <w:ind w:left="720" w:firstLine="720"/>
        <w:rPr/>
      </w:pPr>
      <w:r w:rsidDel="00000000" w:rsidR="00000000" w:rsidRPr="00000000">
        <w:rPr>
          <w:rtl w:val="0"/>
        </w:rPr>
        <w:t xml:space="preserve">     “Now, where was I?” Professor Stone asked.</w:t>
      </w:r>
    </w:p>
    <w:p w:rsidR="00000000" w:rsidDel="00000000" w:rsidP="00000000" w:rsidRDefault="00000000" w:rsidRPr="00000000" w14:paraId="00000370">
      <w:pPr>
        <w:spacing w:after="0" w:before="0" w:line="480" w:lineRule="auto"/>
        <w:ind w:left="720" w:firstLine="720"/>
        <w:rPr/>
      </w:pPr>
      <w:r w:rsidDel="00000000" w:rsidR="00000000" w:rsidRPr="00000000">
        <w:rPr>
          <w:rtl w:val="0"/>
        </w:rPr>
        <w:t xml:space="preserve">     “When a plant… sir,” Wannii said, surprisingly attentive.</w:t>
      </w:r>
    </w:p>
    <w:p w:rsidR="00000000" w:rsidDel="00000000" w:rsidP="00000000" w:rsidRDefault="00000000" w:rsidRPr="00000000" w14:paraId="00000371">
      <w:pPr>
        <w:spacing w:after="0" w:before="0" w:line="480" w:lineRule="auto"/>
        <w:ind w:left="720" w:firstLine="720"/>
        <w:rPr/>
      </w:pPr>
      <w:r w:rsidDel="00000000" w:rsidR="00000000" w:rsidRPr="00000000">
        <w:rPr>
          <w:rtl w:val="0"/>
        </w:rPr>
        <w:t xml:space="preserve">     “Ah, yes.” He nodded. “When a plant or structure Embedded with a Nature Stone is destroyed, the stone remains. These stones can be nullified—but never surged. You can carry them, but that’s it. The only real use is planting them—giving them a chance to grow back into what they were.”</w:t>
      </w:r>
    </w:p>
    <w:p w:rsidR="00000000" w:rsidDel="00000000" w:rsidP="00000000" w:rsidRDefault="00000000" w:rsidRPr="00000000" w14:paraId="00000372">
      <w:pPr>
        <w:spacing w:after="0" w:before="0" w:line="480" w:lineRule="auto"/>
        <w:ind w:left="720" w:firstLine="720"/>
        <w:rPr/>
      </w:pPr>
      <w:r w:rsidDel="00000000" w:rsidR="00000000" w:rsidRPr="00000000">
        <w:rPr>
          <w:rtl w:val="0"/>
        </w:rPr>
        <w:t xml:space="preserve">     He stepped behind the desk. “We won’t go into planting. That’s advanced. But I will say this—” His voice dropped. “Embedded nature remembers. If you try to manipulate it, or harm it, the thing might hold a grudge. And nature’s wrath can be dangerous enough that the only way to earn its forgiveness…” He leaned forward. “Is to destroy it.” He paused. “Once it’s nothing but a Nature Stone again… it forgets. Even after it’s replanted.</w:t>
      </w:r>
    </w:p>
    <w:p w:rsidR="00000000" w:rsidDel="00000000" w:rsidP="00000000" w:rsidRDefault="00000000" w:rsidRPr="00000000" w14:paraId="00000373">
      <w:pPr>
        <w:spacing w:after="0" w:before="0" w:line="480" w:lineRule="auto"/>
        <w:ind w:left="720" w:firstLine="720"/>
        <w:rPr/>
      </w:pPr>
      <w:r w:rsidDel="00000000" w:rsidR="00000000" w:rsidRPr="00000000">
        <w:rPr>
          <w:rtl w:val="0"/>
        </w:rPr>
        <w:t xml:space="preserve">     </w:t>
      </w:r>
      <w:sdt>
        <w:sdtPr>
          <w:id w:val="-1583557135"/>
          <w:tag w:val="goog_rdk_16"/>
        </w:sdtPr>
        <w:sdtContent>
          <w:ins w:author="William Cox" w:id="3" w:date="2025-12-20T20:00:00Z">
            <w:r w:rsidDel="00000000" w:rsidR="00000000" w:rsidRPr="00000000">
              <w:rPr>
                <w:rtl w:val="0"/>
              </w:rPr>
              <w:t xml:space="preserve">“</w:t>
            </w:r>
          </w:ins>
        </w:sdtContent>
      </w:sdt>
      <w:r w:rsidDel="00000000" w:rsidR="00000000" w:rsidRPr="00000000">
        <w:rPr>
          <w:rtl w:val="0"/>
        </w:rPr>
        <w:t xml:space="preserve">That will be all for today. I want each of you to seriously think about everything you learned—and more importantly, think about your future. Meet back here, same time tomorrow to begin your Shadow Intelligence training. Your instructor will be waiting for you.”</w:t>
      </w:r>
    </w:p>
    <w:p w:rsidR="00000000" w:rsidDel="00000000" w:rsidP="00000000" w:rsidRDefault="00000000" w:rsidRPr="00000000" w14:paraId="00000374">
      <w:pPr>
        <w:spacing w:after="0" w:before="0" w:line="480" w:lineRule="auto"/>
        <w:ind w:left="720" w:firstLine="720"/>
        <w:rPr/>
      </w:pPr>
      <w:r w:rsidDel="00000000" w:rsidR="00000000" w:rsidRPr="00000000">
        <w:rPr>
          <w:rtl w:val="0"/>
        </w:rPr>
        <w:t xml:space="preserve">     He turned toward the door. “Class dismissed.”</w:t>
      </w:r>
    </w:p>
    <w:p w:rsidR="00000000" w:rsidDel="00000000" w:rsidP="00000000" w:rsidRDefault="00000000" w:rsidRPr="00000000" w14:paraId="00000375">
      <w:pPr>
        <w:spacing w:after="0" w:before="0" w:line="480" w:lineRule="auto"/>
        <w:ind w:left="720" w:firstLine="720"/>
        <w:rPr/>
      </w:pPr>
      <w:r w:rsidDel="00000000" w:rsidR="00000000" w:rsidRPr="00000000">
        <w:rPr>
          <w:rtl w:val="0"/>
        </w:rPr>
        <w:t xml:space="preserve">     Praew stood up and stretched her legs, groaning under her breath. Junya rolled her ankles with a wince. “Ugh… my legs are killing me.”</w:t>
      </w:r>
    </w:p>
    <w:p w:rsidR="00000000" w:rsidDel="00000000" w:rsidP="00000000" w:rsidRDefault="00000000" w:rsidRPr="00000000" w14:paraId="00000376">
      <w:pPr>
        <w:spacing w:after="0" w:before="0" w:line="480" w:lineRule="auto"/>
        <w:ind w:left="720" w:firstLine="720"/>
        <w:rPr/>
      </w:pPr>
      <w:r w:rsidDel="00000000" w:rsidR="00000000" w:rsidRPr="00000000">
        <w:rPr>
          <w:rtl w:val="0"/>
        </w:rPr>
        <w:t xml:space="preserve">     “I know,” Praew said, giving a half-laugh. “I thought we were gonna be stuck like that forever.”</w:t>
      </w:r>
    </w:p>
    <w:p w:rsidR="00000000" w:rsidDel="00000000" w:rsidP="00000000" w:rsidRDefault="00000000" w:rsidRPr="00000000" w14:paraId="00000377">
      <w:pPr>
        <w:spacing w:after="0" w:before="0" w:line="480" w:lineRule="auto"/>
        <w:ind w:left="720" w:firstLine="720"/>
        <w:rPr/>
      </w:pPr>
      <w:r w:rsidDel="00000000" w:rsidR="00000000" w:rsidRPr="00000000">
        <w:rPr>
          <w:rtl w:val="0"/>
        </w:rPr>
        <w:t xml:space="preserve">     Bpen let out a low whistle. “I still can’t believe what he said. That we’re actually going to the surface.”</w:t>
      </w:r>
    </w:p>
    <w:p w:rsidR="00000000" w:rsidDel="00000000" w:rsidP="00000000" w:rsidRDefault="00000000" w:rsidRPr="00000000" w14:paraId="00000378">
      <w:pPr>
        <w:spacing w:after="0" w:before="0" w:line="480" w:lineRule="auto"/>
        <w:ind w:left="720" w:firstLine="720"/>
        <w:rPr/>
      </w:pPr>
      <w:r w:rsidDel="00000000" w:rsidR="00000000" w:rsidRPr="00000000">
        <w:rPr>
          <w:rtl w:val="0"/>
        </w:rPr>
        <w:t xml:space="preserve">     Wannii gave a short nod as they walked. “Didn’t think we’d ever hear that.”</w:t>
      </w:r>
    </w:p>
    <w:p w:rsidR="00000000" w:rsidDel="00000000" w:rsidP="00000000" w:rsidRDefault="00000000" w:rsidRPr="00000000" w14:paraId="00000379">
      <w:pPr>
        <w:spacing w:after="0" w:before="0" w:line="480" w:lineRule="auto"/>
        <w:ind w:left="720" w:firstLine="720"/>
        <w:rPr/>
      </w:pPr>
      <w:r w:rsidDel="00000000" w:rsidR="00000000" w:rsidRPr="00000000">
        <w:rPr>
          <w:rtl w:val="0"/>
        </w:rPr>
        <w:t xml:space="preserve">     Praew smiled. “Right? Maybe this class won’t be so bad after all.”</w:t>
      </w:r>
    </w:p>
    <w:p w:rsidR="00000000" w:rsidDel="00000000" w:rsidP="00000000" w:rsidRDefault="00000000" w:rsidRPr="00000000" w14:paraId="0000037A">
      <w:pPr>
        <w:spacing w:after="0" w:before="0" w:line="480" w:lineRule="auto"/>
        <w:ind w:left="720" w:firstLine="720"/>
        <w:rPr/>
      </w:pPr>
      <w:r w:rsidDel="00000000" w:rsidR="00000000" w:rsidRPr="00000000">
        <w:rPr>
          <w:rtl w:val="0"/>
        </w:rPr>
        <w:t xml:space="preserve">     “Praew. Wannii.” Instructor Stone’s voice cut across the room like a blade. They froze. “I don’t recall dismissing either of you.” He didn’t look up from the Beast Stones on his desk. “Get back into a squat position.”</w:t>
      </w:r>
    </w:p>
    <w:p w:rsidR="00000000" w:rsidDel="00000000" w:rsidP="00000000" w:rsidRDefault="00000000" w:rsidRPr="00000000" w14:paraId="0000037B">
      <w:pPr>
        <w:spacing w:after="0" w:before="0" w:line="480" w:lineRule="auto"/>
        <w:ind w:left="720" w:firstLine="720"/>
        <w:rPr/>
      </w:pPr>
      <w:r w:rsidDel="00000000" w:rsidR="00000000" w:rsidRPr="00000000">
        <w:rPr>
          <w:rtl w:val="0"/>
        </w:rPr>
        <w:t xml:space="preserve">     Praew sighed and muttered “Well, I’ve been wrong before,” </w:t>
      </w:r>
    </w:p>
    <w:p w:rsidR="00000000" w:rsidDel="00000000" w:rsidP="00000000" w:rsidRDefault="00000000" w:rsidRPr="00000000" w14:paraId="0000037C">
      <w:pPr>
        <w:spacing w:after="0" w:before="0" w:line="480" w:lineRule="auto"/>
        <w:ind w:left="720" w:firstLine="720"/>
        <w:rPr/>
      </w:pPr>
      <w:r w:rsidDel="00000000" w:rsidR="00000000" w:rsidRPr="00000000">
        <w:rPr>
          <w:rtl w:val="0"/>
        </w:rPr>
        <w:t xml:space="preserve">     Junya and Bpen chuckled, then waved as they headed out. “See you at the ration station.”</w:t>
      </w:r>
    </w:p>
    <w:p w:rsidR="00000000" w:rsidDel="00000000" w:rsidP="00000000" w:rsidRDefault="00000000" w:rsidRPr="00000000" w14:paraId="0000037D">
      <w:pPr>
        <w:spacing w:after="0" w:before="0" w:line="480" w:lineRule="auto"/>
        <w:ind w:left="720" w:firstLine="720"/>
        <w:rPr/>
      </w:pPr>
      <w:sdt>
        <w:sdtPr>
          <w:id w:val="-1272219374"/>
          <w:tag w:val="goog_rdk_17"/>
        </w:sdtPr>
        <w:sdtContent>
          <w:commentRangeStart w:id="9"/>
        </w:sdtContent>
      </w:sdt>
      <w:r w:rsidDel="00000000" w:rsidR="00000000" w:rsidRPr="00000000">
        <w:rPr>
          <w:rtl w:val="0"/>
        </w:rPr>
        <w:t xml:space="preserve">Looks like her new best friend, Drill Instructor Stone-Face, had an unfortunately good memory.</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37E">
      <w:pPr>
        <w:spacing w:after="0" w:before="0" w:line="480" w:lineRule="auto"/>
        <w:ind w:left="720" w:firstLine="720"/>
        <w:rPr/>
      </w:pPr>
      <w:r w:rsidDel="00000000" w:rsidR="00000000" w:rsidRPr="00000000">
        <w:rPr>
          <w:rtl w:val="0"/>
        </w:rPr>
      </w:r>
    </w:p>
    <w:p w:rsidR="00000000" w:rsidDel="00000000" w:rsidP="00000000" w:rsidRDefault="00000000" w:rsidRPr="00000000" w14:paraId="0000037F">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380">
      <w:pPr>
        <w:spacing w:after="0" w:before="0" w:line="480" w:lineRule="auto"/>
        <w:ind w:left="720" w:firstLine="720"/>
        <w:rPr/>
      </w:pPr>
      <w:r w:rsidDel="00000000" w:rsidR="00000000" w:rsidRPr="00000000">
        <w:rPr>
          <w:rtl w:val="0"/>
        </w:rPr>
      </w:r>
    </w:p>
    <w:p w:rsidR="00000000" w:rsidDel="00000000" w:rsidP="00000000" w:rsidRDefault="00000000" w:rsidRPr="00000000" w14:paraId="00000381">
      <w:pPr>
        <w:spacing w:after="0" w:before="0" w:line="480" w:lineRule="auto"/>
        <w:ind w:left="720" w:firstLine="720"/>
        <w:rPr/>
      </w:pPr>
      <w:r w:rsidDel="00000000" w:rsidR="00000000" w:rsidRPr="00000000">
        <w:rPr>
          <w:rtl w:val="0"/>
        </w:rPr>
        <w:t xml:space="preserve">   Praew’s legs trembled as she continued to squat. She was going to collapse. She was sure of it. Beside her, Wannii grunted quietly through clenched teeth. Her knees shook just as badly.</w:t>
      </w:r>
    </w:p>
    <w:p w:rsidR="00000000" w:rsidDel="00000000" w:rsidP="00000000" w:rsidRDefault="00000000" w:rsidRPr="00000000" w14:paraId="00000382">
      <w:pPr>
        <w:spacing w:after="0" w:before="0" w:line="480" w:lineRule="auto"/>
        <w:ind w:left="720" w:firstLine="720"/>
        <w:rPr/>
      </w:pPr>
      <w:r w:rsidDel="00000000" w:rsidR="00000000" w:rsidRPr="00000000">
        <w:rPr>
          <w:rtl w:val="0"/>
        </w:rPr>
        <w:t xml:space="preserve">“Enough,” the instructor said at last. “You’re dismissed.”</w:t>
      </w:r>
    </w:p>
    <w:p w:rsidR="00000000" w:rsidDel="00000000" w:rsidP="00000000" w:rsidRDefault="00000000" w:rsidRPr="00000000" w14:paraId="00000383">
      <w:pPr>
        <w:spacing w:after="0" w:before="0" w:line="480" w:lineRule="auto"/>
        <w:ind w:left="720" w:firstLine="720"/>
        <w:rPr/>
      </w:pPr>
      <w:r w:rsidDel="00000000" w:rsidR="00000000" w:rsidRPr="00000000">
        <w:rPr>
          <w:rtl w:val="0"/>
        </w:rPr>
        <w:t xml:space="preserve">They both groaned in relief and dragged themselves to their feet.</w:t>
      </w:r>
    </w:p>
    <w:p w:rsidR="00000000" w:rsidDel="00000000" w:rsidP="00000000" w:rsidRDefault="00000000" w:rsidRPr="00000000" w14:paraId="00000384">
      <w:pPr>
        <w:spacing w:after="0" w:before="0" w:line="480" w:lineRule="auto"/>
        <w:ind w:left="720" w:firstLine="720"/>
        <w:rPr/>
      </w:pPr>
      <w:r w:rsidDel="00000000" w:rsidR="00000000" w:rsidRPr="00000000">
        <w:rPr>
          <w:rtl w:val="0"/>
        </w:rPr>
        <w:t xml:space="preserve">Wannii leaned on Praew’s shoulder as they hobbled toward the hallway. “Stone me,” she muttered. “My legs are gone.”</w:t>
      </w:r>
    </w:p>
    <w:p w:rsidR="00000000" w:rsidDel="00000000" w:rsidP="00000000" w:rsidRDefault="00000000" w:rsidRPr="00000000" w14:paraId="00000385">
      <w:pPr>
        <w:spacing w:after="0" w:before="0" w:line="480" w:lineRule="auto"/>
        <w:ind w:left="720" w:firstLine="720"/>
        <w:rPr/>
      </w:pPr>
      <w:r w:rsidDel="00000000" w:rsidR="00000000" w:rsidRPr="00000000">
        <w:rPr>
          <w:rtl w:val="0"/>
        </w:rPr>
        <w:t xml:space="preserve">Praew gave a weak laugh. “If this is day one, we’re not gonna make it to day six.”</w:t>
      </w:r>
    </w:p>
    <w:p w:rsidR="00000000" w:rsidDel="00000000" w:rsidP="00000000" w:rsidRDefault="00000000" w:rsidRPr="00000000" w14:paraId="00000386">
      <w:pPr>
        <w:spacing w:after="0" w:before="0" w:line="480" w:lineRule="auto"/>
        <w:ind w:left="720" w:firstLine="720"/>
        <w:rPr/>
      </w:pPr>
      <w:r w:rsidDel="00000000" w:rsidR="00000000" w:rsidRPr="00000000">
        <w:rPr>
          <w:rtl w:val="0"/>
        </w:rPr>
        <w:t xml:space="preserve">They followed the scent of warm food toward the nearest ration station. It wasn’t large—just a squared-off space with stone walls, simple benches, and a single narrow window carved into the far wall where trays were handed out.</w:t>
      </w:r>
    </w:p>
    <w:p w:rsidR="00000000" w:rsidDel="00000000" w:rsidP="00000000" w:rsidRDefault="00000000" w:rsidRPr="00000000" w14:paraId="00000387">
      <w:pPr>
        <w:spacing w:after="0" w:before="0" w:line="480" w:lineRule="auto"/>
        <w:ind w:left="720" w:firstLine="720"/>
        <w:rPr/>
      </w:pPr>
      <w:r w:rsidDel="00000000" w:rsidR="00000000" w:rsidRPr="00000000">
        <w:rPr>
          <w:rtl w:val="0"/>
        </w:rPr>
        <w:t xml:space="preserve">Each citizen received an identification card every year—name, age, occupation, and their ration portion etched into it. Every meal required a ration slip, a thin strip of paper matching the info on their card. No slip, no food—unless you had enough standing to have someone collect it for you.</w:t>
      </w:r>
    </w:p>
    <w:p w:rsidR="00000000" w:rsidDel="00000000" w:rsidP="00000000" w:rsidRDefault="00000000" w:rsidRPr="00000000" w14:paraId="00000388">
      <w:pPr>
        <w:spacing w:after="0" w:before="0" w:line="480" w:lineRule="auto"/>
        <w:ind w:left="720" w:firstLine="720"/>
        <w:rPr/>
      </w:pPr>
      <w:r w:rsidDel="00000000" w:rsidR="00000000" w:rsidRPr="00000000">
        <w:rPr>
          <w:rtl w:val="0"/>
        </w:rPr>
        <w:t xml:space="preserve">This was Praew’s first time in a private ration station. Only ten people were there—the students, a quiet distributor waiting behind the window with hands outstretched for her and Wannii’s slips. Trays of room-temperature portions sat behind the distributor, clearly cooled off in their tardiness.</w:t>
      </w:r>
    </w:p>
    <w:p w:rsidR="00000000" w:rsidDel="00000000" w:rsidP="00000000" w:rsidRDefault="00000000" w:rsidRPr="00000000" w14:paraId="00000389">
      <w:pPr>
        <w:spacing w:after="0" w:before="0" w:line="480" w:lineRule="auto"/>
        <w:ind w:left="720" w:firstLine="720"/>
        <w:rPr/>
      </w:pPr>
      <w:r w:rsidDel="00000000" w:rsidR="00000000" w:rsidRPr="00000000">
        <w:rPr>
          <w:rtl w:val="0"/>
        </w:rPr>
        <w:t xml:space="preserve">Junya waved them over. She sat with Bpen at the far table, already halfway through her meal.</w:t>
      </w:r>
    </w:p>
    <w:p w:rsidR="00000000" w:rsidDel="00000000" w:rsidP="00000000" w:rsidRDefault="00000000" w:rsidRPr="00000000" w14:paraId="0000038A">
      <w:pPr>
        <w:spacing w:after="0" w:before="0" w:line="480" w:lineRule="auto"/>
        <w:ind w:left="720" w:firstLine="720"/>
        <w:rPr/>
      </w:pPr>
      <w:r w:rsidDel="00000000" w:rsidR="00000000" w:rsidRPr="00000000">
        <w:rPr>
          <w:rtl w:val="0"/>
        </w:rPr>
        <w:t xml:space="preserve">Wannii, getting her food first, slumped onto the bench with a sigh. Praew followed, grabbing a tray before joining the others. Grain mash, bitter-looking vegetables, and a tough strip of something that might have been meat, littered her tray. Rations were determined by role—and they were all trainees, no matter how sore their muscles felt.</w:t>
      </w:r>
    </w:p>
    <w:p w:rsidR="00000000" w:rsidDel="00000000" w:rsidP="00000000" w:rsidRDefault="00000000" w:rsidRPr="00000000" w14:paraId="0000038B">
      <w:pPr>
        <w:spacing w:after="0" w:before="0" w:line="480" w:lineRule="auto"/>
        <w:ind w:left="720" w:firstLine="720"/>
        <w:rPr/>
      </w:pPr>
      <w:r w:rsidDel="00000000" w:rsidR="00000000" w:rsidRPr="00000000">
        <w:rPr>
          <w:rtl w:val="0"/>
        </w:rPr>
        <w:t xml:space="preserve">“Oh! you two are still alive?” Junya asked.</w:t>
      </w:r>
    </w:p>
    <w:p w:rsidR="00000000" w:rsidDel="00000000" w:rsidP="00000000" w:rsidRDefault="00000000" w:rsidRPr="00000000" w14:paraId="0000038C">
      <w:pPr>
        <w:spacing w:after="0" w:before="0" w:line="480" w:lineRule="auto"/>
        <w:ind w:left="720" w:firstLine="720"/>
        <w:rPr/>
      </w:pPr>
      <w:r w:rsidDel="00000000" w:rsidR="00000000" w:rsidRPr="00000000">
        <w:rPr>
          <w:rtl w:val="0"/>
        </w:rPr>
        <w:t xml:space="preserve">“Barely,” Wannii groaned. “He made us squat for, like, forever.”</w:t>
      </w:r>
    </w:p>
    <w:p w:rsidR="00000000" w:rsidDel="00000000" w:rsidP="00000000" w:rsidRDefault="00000000" w:rsidRPr="00000000" w14:paraId="0000038D">
      <w:pPr>
        <w:spacing w:after="0" w:before="0" w:line="480" w:lineRule="auto"/>
        <w:ind w:left="720" w:firstLine="720"/>
        <w:rPr/>
      </w:pPr>
      <w:r w:rsidDel="00000000" w:rsidR="00000000" w:rsidRPr="00000000">
        <w:rPr>
          <w:rtl w:val="0"/>
        </w:rPr>
        <w:t xml:space="preserve">“I can’t feel my knees,” Praew added, poking at her mash. “I think they liquefied.”</w:t>
      </w:r>
    </w:p>
    <w:p w:rsidR="00000000" w:rsidDel="00000000" w:rsidP="00000000" w:rsidRDefault="00000000" w:rsidRPr="00000000" w14:paraId="0000038E">
      <w:pPr>
        <w:spacing w:after="0" w:before="0" w:line="480" w:lineRule="auto"/>
        <w:ind w:left="720" w:firstLine="720"/>
        <w:rPr/>
      </w:pPr>
      <w:r w:rsidDel="00000000" w:rsidR="00000000" w:rsidRPr="00000000">
        <w:rPr>
          <w:rtl w:val="0"/>
        </w:rPr>
        <w:t xml:space="preserve">Junya grinned. “Well, at least you gave us a head start.”</w:t>
      </w:r>
    </w:p>
    <w:p w:rsidR="00000000" w:rsidDel="00000000" w:rsidP="00000000" w:rsidRDefault="00000000" w:rsidRPr="00000000" w14:paraId="0000038F">
      <w:pPr>
        <w:spacing w:after="0" w:before="0" w:line="480" w:lineRule="auto"/>
        <w:ind w:left="720" w:firstLine="720"/>
        <w:rPr/>
      </w:pPr>
      <w:r w:rsidDel="00000000" w:rsidR="00000000" w:rsidRPr="00000000">
        <w:rPr>
          <w:rtl w:val="0"/>
        </w:rPr>
        <w:t xml:space="preserve">There was a short pause as they all started eating.</w:t>
      </w:r>
    </w:p>
    <w:p w:rsidR="00000000" w:rsidDel="00000000" w:rsidP="00000000" w:rsidRDefault="00000000" w:rsidRPr="00000000" w14:paraId="00000390">
      <w:pPr>
        <w:spacing w:after="0" w:before="0" w:line="480" w:lineRule="auto"/>
        <w:ind w:left="720" w:firstLine="720"/>
        <w:rPr/>
      </w:pPr>
      <w:r w:rsidDel="00000000" w:rsidR="00000000" w:rsidRPr="00000000">
        <w:rPr>
          <w:rtl w:val="0"/>
        </w:rPr>
        <w:t xml:space="preserve">Then Junya spoke again. “But seriously… who is that guy?”</w:t>
      </w:r>
    </w:p>
    <w:p w:rsidR="00000000" w:rsidDel="00000000" w:rsidP="00000000" w:rsidRDefault="00000000" w:rsidRPr="00000000" w14:paraId="00000391">
      <w:pPr>
        <w:spacing w:after="0" w:before="0" w:line="480" w:lineRule="auto"/>
        <w:ind w:left="720" w:firstLine="720"/>
        <w:rPr/>
      </w:pPr>
      <w:r w:rsidDel="00000000" w:rsidR="00000000" w:rsidRPr="00000000">
        <w:rPr>
          <w:rtl w:val="0"/>
        </w:rPr>
        <w:t xml:space="preserve">“I don’t know,” Bpen said, setting his spoon down. “But I’ve seen that face before.”</w:t>
      </w:r>
    </w:p>
    <w:p w:rsidR="00000000" w:rsidDel="00000000" w:rsidP="00000000" w:rsidRDefault="00000000" w:rsidRPr="00000000" w14:paraId="00000392">
      <w:pPr>
        <w:spacing w:after="0" w:before="0" w:line="480" w:lineRule="auto"/>
        <w:ind w:left="720" w:firstLine="720"/>
        <w:rPr/>
      </w:pPr>
      <w:r w:rsidDel="00000000" w:rsidR="00000000" w:rsidRPr="00000000">
        <w:rPr>
          <w:rtl w:val="0"/>
        </w:rPr>
        <w:t xml:space="preserve">Praew froze, spoon halfway to her mouth.</w:t>
      </w:r>
    </w:p>
    <w:p w:rsidR="00000000" w:rsidDel="00000000" w:rsidP="00000000" w:rsidRDefault="00000000" w:rsidRPr="00000000" w14:paraId="00000393">
      <w:pPr>
        <w:spacing w:after="0" w:before="0" w:line="480" w:lineRule="auto"/>
        <w:ind w:left="720" w:firstLine="720"/>
        <w:rPr/>
      </w:pPr>
      <w:r w:rsidDel="00000000" w:rsidR="00000000" w:rsidRPr="00000000">
        <w:rPr>
          <w:rtl w:val="0"/>
        </w:rPr>
        <w:t xml:space="preserve">“It was about six years ago,” he said. “Do you guys remember that incident? When a beast broke into the city?”</w:t>
      </w:r>
    </w:p>
    <w:p w:rsidR="00000000" w:rsidDel="00000000" w:rsidP="00000000" w:rsidRDefault="00000000" w:rsidRPr="00000000" w14:paraId="00000394">
      <w:pPr>
        <w:spacing w:after="0" w:before="0" w:line="480" w:lineRule="auto"/>
        <w:ind w:left="720" w:firstLine="720"/>
        <w:rPr/>
      </w:pPr>
      <w:r w:rsidDel="00000000" w:rsidR="00000000" w:rsidRPr="00000000">
        <w:rPr>
          <w:rtl w:val="0"/>
        </w:rPr>
        <w:t xml:space="preserve">The rest of the table went still. Not waiting for a response, he continued.</w:t>
      </w:r>
    </w:p>
    <w:p w:rsidR="00000000" w:rsidDel="00000000" w:rsidP="00000000" w:rsidRDefault="00000000" w:rsidRPr="00000000" w14:paraId="00000395">
      <w:pPr>
        <w:spacing w:after="0" w:before="0" w:line="480" w:lineRule="auto"/>
        <w:ind w:left="720" w:firstLine="720"/>
        <w:rPr/>
      </w:pPr>
      <w:r w:rsidDel="00000000" w:rsidR="00000000" w:rsidRPr="00000000">
        <w:rPr>
          <w:rtl w:val="0"/>
        </w:rPr>
        <w:t xml:space="preserve">“Do you guys remember that incident from six years ago? When that beast broke into the city’s Second Floor?”</w:t>
      </w:r>
    </w:p>
    <w:p w:rsidR="00000000" w:rsidDel="00000000" w:rsidP="00000000" w:rsidRDefault="00000000" w:rsidRPr="00000000" w14:paraId="00000396">
      <w:pPr>
        <w:spacing w:after="0" w:before="0" w:line="480" w:lineRule="auto"/>
        <w:ind w:left="720" w:firstLine="720"/>
        <w:rPr/>
      </w:pPr>
      <w:r w:rsidDel="00000000" w:rsidR="00000000" w:rsidRPr="00000000">
        <w:rPr>
          <w:rtl w:val="0"/>
        </w:rPr>
        <w:t xml:space="preserve">Junya blinked. “Wait… that was real?”</w:t>
      </w:r>
    </w:p>
    <w:p w:rsidR="00000000" w:rsidDel="00000000" w:rsidP="00000000" w:rsidRDefault="00000000" w:rsidRPr="00000000" w14:paraId="00000397">
      <w:pPr>
        <w:spacing w:after="0" w:before="0" w:line="480" w:lineRule="auto"/>
        <w:ind w:left="720" w:firstLine="720"/>
        <w:rPr/>
      </w:pPr>
      <w:r w:rsidDel="00000000" w:rsidR="00000000" w:rsidRPr="00000000">
        <w:rPr>
          <w:rtl w:val="0"/>
        </w:rPr>
        <w:t xml:space="preserve">“It was real, all right,” Bpen said. “It had black scales, long horns that curved forward, a thick bushy tail. It was lean—muscular. Steam poured from its snout every time it breathed. The thing moved like it was carved out of rage.”</w:t>
      </w:r>
    </w:p>
    <w:p w:rsidR="00000000" w:rsidDel="00000000" w:rsidP="00000000" w:rsidRDefault="00000000" w:rsidRPr="00000000" w14:paraId="00000398">
      <w:pPr>
        <w:spacing w:after="0" w:before="0" w:line="480" w:lineRule="auto"/>
        <w:ind w:left="720" w:firstLine="720"/>
        <w:rPr/>
      </w:pPr>
      <w:r w:rsidDel="00000000" w:rsidR="00000000" w:rsidRPr="00000000">
        <w:rPr>
          <w:rtl w:val="0"/>
        </w:rPr>
        <w:t xml:space="preserve">Praew tilted her head. “That was a Tarnox, wasn’t it?”</w:t>
      </w:r>
    </w:p>
    <w:p w:rsidR="00000000" w:rsidDel="00000000" w:rsidP="00000000" w:rsidRDefault="00000000" w:rsidRPr="00000000" w14:paraId="00000399">
      <w:pPr>
        <w:spacing w:after="0" w:before="0" w:line="480" w:lineRule="auto"/>
        <w:ind w:left="720" w:firstLine="720"/>
        <w:rPr/>
      </w:pPr>
      <w:r w:rsidDel="00000000" w:rsidR="00000000" w:rsidRPr="00000000">
        <w:rPr>
          <w:rtl w:val="0"/>
        </w:rPr>
        <w:t xml:space="preserve">“Yeah. That’s what they said.”</w:t>
      </w:r>
    </w:p>
    <w:p w:rsidR="00000000" w:rsidDel="00000000" w:rsidP="00000000" w:rsidRDefault="00000000" w:rsidRPr="00000000" w14:paraId="0000039A">
      <w:pPr>
        <w:spacing w:after="0" w:before="0" w:line="480" w:lineRule="auto"/>
        <w:ind w:left="720" w:firstLine="720"/>
        <w:rPr/>
      </w:pPr>
      <w:r w:rsidDel="00000000" w:rsidR="00000000" w:rsidRPr="00000000">
        <w:rPr>
          <w:rtl w:val="0"/>
        </w:rPr>
        <w:t xml:space="preserve">He looked down at his tray, voice steady but tense. “It rampaged through everything. And for some reason, it charged straight toward a child. Everyone ran—even the kid’s own parents abandoned him. But then… suddenly, he was there.”</w:t>
      </w:r>
    </w:p>
    <w:p w:rsidR="00000000" w:rsidDel="00000000" w:rsidP="00000000" w:rsidRDefault="00000000" w:rsidRPr="00000000" w14:paraId="0000039B">
      <w:pPr>
        <w:spacing w:after="0" w:before="0" w:line="480" w:lineRule="auto"/>
        <w:ind w:left="720" w:firstLine="720"/>
        <w:rPr/>
      </w:pPr>
      <w:r w:rsidDel="00000000" w:rsidR="00000000" w:rsidRPr="00000000">
        <w:rPr>
          <w:rtl w:val="0"/>
        </w:rPr>
        <w:t xml:space="preserve">Bpen glanced up, eyes locked.</w:t>
      </w:r>
    </w:p>
    <w:p w:rsidR="00000000" w:rsidDel="00000000" w:rsidP="00000000" w:rsidRDefault="00000000" w:rsidRPr="00000000" w14:paraId="0000039C">
      <w:pPr>
        <w:spacing w:after="0" w:before="0" w:line="480" w:lineRule="auto"/>
        <w:ind w:left="720" w:firstLine="720"/>
        <w:rPr/>
      </w:pPr>
      <w:r w:rsidDel="00000000" w:rsidR="00000000" w:rsidRPr="00000000">
        <w:rPr>
          <w:rtl w:val="0"/>
        </w:rPr>
        <w:t xml:space="preserve">“Our instructor. He stepped in, calm as anything. As the beast charged, a blue sphere of light appeared between its horns. The sphere grew as it charged forward but Professor Stone reached out with one hand, grabbing it by the horn, twisted, and redirected it. Sent the thing charging headfirst into the bolting wall. It slammed hard and dropped—knocked itself out cold.”</w:t>
      </w:r>
    </w:p>
    <w:p w:rsidR="00000000" w:rsidDel="00000000" w:rsidP="00000000" w:rsidRDefault="00000000" w:rsidRPr="00000000" w14:paraId="0000039D">
      <w:pPr>
        <w:spacing w:after="0" w:before="0" w:line="480" w:lineRule="auto"/>
        <w:ind w:left="720" w:firstLine="720"/>
        <w:rPr/>
      </w:pPr>
      <w:r w:rsidDel="00000000" w:rsidR="00000000" w:rsidRPr="00000000">
        <w:rPr>
          <w:rtl w:val="0"/>
        </w:rPr>
        <w:t xml:space="preserve">He paused.</w:t>
      </w:r>
    </w:p>
    <w:p w:rsidR="00000000" w:rsidDel="00000000" w:rsidP="00000000" w:rsidRDefault="00000000" w:rsidRPr="00000000" w14:paraId="0000039E">
      <w:pPr>
        <w:spacing w:after="0" w:before="0" w:line="480" w:lineRule="auto"/>
        <w:ind w:left="720" w:firstLine="720"/>
        <w:rPr/>
      </w:pPr>
      <w:r w:rsidDel="00000000" w:rsidR="00000000" w:rsidRPr="00000000">
        <w:rPr>
          <w:rtl w:val="0"/>
        </w:rPr>
        <w:t xml:space="preserve">“Then the professor looked back at the kid, asked if he was okay, and just… grabbed the beast by the horn and dragged it back up to the surface. Like it weighed nothing.”</w:t>
      </w:r>
    </w:p>
    <w:p w:rsidR="00000000" w:rsidDel="00000000" w:rsidP="00000000" w:rsidRDefault="00000000" w:rsidRPr="00000000" w14:paraId="0000039F">
      <w:pPr>
        <w:spacing w:after="0" w:before="0" w:line="480" w:lineRule="auto"/>
        <w:ind w:left="720" w:firstLine="720"/>
        <w:rPr/>
      </w:pPr>
      <w:r w:rsidDel="00000000" w:rsidR="00000000" w:rsidRPr="00000000">
        <w:rPr>
          <w:rtl w:val="0"/>
        </w:rPr>
        <w:t xml:space="preserve">Wannii stared. “That can’t be real. How could anyone be that strong?”</w:t>
      </w:r>
    </w:p>
    <w:p w:rsidR="00000000" w:rsidDel="00000000" w:rsidP="00000000" w:rsidRDefault="00000000" w:rsidRPr="00000000" w14:paraId="000003A0">
      <w:pPr>
        <w:spacing w:after="0" w:before="0" w:line="480" w:lineRule="auto"/>
        <w:ind w:left="720" w:firstLine="720"/>
        <w:rPr/>
      </w:pPr>
      <w:r w:rsidDel="00000000" w:rsidR="00000000" w:rsidRPr="00000000">
        <w:rPr>
          <w:rtl w:val="0"/>
        </w:rPr>
        <w:t xml:space="preserve">Bpen’s voice dropped, softer but clearer than before. “I don’t know. But I will never forget that face… because I was that kid. And that’s the uncarved truth.”</w:t>
      </w:r>
    </w:p>
    <w:p w:rsidR="00000000" w:rsidDel="00000000" w:rsidP="00000000" w:rsidRDefault="00000000" w:rsidRPr="00000000" w14:paraId="000003A1">
      <w:pPr>
        <w:spacing w:after="0" w:before="0" w:line="480" w:lineRule="auto"/>
        <w:ind w:left="720" w:firstLine="720"/>
        <w:rPr/>
      </w:pPr>
      <w:r w:rsidDel="00000000" w:rsidR="00000000" w:rsidRPr="00000000">
        <w:rPr>
          <w:rtl w:val="0"/>
        </w:rPr>
        <w:t xml:space="preserve">The table stared at him in silence. Only then did Praew realize—the whole room was quiet. All ten students were watching Bpen, eavesdropping on the story.</w:t>
      </w:r>
    </w:p>
    <w:p w:rsidR="00000000" w:rsidDel="00000000" w:rsidP="00000000" w:rsidRDefault="00000000" w:rsidRPr="00000000" w14:paraId="000003A2">
      <w:pPr>
        <w:spacing w:after="0" w:before="0" w:line="480" w:lineRule="auto"/>
        <w:ind w:left="720" w:firstLine="720"/>
        <w:rPr/>
      </w:pPr>
      <w:r w:rsidDel="00000000" w:rsidR="00000000" w:rsidRPr="00000000">
        <w:rPr>
          <w:rtl w:val="0"/>
        </w:rPr>
        <w:t xml:space="preserve">“What?” Praew asked loudly, causing everyone to look away, suddenly whispering to each other and pretending they hadn’t been listening.</w:t>
      </w:r>
    </w:p>
    <w:p w:rsidR="00000000" w:rsidDel="00000000" w:rsidP="00000000" w:rsidRDefault="00000000" w:rsidRPr="00000000" w14:paraId="000003A3">
      <w:pPr>
        <w:spacing w:after="0" w:before="0" w:line="480" w:lineRule="auto"/>
        <w:ind w:left="720" w:firstLine="720"/>
        <w:rPr/>
      </w:pPr>
      <w:r w:rsidDel="00000000" w:rsidR="00000000" w:rsidRPr="00000000">
        <w:rPr>
          <w:rtl w:val="0"/>
        </w:rPr>
        <w:t xml:space="preserve">Her friends still stared at Bpen in silence, so Praew spoke first. “You must’ve been so scared.”</w:t>
      </w:r>
    </w:p>
    <w:p w:rsidR="00000000" w:rsidDel="00000000" w:rsidP="00000000" w:rsidRDefault="00000000" w:rsidRPr="00000000" w14:paraId="000003A4">
      <w:pPr>
        <w:spacing w:after="0" w:before="0" w:line="480" w:lineRule="auto"/>
        <w:ind w:left="720" w:firstLine="720"/>
        <w:rPr/>
      </w:pPr>
      <w:r w:rsidDel="00000000" w:rsidR="00000000" w:rsidRPr="00000000">
        <w:rPr>
          <w:rtl w:val="0"/>
        </w:rPr>
        <w:t xml:space="preserve">“Well, I—” Bpen fidgeted. “You know, I mean… it is what it is, ya know? …I’m fine.”</w:t>
      </w:r>
    </w:p>
    <w:p w:rsidR="00000000" w:rsidDel="00000000" w:rsidP="00000000" w:rsidRDefault="00000000" w:rsidRPr="00000000" w14:paraId="000003A5">
      <w:pPr>
        <w:spacing w:after="0" w:before="0" w:line="480" w:lineRule="auto"/>
        <w:ind w:left="720" w:firstLine="720"/>
        <w:rPr/>
      </w:pPr>
      <w:r w:rsidDel="00000000" w:rsidR="00000000" w:rsidRPr="00000000">
        <w:rPr>
          <w:rtl w:val="0"/>
        </w:rPr>
        <w:t xml:space="preserve">Noticing his discomfort, Praew shifted the topic just slightly. “Just think—one day, you’ll be the one standing between a beast and a civilian. I have to admit… I admire your bravery.”</w:t>
      </w:r>
    </w:p>
    <w:p w:rsidR="00000000" w:rsidDel="00000000" w:rsidP="00000000" w:rsidRDefault="00000000" w:rsidRPr="00000000" w14:paraId="000003A6">
      <w:pPr>
        <w:spacing w:after="0" w:before="0" w:line="480" w:lineRule="auto"/>
        <w:ind w:left="720" w:firstLine="720"/>
        <w:rPr/>
      </w:pPr>
      <w:r w:rsidDel="00000000" w:rsidR="00000000" w:rsidRPr="00000000">
        <w:rPr>
          <w:rtl w:val="0"/>
        </w:rPr>
        <w:t xml:space="preserve">Bpen couldn’t hide his smile, holding his head a little higher. “Yes, well—I mean, we all will soon, don’t you think?”</w:t>
      </w:r>
    </w:p>
    <w:p w:rsidR="00000000" w:rsidDel="00000000" w:rsidP="00000000" w:rsidRDefault="00000000" w:rsidRPr="00000000" w14:paraId="000003A7">
      <w:pPr>
        <w:spacing w:after="0" w:before="0" w:line="480" w:lineRule="auto"/>
        <w:ind w:left="720" w:firstLine="720"/>
        <w:rPr/>
      </w:pPr>
      <w:r w:rsidDel="00000000" w:rsidR="00000000" w:rsidRPr="00000000">
        <w:rPr>
          <w:rtl w:val="0"/>
        </w:rPr>
        <w:t xml:space="preserve">The others nodded. They continued to eat in silence for a while, until Junya whispered, “The portions are way smaller than they were in general education.”</w:t>
      </w:r>
    </w:p>
    <w:p w:rsidR="00000000" w:rsidDel="00000000" w:rsidP="00000000" w:rsidRDefault="00000000" w:rsidRPr="00000000" w14:paraId="000003A8">
      <w:pPr>
        <w:spacing w:after="0" w:before="0" w:line="480" w:lineRule="auto"/>
        <w:ind w:left="720" w:firstLine="720"/>
        <w:rPr/>
      </w:pPr>
      <w:r w:rsidDel="00000000" w:rsidR="00000000" w:rsidRPr="00000000">
        <w:rPr>
          <w:rtl w:val="0"/>
        </w:rPr>
        <w:t xml:space="preserve">The others agreed. Wannii added, “They announced the food shortage got worse recently.”</w:t>
      </w:r>
    </w:p>
    <w:p w:rsidR="00000000" w:rsidDel="00000000" w:rsidP="00000000" w:rsidRDefault="00000000" w:rsidRPr="00000000" w14:paraId="000003A9">
      <w:pPr>
        <w:spacing w:after="0" w:before="0" w:line="480" w:lineRule="auto"/>
        <w:ind w:left="720" w:firstLine="720"/>
        <w:rPr/>
      </w:pPr>
      <w:r w:rsidDel="00000000" w:rsidR="00000000" w:rsidRPr="00000000">
        <w:rPr>
          <w:rtl w:val="0"/>
        </w:rPr>
        <w:t xml:space="preserve">Praew looked up. “If that’s true, then why not accept more Hunters each year to get more food?”</w:t>
      </w:r>
    </w:p>
    <w:p w:rsidR="00000000" w:rsidDel="00000000" w:rsidP="00000000" w:rsidRDefault="00000000" w:rsidRPr="00000000" w14:paraId="000003AA">
      <w:pPr>
        <w:spacing w:after="0" w:before="0" w:line="480" w:lineRule="auto"/>
        <w:ind w:left="720" w:firstLine="720"/>
        <w:rPr/>
      </w:pPr>
      <w:r w:rsidDel="00000000" w:rsidR="00000000" w:rsidRPr="00000000">
        <w:rPr>
          <w:rtl w:val="0"/>
        </w:rPr>
        <w:t xml:space="preserve">The table went quiet. No one answered. Then Junya leaned in and whispered, “Because the food shortage is fake.”</w:t>
      </w:r>
    </w:p>
    <w:p w:rsidR="00000000" w:rsidDel="00000000" w:rsidP="00000000" w:rsidRDefault="00000000" w:rsidRPr="00000000" w14:paraId="000003AB">
      <w:pPr>
        <w:spacing w:after="0" w:before="0" w:line="480" w:lineRule="auto"/>
        <w:ind w:left="720" w:firstLine="720"/>
        <w:rPr/>
      </w:pPr>
      <w:r w:rsidDel="00000000" w:rsidR="00000000" w:rsidRPr="00000000">
        <w:rPr>
          <w:rtl w:val="0"/>
        </w:rPr>
        <w:t xml:space="preserve">Wannii instantly hushed her, hissing, Are you crazy?” She looked toward the distributor’s window. “Saying something like that could get you killed!”</w:t>
      </w:r>
    </w:p>
    <w:p w:rsidR="00000000" w:rsidDel="00000000" w:rsidP="00000000" w:rsidRDefault="00000000" w:rsidRPr="00000000" w14:paraId="000003AC">
      <w:pPr>
        <w:spacing w:after="0" w:before="0" w:line="480" w:lineRule="auto"/>
        <w:ind w:left="720" w:firstLine="720"/>
        <w:rPr/>
      </w:pPr>
      <w:r w:rsidDel="00000000" w:rsidR="00000000" w:rsidRPr="00000000">
        <w:rPr>
          <w:rtl w:val="0"/>
        </w:rPr>
        <w:t xml:space="preserve">Junya just rolled her eyes. The rest of dinner passed in silence, heavy with thoughts of Professor Stone, the Tarnox, and the food shortage.</w:t>
      </w:r>
    </w:p>
    <w:p w:rsidR="00000000" w:rsidDel="00000000" w:rsidP="00000000" w:rsidRDefault="00000000" w:rsidRPr="00000000" w14:paraId="000003AD">
      <w:pPr>
        <w:spacing w:after="0" w:before="0" w:line="480" w:lineRule="auto"/>
        <w:ind w:left="720" w:firstLine="720"/>
        <w:rPr/>
      </w:pPr>
      <w:r w:rsidDel="00000000" w:rsidR="00000000" w:rsidRPr="00000000">
        <w:rPr>
          <w:rtl w:val="0"/>
        </w:rPr>
        <w:t xml:space="preserve">They eventually said their goodbyes and went their separate ways. Praew waited a little longer before leaving—just so she could walk home alone.</w:t>
      </w:r>
    </w:p>
    <w:p w:rsidR="00000000" w:rsidDel="00000000" w:rsidP="00000000" w:rsidRDefault="00000000" w:rsidRPr="00000000" w14:paraId="000003AE">
      <w:pPr>
        <w:spacing w:after="0" w:before="0" w:line="480" w:lineRule="auto"/>
        <w:ind w:left="720" w:firstLine="720"/>
        <w:rPr/>
      </w:pPr>
      <w:r w:rsidDel="00000000" w:rsidR="00000000" w:rsidRPr="00000000">
        <w:rPr>
          <w:rtl w:val="0"/>
        </w:rPr>
        <w:t xml:space="preserve">She lived on the Third Floor, in the slums of the outer ring. It was something she’d never told any of her friends except for Haldric. It wasn’t that she was ashamed. She just knew they would pity her. And there was nothing she hated more than pity.</w:t>
      </w:r>
    </w:p>
    <w:p w:rsidR="00000000" w:rsidDel="00000000" w:rsidP="00000000" w:rsidRDefault="00000000" w:rsidRPr="00000000" w14:paraId="000003AF">
      <w:pPr>
        <w:spacing w:after="0" w:before="0" w:line="480" w:lineRule="auto"/>
        <w:ind w:left="720" w:firstLine="720"/>
        <w:rPr/>
      </w:pPr>
      <w:r w:rsidDel="00000000" w:rsidR="00000000" w:rsidRPr="00000000">
        <w:rPr>
          <w:rtl w:val="0"/>
        </w:rPr>
        <w:t xml:space="preserve">Her parents worked hard, and she couldn’t have been</w:t>
      </w:r>
      <w:sdt>
        <w:sdtPr>
          <w:id w:val="-1275506948"/>
          <w:tag w:val="goog_rdk_18"/>
        </w:sdtPr>
        <w:sdtContent>
          <w:del w:author="William Cox" w:id="4" w:date="2025-12-20T20:07:00Z">
            <w:r w:rsidDel="00000000" w:rsidR="00000000" w:rsidRPr="00000000">
              <w:rPr>
                <w:rtl w:val="0"/>
              </w:rPr>
              <w:delText xml:space="preserve"> more</w:delText>
            </w:r>
          </w:del>
        </w:sdtContent>
      </w:sdt>
      <w:r w:rsidDel="00000000" w:rsidR="00000000" w:rsidRPr="00000000">
        <w:rPr>
          <w:rtl w:val="0"/>
        </w:rPr>
        <w:t xml:space="preserve"> proud</w:t>
      </w:r>
      <w:sdt>
        <w:sdtPr>
          <w:id w:val="-900900126"/>
          <w:tag w:val="goog_rdk_19"/>
        </w:sdtPr>
        <w:sdtContent>
          <w:ins w:author="William Cox" w:id="5" w:date="2025-12-20T20:07:00Z">
            <w:r w:rsidDel="00000000" w:rsidR="00000000" w:rsidRPr="00000000">
              <w:rPr>
                <w:rtl w:val="0"/>
              </w:rPr>
              <w:t xml:space="preserve">er</w:t>
            </w:r>
          </w:ins>
        </w:sdtContent>
      </w:sdt>
      <w:r w:rsidDel="00000000" w:rsidR="00000000" w:rsidRPr="00000000">
        <w:rPr>
          <w:rtl w:val="0"/>
        </w:rPr>
        <w:t xml:space="preserve"> of them. The best part about her new job was knowing that, one day soon, she could move them to the First Floor. From the slums to upper class. It was a privilege granted to all Special Forces and Hunters. That alone was reason enough to give this everything she had.</w:t>
      </w:r>
    </w:p>
    <w:p w:rsidR="00000000" w:rsidDel="00000000" w:rsidP="00000000" w:rsidRDefault="00000000" w:rsidRPr="00000000" w14:paraId="000003B0">
      <w:pPr>
        <w:spacing w:after="0" w:before="0" w:line="480" w:lineRule="auto"/>
        <w:ind w:left="720" w:firstLine="720"/>
        <w:rPr/>
      </w:pPr>
      <w:r w:rsidDel="00000000" w:rsidR="00000000" w:rsidRPr="00000000">
        <w:rPr>
          <w:rtl w:val="0"/>
        </w:rPr>
        <w:t xml:space="preserve">As Praew walked, her thoughts circled back to the food shortage. It wasn’t just the daily rations that had been reduced lately. It was the supplementary slips too, the ones people used to buy what were considered non-essentials: everything from snacks to clothes, tools, bedding, and furniture.</w:t>
      </w:r>
    </w:p>
    <w:p w:rsidR="00000000" w:rsidDel="00000000" w:rsidP="00000000" w:rsidRDefault="00000000" w:rsidRPr="00000000" w14:paraId="000003B1">
      <w:pPr>
        <w:spacing w:after="0" w:before="0" w:line="480" w:lineRule="auto"/>
        <w:ind w:left="720" w:firstLine="720"/>
        <w:rPr/>
      </w:pPr>
      <w:r w:rsidDel="00000000" w:rsidR="00000000" w:rsidRPr="00000000">
        <w:rPr>
          <w:rtl w:val="0"/>
        </w:rPr>
        <w:t xml:space="preserve">Regardless of what The Prime thought, those slips mattered. Not just for comfort, but for survival. And for Praew’s parents, they meant everything.</w:t>
      </w:r>
    </w:p>
    <w:p w:rsidR="00000000" w:rsidDel="00000000" w:rsidP="00000000" w:rsidRDefault="00000000" w:rsidRPr="00000000" w14:paraId="000003B2">
      <w:pPr>
        <w:spacing w:after="0" w:before="0" w:line="480" w:lineRule="auto"/>
        <w:ind w:left="720" w:firstLine="720"/>
        <w:rPr/>
      </w:pPr>
      <w:r w:rsidDel="00000000" w:rsidR="00000000" w:rsidRPr="00000000">
        <w:rPr>
          <w:rtl w:val="0"/>
        </w:rPr>
        <w:t xml:space="preserve">Her father worked as a stone sculptor, smoothing out walkways, shaping doorframes, sometimes carving benches or storage blocks when someone could afford them. Her mother was a woodworker. She crafted smaller things—handles, shelves, utensils, and, once in a while, something decorative if someone had slips to spare. But lately, fewer people did.</w:t>
      </w:r>
    </w:p>
    <w:p w:rsidR="00000000" w:rsidDel="00000000" w:rsidP="00000000" w:rsidRDefault="00000000" w:rsidRPr="00000000" w14:paraId="000003B3">
      <w:pPr>
        <w:spacing w:after="0" w:before="0" w:line="480" w:lineRule="auto"/>
        <w:ind w:left="720" w:firstLine="720"/>
        <w:rPr/>
      </w:pPr>
      <w:r w:rsidDel="00000000" w:rsidR="00000000" w:rsidRPr="00000000">
        <w:rPr>
          <w:rtl w:val="0"/>
        </w:rPr>
        <w:t xml:space="preserve">When supplementary rations dried up, so did the orders. And no matter how hard her parents worked, they couldn’t flourish. Eventually, her family had to move from the Second Floor middle ring to the Third Floor slums.</w:t>
      </w:r>
    </w:p>
    <w:p w:rsidR="00000000" w:rsidDel="00000000" w:rsidP="00000000" w:rsidRDefault="00000000" w:rsidRPr="00000000" w14:paraId="000003B4">
      <w:pPr>
        <w:spacing w:after="0" w:before="0" w:line="480" w:lineRule="auto"/>
        <w:ind w:left="720" w:firstLine="720"/>
        <w:rPr/>
      </w:pPr>
      <w:r w:rsidDel="00000000" w:rsidR="00000000" w:rsidRPr="00000000">
        <w:rPr>
          <w:rtl w:val="0"/>
        </w:rPr>
        <w:t xml:space="preserve">She reached the door of their home and pressed her hand to the stone, letting the stress of the day slip off her skin. From the outside, the house looked like nothing—just another shallow-cut home along the outer cave wall. But inside? Inside, it felt like stepping into a different world.</w:t>
      </w:r>
    </w:p>
    <w:p w:rsidR="00000000" w:rsidDel="00000000" w:rsidP="00000000" w:rsidRDefault="00000000" w:rsidRPr="00000000" w14:paraId="000003B5">
      <w:pPr>
        <w:spacing w:after="0" w:before="0" w:line="480" w:lineRule="auto"/>
        <w:ind w:left="720" w:firstLine="720"/>
        <w:rPr/>
      </w:pPr>
      <w:r w:rsidDel="00000000" w:rsidR="00000000" w:rsidRPr="00000000">
        <w:rPr>
          <w:rtl w:val="0"/>
        </w:rPr>
        <w:t xml:space="preserve">The floor was smooth, shaped by her father’s careful hands. The walls were carved with delicate patterns—winding plants, leafwork, and soft curves he called “flowers.” Real wooden chairs with soft cushions surrounded a table her mother had built, its edges curved and inlaid with darker wood in swirling patterns.</w:t>
      </w:r>
    </w:p>
    <w:p w:rsidR="00000000" w:rsidDel="00000000" w:rsidP="00000000" w:rsidRDefault="00000000" w:rsidRPr="00000000" w14:paraId="000003B6">
      <w:pPr>
        <w:spacing w:after="0" w:before="0" w:line="480" w:lineRule="auto"/>
        <w:ind w:left="720" w:firstLine="720"/>
        <w:rPr/>
      </w:pPr>
      <w:r w:rsidDel="00000000" w:rsidR="00000000" w:rsidRPr="00000000">
        <w:rPr>
          <w:rtl w:val="0"/>
        </w:rPr>
        <w:t xml:space="preserve">She’d been inside Asher’s home before. The Prime Archon may have had a larger home, but not even he had a more beautiful one.</w:t>
      </w:r>
    </w:p>
    <w:p w:rsidR="00000000" w:rsidDel="00000000" w:rsidP="00000000" w:rsidRDefault="00000000" w:rsidRPr="00000000" w14:paraId="000003B7">
      <w:pPr>
        <w:spacing w:after="0" w:before="0" w:line="480" w:lineRule="auto"/>
        <w:ind w:left="720" w:firstLine="720"/>
        <w:rPr/>
      </w:pPr>
      <w:r w:rsidDel="00000000" w:rsidR="00000000" w:rsidRPr="00000000">
        <w:rPr>
          <w:rtl w:val="0"/>
        </w:rPr>
        <w:t xml:space="preserve">This was the most beautiful place in the city, and it was her little secret.</w:t>
      </w:r>
    </w:p>
    <w:p w:rsidR="00000000" w:rsidDel="00000000" w:rsidP="00000000" w:rsidRDefault="00000000" w:rsidRPr="00000000" w14:paraId="000003B8">
      <w:pPr>
        <w:spacing w:after="0" w:before="0" w:line="480" w:lineRule="auto"/>
        <w:ind w:left="720" w:firstLine="720"/>
        <w:rPr/>
      </w:pPr>
      <w:r w:rsidDel="00000000" w:rsidR="00000000" w:rsidRPr="00000000">
        <w:rPr>
          <w:rtl w:val="0"/>
        </w:rPr>
        <w:t xml:space="preserve">Her father, Raksa, looked up from his spot near the wall, dust still clinging to his arms from work. “There’s our little pebble,” he said with a smile. “Well? Did they finally put you in charge yet, or are they still figuring out how brilliant you are?”</w:t>
      </w:r>
    </w:p>
    <w:p w:rsidR="00000000" w:rsidDel="00000000" w:rsidP="00000000" w:rsidRDefault="00000000" w:rsidRPr="00000000" w14:paraId="000003B9">
      <w:pPr>
        <w:spacing w:after="0" w:before="0" w:line="480" w:lineRule="auto"/>
        <w:ind w:left="720" w:firstLine="720"/>
        <w:rPr/>
      </w:pPr>
      <w:r w:rsidDel="00000000" w:rsidR="00000000" w:rsidRPr="00000000">
        <w:rPr>
          <w:rtl w:val="0"/>
        </w:rPr>
        <w:t xml:space="preserve">Her mother, Malai, stepped in from the other room, brushing her hands against her skirt. “Why are your shoes still on? And how was your first day?”</w:t>
      </w:r>
    </w:p>
    <w:p w:rsidR="00000000" w:rsidDel="00000000" w:rsidP="00000000" w:rsidRDefault="00000000" w:rsidRPr="00000000" w14:paraId="000003BA">
      <w:pPr>
        <w:spacing w:after="0" w:before="0" w:line="480" w:lineRule="auto"/>
        <w:ind w:left="720" w:firstLine="720"/>
        <w:rPr/>
      </w:pPr>
      <w:r w:rsidDel="00000000" w:rsidR="00000000" w:rsidRPr="00000000">
        <w:rPr>
          <w:rtl w:val="0"/>
        </w:rPr>
        <w:t xml:space="preserve">Praew chuckled as she leaned down to unlace her boots. “It’s not really a job yet. Six weeks of classes and tests first. They call it ‘Specialized training.’”</w:t>
      </w:r>
    </w:p>
    <w:p w:rsidR="00000000" w:rsidDel="00000000" w:rsidP="00000000" w:rsidRDefault="00000000" w:rsidRPr="00000000" w14:paraId="000003BB">
      <w:pPr>
        <w:spacing w:after="0" w:before="0" w:line="480" w:lineRule="auto"/>
        <w:ind w:left="720" w:firstLine="720"/>
        <w:rPr/>
      </w:pPr>
      <w:r w:rsidDel="00000000" w:rsidR="00000000" w:rsidRPr="00000000">
        <w:rPr>
          <w:rtl w:val="0"/>
        </w:rPr>
        <w:t xml:space="preserve">“Oho,” Raksa said, raising his brows. “So you’ve got six weeks of being yelled at by angry old men, then?”</w:t>
      </w:r>
    </w:p>
    <w:p w:rsidR="00000000" w:rsidDel="00000000" w:rsidP="00000000" w:rsidRDefault="00000000" w:rsidRPr="00000000" w14:paraId="000003BC">
      <w:pPr>
        <w:spacing w:after="0" w:before="0" w:line="480" w:lineRule="auto"/>
        <w:ind w:left="720" w:firstLine="720"/>
        <w:rPr/>
      </w:pPr>
      <w:r w:rsidDel="00000000" w:rsidR="00000000" w:rsidRPr="00000000">
        <w:rPr>
          <w:rtl w:val="0"/>
        </w:rPr>
        <w:t xml:space="preserve">“Basically,” she muttered, stretching her shoulders.</w:t>
      </w:r>
    </w:p>
    <w:p w:rsidR="00000000" w:rsidDel="00000000" w:rsidP="00000000" w:rsidRDefault="00000000" w:rsidRPr="00000000" w14:paraId="000003BD">
      <w:pPr>
        <w:spacing w:after="0" w:before="0" w:line="480" w:lineRule="auto"/>
        <w:ind w:left="720" w:firstLine="720"/>
        <w:rPr/>
      </w:pPr>
      <w:r w:rsidDel="00000000" w:rsidR="00000000" w:rsidRPr="00000000">
        <w:rPr>
          <w:rtl w:val="0"/>
        </w:rPr>
        <w:t xml:space="preserve">Malai studied her face, then softened. “You look ready to collapse. Go wash up and get some sleep, little pebble.”</w:t>
      </w:r>
    </w:p>
    <w:p w:rsidR="00000000" w:rsidDel="00000000" w:rsidP="00000000" w:rsidRDefault="00000000" w:rsidRPr="00000000" w14:paraId="000003BE">
      <w:pPr>
        <w:spacing w:after="0" w:before="0" w:line="480" w:lineRule="auto"/>
        <w:ind w:left="720" w:firstLine="720"/>
        <w:rPr/>
      </w:pPr>
      <w:r w:rsidDel="00000000" w:rsidR="00000000" w:rsidRPr="00000000">
        <w:rPr>
          <w:rtl w:val="0"/>
        </w:rPr>
        <w:t xml:space="preserve">Praew turned toward her room, then paused. “Hey Mae, Papa… I heard the rations were reduced,” she said quietly. “What are yours like?”</w:t>
      </w:r>
    </w:p>
    <w:p w:rsidR="00000000" w:rsidDel="00000000" w:rsidP="00000000" w:rsidRDefault="00000000" w:rsidRPr="00000000" w14:paraId="000003BF">
      <w:pPr>
        <w:spacing w:after="0" w:before="0" w:line="480" w:lineRule="auto"/>
        <w:ind w:left="720" w:firstLine="720"/>
        <w:rPr/>
      </w:pPr>
      <w:r w:rsidDel="00000000" w:rsidR="00000000" w:rsidRPr="00000000">
        <w:rPr>
          <w:rtl w:val="0"/>
        </w:rPr>
        <w:t xml:space="preserve">Her parents exchanged a look before Malai answered. “Oh? We didn’t even notice,” she said lightly. “Nothing to worry about. We’re still getting plenty.”</w:t>
      </w:r>
    </w:p>
    <w:p w:rsidR="00000000" w:rsidDel="00000000" w:rsidP="00000000" w:rsidRDefault="00000000" w:rsidRPr="00000000" w14:paraId="000003C0">
      <w:pPr>
        <w:spacing w:after="0" w:before="0" w:line="480" w:lineRule="auto"/>
        <w:ind w:left="720" w:firstLine="720"/>
        <w:rPr/>
      </w:pPr>
      <w:r w:rsidDel="00000000" w:rsidR="00000000" w:rsidRPr="00000000">
        <w:rPr>
          <w:rtl w:val="0"/>
        </w:rPr>
        <w:t xml:space="preserve">Raksa nodded beside her. “Don’t you have enough on your plate? Focus on your studies,” he said with a quiet chuckle.</w:t>
      </w:r>
    </w:p>
    <w:p w:rsidR="00000000" w:rsidDel="00000000" w:rsidP="00000000" w:rsidRDefault="00000000" w:rsidRPr="00000000" w14:paraId="000003C1">
      <w:pPr>
        <w:spacing w:after="0" w:before="0" w:line="480" w:lineRule="auto"/>
        <w:ind w:left="720" w:firstLine="720"/>
        <w:rPr/>
      </w:pPr>
      <w:r w:rsidDel="00000000" w:rsidR="00000000" w:rsidRPr="00000000">
        <w:rPr>
          <w:rtl w:val="0"/>
        </w:rPr>
        <w:t xml:space="preserve">Praew hesitated—just a moment—then nodded and got ready for bed.</w:t>
      </w:r>
    </w:p>
    <w:p w:rsidR="00000000" w:rsidDel="00000000" w:rsidP="00000000" w:rsidRDefault="00000000" w:rsidRPr="00000000" w14:paraId="000003C2">
      <w:pPr>
        <w:spacing w:after="0" w:before="0" w:line="480" w:lineRule="auto"/>
        <w:ind w:left="720" w:firstLine="720"/>
        <w:rPr/>
      </w:pPr>
      <w:r w:rsidDel="00000000" w:rsidR="00000000" w:rsidRPr="00000000">
        <w:rPr>
          <w:rtl w:val="0"/>
        </w:rPr>
        <w:t xml:space="preserve">Feeling clean and refreshed, she picked up the wooden handle of a device shaped like a hairbrush. She’d come up with the idea when she was ten, after studying Sifaraliths for the first time. Her parents surprised her with a working model on her eleventh birthday.</w:t>
      </w:r>
    </w:p>
    <w:p w:rsidR="00000000" w:rsidDel="00000000" w:rsidP="00000000" w:rsidRDefault="00000000" w:rsidRPr="00000000" w14:paraId="000003C3">
      <w:pPr>
        <w:spacing w:after="0" w:before="0" w:line="480" w:lineRule="auto"/>
        <w:ind w:left="720" w:firstLine="720"/>
        <w:rPr/>
      </w:pPr>
      <w:r w:rsidDel="00000000" w:rsidR="00000000" w:rsidRPr="00000000">
        <w:rPr>
          <w:rtl w:val="0"/>
        </w:rPr>
        <w:t xml:space="preserve">It had a smooth wooden grip and a stone head, inlaid with two carefully embedded Sifaraliths—stacked one behind the other. A SolarStone triggered by force, just strong enough to create heat from the light. And behind it, a ZephyrStone, triggered by the SolarStone, calibrated to blow a steady stream of warm air.</w:t>
      </w:r>
    </w:p>
    <w:p w:rsidR="00000000" w:rsidDel="00000000" w:rsidP="00000000" w:rsidRDefault="00000000" w:rsidRPr="00000000" w14:paraId="000003C4">
      <w:pPr>
        <w:spacing w:after="0" w:before="0" w:line="480" w:lineRule="auto"/>
        <w:ind w:left="720" w:firstLine="720"/>
        <w:rPr/>
      </w:pPr>
      <w:r w:rsidDel="00000000" w:rsidR="00000000" w:rsidRPr="00000000">
        <w:rPr>
          <w:rtl w:val="0"/>
        </w:rPr>
        <w:t xml:space="preserve">She smacked the side of the handle a few times against her palm—just enough to activate the trigger.</w:t>
      </w:r>
    </w:p>
    <w:p w:rsidR="00000000" w:rsidDel="00000000" w:rsidP="00000000" w:rsidRDefault="00000000" w:rsidRPr="00000000" w14:paraId="000003C5">
      <w:pPr>
        <w:spacing w:after="0" w:before="0" w:line="480" w:lineRule="auto"/>
        <w:ind w:left="720" w:firstLine="720"/>
        <w:rPr/>
      </w:pPr>
      <w:r w:rsidDel="00000000" w:rsidR="00000000" w:rsidRPr="00000000">
        <w:rPr>
          <w:rtl w:val="0"/>
        </w:rPr>
        <w:t xml:space="preserve">The device sizzled gently in her hand. Heat built across the surface. A moment later, a soft stream of warm air flowed through her hair.</w:t>
      </w:r>
    </w:p>
    <w:p w:rsidR="00000000" w:rsidDel="00000000" w:rsidP="00000000" w:rsidRDefault="00000000" w:rsidRPr="00000000" w14:paraId="000003C6">
      <w:pPr>
        <w:spacing w:after="0" w:before="0" w:line="480" w:lineRule="auto"/>
        <w:ind w:left="720" w:firstLine="720"/>
        <w:rPr/>
      </w:pPr>
      <w:r w:rsidDel="00000000" w:rsidR="00000000" w:rsidRPr="00000000">
        <w:rPr>
          <w:rtl w:val="0"/>
        </w:rPr>
        <w:t xml:space="preserve">Praew never understood why her parents refused to sell the design to the engineering or research branches of Stormhaven. Surely a device like this would earn them a mountain of supplementary rations. Every time she brought it up, they’d just smile and say, “It’s not ours to sell.”</w:t>
      </w:r>
    </w:p>
    <w:p w:rsidR="00000000" w:rsidDel="00000000" w:rsidP="00000000" w:rsidRDefault="00000000" w:rsidRPr="00000000" w14:paraId="000003C7">
      <w:pPr>
        <w:spacing w:after="0" w:before="0" w:line="480" w:lineRule="auto"/>
        <w:ind w:left="720" w:firstLine="720"/>
        <w:rPr/>
      </w:pPr>
      <w:r w:rsidDel="00000000" w:rsidR="00000000" w:rsidRPr="00000000">
        <w:rPr>
          <w:rtl w:val="0"/>
        </w:rPr>
        <w:t xml:space="preserve"> Once she stepped into her room and shut the curtain behind her, the quiet settled around her.</w:t>
      </w:r>
    </w:p>
    <w:p w:rsidR="00000000" w:rsidDel="00000000" w:rsidP="00000000" w:rsidRDefault="00000000" w:rsidRPr="00000000" w14:paraId="000003C8">
      <w:pPr>
        <w:spacing w:after="0" w:before="0" w:line="480" w:lineRule="auto"/>
        <w:ind w:left="720" w:firstLine="720"/>
        <w:rPr/>
      </w:pPr>
      <w:r w:rsidDel="00000000" w:rsidR="00000000" w:rsidRPr="00000000">
        <w:rPr>
          <w:rtl w:val="0"/>
        </w:rPr>
        <w:t xml:space="preserve">Her bedroom was even larger than her parent’s. The bed stood in the center like a work of art on display—an elegant blend of stone and wood, its arched frame carved with smooth precision. Thick bedding rested on top, layered with soft blankets and perfectly fluffed pillows. It looked impossibly luxurious compared to anything outside these walls.</w:t>
      </w:r>
    </w:p>
    <w:p w:rsidR="00000000" w:rsidDel="00000000" w:rsidP="00000000" w:rsidRDefault="00000000" w:rsidRPr="00000000" w14:paraId="000003C9">
      <w:pPr>
        <w:spacing w:after="0" w:before="0" w:line="480" w:lineRule="auto"/>
        <w:ind w:left="720" w:firstLine="720"/>
        <w:rPr/>
      </w:pPr>
      <w:r w:rsidDel="00000000" w:rsidR="00000000" w:rsidRPr="00000000">
        <w:rPr>
          <w:rtl w:val="0"/>
        </w:rPr>
        <w:t xml:space="preserve">The frame displayed carvings of winding floral patterns, gentle vines and petals etched in perfect symmetry. On the walls, her father had shaped an entire mural of the surface world—trees rising toward a carved sky, gentle hills marked with grass and water, and in the center, a radiant SolarStone etched into the ceiling like a sun frozen in time.</w:t>
      </w:r>
    </w:p>
    <w:p w:rsidR="00000000" w:rsidDel="00000000" w:rsidP="00000000" w:rsidRDefault="00000000" w:rsidRPr="00000000" w14:paraId="000003CA">
      <w:pPr>
        <w:spacing w:after="0" w:before="0" w:line="480" w:lineRule="auto"/>
        <w:ind w:left="720" w:firstLine="720"/>
        <w:rPr/>
      </w:pPr>
      <w:r w:rsidDel="00000000" w:rsidR="00000000" w:rsidRPr="00000000">
        <w:rPr>
          <w:rtl w:val="0"/>
        </w:rPr>
        <w:t xml:space="preserve">Just above her headboard, tucked into the curve of the arch, was her favorite part, a small carving that read, “We love you always -  Mae &amp; Papa.”</w:t>
      </w:r>
    </w:p>
    <w:p w:rsidR="00000000" w:rsidDel="00000000" w:rsidP="00000000" w:rsidRDefault="00000000" w:rsidRPr="00000000" w14:paraId="000003CB">
      <w:pPr>
        <w:spacing w:after="0" w:before="0" w:line="480" w:lineRule="auto"/>
        <w:ind w:left="720" w:firstLine="720"/>
        <w:rPr/>
      </w:pPr>
      <w:r w:rsidDel="00000000" w:rsidR="00000000" w:rsidRPr="00000000">
        <w:rPr>
          <w:rtl w:val="0"/>
        </w:rPr>
        <w:t xml:space="preserve">Praew kneeled on the bed, her fingers brushing the words—her nightly ritual. After all, her parents had sacrificed so much to give her this life.</w:t>
      </w:r>
    </w:p>
    <w:p w:rsidR="00000000" w:rsidDel="00000000" w:rsidP="00000000" w:rsidRDefault="00000000" w:rsidRPr="00000000" w14:paraId="000003CC">
      <w:pPr>
        <w:spacing w:before="0" w:line="480" w:lineRule="auto"/>
        <w:ind w:left="720" w:firstLine="720"/>
        <w:rPr/>
      </w:pPr>
      <w:r w:rsidDel="00000000" w:rsidR="00000000" w:rsidRPr="00000000">
        <w:rPr>
          <w:rtl w:val="0"/>
        </w:rPr>
        <w:t xml:space="preserve">She slipped beneath the covers and closed her eyes, dreaming of the day she could do the same for them.</w:t>
      </w:r>
    </w:p>
    <w:p w:rsidR="00000000" w:rsidDel="00000000" w:rsidP="00000000" w:rsidRDefault="00000000" w:rsidRPr="00000000" w14:paraId="000003CD">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3CE">
      <w:pPr>
        <w:spacing w:after="0" w:before="0" w:line="480" w:lineRule="auto"/>
        <w:ind w:left="720" w:firstLine="720"/>
        <w:rPr/>
      </w:pPr>
      <w:r w:rsidDel="00000000" w:rsidR="00000000" w:rsidRPr="00000000">
        <w:rPr>
          <w:rtl w:val="0"/>
        </w:rPr>
      </w:r>
    </w:p>
    <w:p w:rsidR="00000000" w:rsidDel="00000000" w:rsidP="00000000" w:rsidRDefault="00000000" w:rsidRPr="00000000" w14:paraId="000003CF">
      <w:pPr>
        <w:spacing w:after="0" w:before="0" w:line="480" w:lineRule="auto"/>
        <w:ind w:left="720" w:firstLine="720"/>
        <w:rPr/>
      </w:pPr>
      <w:r w:rsidDel="00000000" w:rsidR="00000000" w:rsidRPr="00000000">
        <w:rPr>
          <w:rtl w:val="0"/>
        </w:rPr>
      </w:r>
    </w:p>
    <w:p w:rsidR="00000000" w:rsidDel="00000000" w:rsidP="00000000" w:rsidRDefault="00000000" w:rsidRPr="00000000" w14:paraId="000003D0">
      <w:pPr>
        <w:spacing w:before="0" w:line="480" w:lineRule="auto"/>
        <w:ind w:left="720" w:firstLine="720"/>
        <w:rPr/>
      </w:pPr>
      <w:r w:rsidDel="00000000" w:rsidR="00000000" w:rsidRPr="00000000">
        <w:rPr>
          <w:rtl w:val="0"/>
        </w:rPr>
      </w:r>
    </w:p>
    <w:p w:rsidR="00000000" w:rsidDel="00000000" w:rsidP="00000000" w:rsidRDefault="00000000" w:rsidRPr="00000000" w14:paraId="000003D1">
      <w:pPr>
        <w:pStyle w:val="Heading2"/>
        <w:spacing w:after="0" w:before="240" w:line="480" w:lineRule="auto"/>
        <w:ind w:left="720" w:firstLine="720"/>
        <w:jc w:val="center"/>
        <w:rPr/>
      </w:pPr>
      <w:bookmarkStart w:colFirst="0" w:colLast="0" w:name="_heading=h.omrtcfmcu3j6" w:id="5"/>
      <w:bookmarkEnd w:id="5"/>
      <w:r w:rsidDel="00000000" w:rsidR="00000000" w:rsidRPr="00000000">
        <w:rPr>
          <w:rtl w:val="0"/>
        </w:rPr>
        <w:t xml:space="preserve">Chapter 5 - Deafening Silence</w:t>
      </w:r>
    </w:p>
    <w:p w:rsidR="00000000" w:rsidDel="00000000" w:rsidP="00000000" w:rsidRDefault="00000000" w:rsidRPr="00000000" w14:paraId="000003D2">
      <w:pPr>
        <w:spacing w:after="0" w:before="240" w:line="480" w:lineRule="auto"/>
        <w:ind w:left="720" w:firstLine="720"/>
        <w:jc w:val="center"/>
        <w:rPr/>
      </w:pPr>
      <w:r w:rsidDel="00000000" w:rsidR="00000000" w:rsidRPr="00000000">
        <w:rPr>
          <w:rtl w:val="0"/>
        </w:rPr>
      </w:r>
    </w:p>
    <w:p w:rsidR="00000000" w:rsidDel="00000000" w:rsidP="00000000" w:rsidRDefault="00000000" w:rsidRPr="00000000" w14:paraId="000003D3">
      <w:pPr>
        <w:spacing w:after="0" w:before="0" w:line="480" w:lineRule="auto"/>
        <w:ind w:left="720" w:firstLine="720"/>
        <w:rPr/>
      </w:pPr>
      <w:r w:rsidDel="00000000" w:rsidR="00000000" w:rsidRPr="00000000">
        <w:rPr>
          <w:rtl w:val="0"/>
        </w:rPr>
        <w:t xml:space="preserve">Praew’s eyes fluttered open in the quiet, pre-morning stillness of her home. The plush embrace of her luxurious bed tempted her to linger, but she slipped out with practiced coordination.</w:t>
      </w:r>
    </w:p>
    <w:p w:rsidR="00000000" w:rsidDel="00000000" w:rsidP="00000000" w:rsidRDefault="00000000" w:rsidRPr="00000000" w14:paraId="000003D4">
      <w:pPr>
        <w:spacing w:after="0" w:before="0" w:line="480" w:lineRule="auto"/>
        <w:ind w:left="720" w:firstLine="720"/>
        <w:rPr/>
      </w:pPr>
      <w:r w:rsidDel="00000000" w:rsidR="00000000" w:rsidRPr="00000000">
        <w:rPr>
          <w:rtl w:val="0"/>
        </w:rPr>
        <w:t xml:space="preserve">“Ouch,” she breathed through gritted teeth, rubbing her leg where she bumped it on the corner of the bed.</w:t>
      </w:r>
    </w:p>
    <w:p w:rsidR="00000000" w:rsidDel="00000000" w:rsidP="00000000" w:rsidRDefault="00000000" w:rsidRPr="00000000" w14:paraId="000003D5">
      <w:pPr>
        <w:spacing w:after="0" w:before="0" w:line="480" w:lineRule="auto"/>
        <w:ind w:left="720" w:firstLine="720"/>
        <w:rPr/>
      </w:pPr>
      <w:r w:rsidDel="00000000" w:rsidR="00000000" w:rsidRPr="00000000">
        <w:rPr>
          <w:rtl w:val="0"/>
        </w:rPr>
        <w:t xml:space="preserve">Coordinated or not, without the natural dawn they spoke of in storybooks about the surface, this hour still belonged to her. No one else was crazy enough to start their day this early by choice. After quietly getting ready, careful not to wake her parents, she slipped out of the house.</w:t>
      </w:r>
    </w:p>
    <w:p w:rsidR="00000000" w:rsidDel="00000000" w:rsidP="00000000" w:rsidRDefault="00000000" w:rsidRPr="00000000" w14:paraId="000003D6">
      <w:pPr>
        <w:spacing w:after="0" w:before="0" w:line="480" w:lineRule="auto"/>
        <w:ind w:left="720" w:firstLine="720"/>
        <w:rPr/>
      </w:pPr>
      <w:r w:rsidDel="00000000" w:rsidR="00000000" w:rsidRPr="00000000">
        <w:rPr>
          <w:rtl w:val="0"/>
        </w:rPr>
        <w:t xml:space="preserve">As Praew moved through the familiar streets, </w:t>
      </w:r>
      <w:r w:rsidDel="00000000" w:rsidR="00000000" w:rsidRPr="00000000">
        <w:rPr>
          <w:rtl w:val="0"/>
        </w:rPr>
        <w:t xml:space="preserve">she encountered a girl whose bubbly chatter broke the silence. The girl had a warm, inviting smile, and her dark almond-shaped eyes sparkled with an infectious energy. Her jet-black hair bounced as she walked, framing her golden-brown skin that seemed to glow even in the dim corridor light.</w:t>
      </w:r>
    </w:p>
    <w:p w:rsidR="00000000" w:rsidDel="00000000" w:rsidP="00000000" w:rsidRDefault="00000000" w:rsidRPr="00000000" w14:paraId="000003D7">
      <w:pPr>
        <w:spacing w:after="0" w:before="0" w:line="480" w:lineRule="auto"/>
        <w:ind w:left="720" w:firstLine="720"/>
        <w:rPr/>
      </w:pPr>
      <w:r w:rsidDel="00000000" w:rsidR="00000000" w:rsidRPr="00000000">
        <w:rPr>
          <w:rtl w:val="0"/>
        </w:rPr>
        <w:t xml:space="preserve">“Hi! You’re up early too! What’s your name? I love these quiet mornings, don’t you?” the girl chattered cheerfully, whether Praew responded or not.</w:t>
      </w:r>
    </w:p>
    <w:p w:rsidR="00000000" w:rsidDel="00000000" w:rsidP="00000000" w:rsidRDefault="00000000" w:rsidRPr="00000000" w14:paraId="000003D8">
      <w:pPr>
        <w:spacing w:after="0" w:before="0" w:line="480" w:lineRule="auto"/>
        <w:ind w:left="720" w:firstLine="720"/>
        <w:rPr/>
      </w:pPr>
      <w:r w:rsidDel="00000000" w:rsidR="00000000" w:rsidRPr="00000000">
        <w:rPr>
          <w:rtl w:val="0"/>
        </w:rPr>
        <w:t xml:space="preserve">Praew offered a few grunts when absolutely necessary, silently wishing the girl would take a different path. There was nothing wrong with her—it’s just that one of the main reasons Praew got up this early was specifically to avoid talking to people before breakfast.</w:t>
      </w:r>
    </w:p>
    <w:p w:rsidR="00000000" w:rsidDel="00000000" w:rsidP="00000000" w:rsidRDefault="00000000" w:rsidRPr="00000000" w14:paraId="000003D9">
      <w:pPr>
        <w:spacing w:after="0" w:before="0" w:line="480" w:lineRule="auto"/>
        <w:ind w:left="720" w:firstLine="720"/>
        <w:rPr>
          <w:i w:val="1"/>
          <w:iCs w:val="1"/>
        </w:rPr>
      </w:pPr>
      <w:r w:rsidDel="00000000" w:rsidR="00000000" w:rsidRPr="00000000">
        <w:rPr>
          <w:rtl w:val="0"/>
        </w:rPr>
        <w:t xml:space="preserve">Still, she had to admit—there was a flicker of curiosity, even amusement, at the girl’s boundless energy. </w:t>
      </w:r>
      <w:r w:rsidDel="00000000" w:rsidR="00000000" w:rsidRPr="00000000">
        <w:rPr>
          <w:i w:val="1"/>
          <w:iCs w:val="1"/>
          <w:rtl w:val="0"/>
        </w:rPr>
        <w:t xml:space="preserve">Zephyrs take me, who had this much enthusiasm so early?</w:t>
      </w:r>
    </w:p>
    <w:p w:rsidR="00000000" w:rsidDel="00000000" w:rsidP="00000000" w:rsidRDefault="00000000" w:rsidRPr="00000000" w14:paraId="000003DA">
      <w:pPr>
        <w:spacing w:after="0" w:before="0" w:line="480" w:lineRule="auto"/>
        <w:ind w:left="720" w:firstLine="720"/>
        <w:rPr/>
      </w:pPr>
      <w:r w:rsidDel="00000000" w:rsidR="00000000" w:rsidRPr="00000000">
        <w:rPr>
          <w:rtl w:val="0"/>
        </w:rPr>
        <w:t xml:space="preserve">They reached the cafeteria, which stood empty and quiet. The girl declined breakfast with a quick wave and a bright smile, disappearing down another hallway. Praew grabbed a portable grain bar, swiftly collecting her breakfast and continuing on to class.</w:t>
      </w:r>
    </w:p>
    <w:p w:rsidR="00000000" w:rsidDel="00000000" w:rsidP="00000000" w:rsidRDefault="00000000" w:rsidRPr="00000000" w14:paraId="000003DB">
      <w:pPr>
        <w:spacing w:after="0" w:before="0" w:line="480" w:lineRule="auto"/>
        <w:ind w:left="720" w:firstLine="720"/>
        <w:rPr>
          <w:i w:val="1"/>
          <w:iCs w:val="1"/>
        </w:rPr>
      </w:pPr>
      <w:r w:rsidDel="00000000" w:rsidR="00000000" w:rsidRPr="00000000">
        <w:rPr>
          <w:rtl w:val="0"/>
        </w:rPr>
        <w:t xml:space="preserve">She stepped into the empty classroom from yesterday. In the doorway to her left sat an embedded stone desk, positioned at the front of the class for the professor. A  large slate board for writing was embedded in the wall behind the desk, and still no chairs for the students.</w:t>
      </w:r>
      <w:r w:rsidDel="00000000" w:rsidR="00000000" w:rsidRPr="00000000">
        <w:rPr>
          <w:i w:val="1"/>
          <w:iCs w:val="1"/>
          <w:rtl w:val="0"/>
        </w:rPr>
        <w:t xml:space="preserve"> Zephyrs take me! Are we expected to squat for every class? </w:t>
      </w:r>
      <w:r w:rsidDel="00000000" w:rsidR="00000000" w:rsidRPr="00000000">
        <w:rPr>
          <w:rtl w:val="0"/>
        </w:rPr>
        <w:t xml:space="preserve">Praew silently complained as she walked to her spot. Rounding the desk, she yelped and jumped back in alarm. She wasn’t alone. Near the other side of the desk, dressed entirely in black shoes, shirt, socks, gloves, and a featureless mask, a figure was seated cross-legged on the floor, motionless. The mask had no eye holes or features, only a strange symbol painted on it. </w:t>
      </w:r>
      <w:r w:rsidDel="00000000" w:rsidR="00000000" w:rsidRPr="00000000">
        <w:rPr>
          <w:i w:val="1"/>
          <w:iCs w:val="1"/>
          <w:rtl w:val="0"/>
        </w:rPr>
        <w:t xml:space="preserve">Could they even see out of that creepy thing?</w:t>
      </w:r>
    </w:p>
    <w:p w:rsidR="00000000" w:rsidDel="00000000" w:rsidP="00000000" w:rsidRDefault="00000000" w:rsidRPr="00000000" w14:paraId="000003DC">
      <w:pPr>
        <w:spacing w:after="0" w:before="0" w:line="480" w:lineRule="auto"/>
        <w:ind w:left="720" w:firstLine="720"/>
        <w:rPr/>
      </w:pPr>
      <w:r w:rsidDel="00000000" w:rsidR="00000000" w:rsidRPr="00000000">
        <w:rPr>
          <w:rtl w:val="0"/>
        </w:rPr>
        <w:t xml:space="preserve">“Um, good morning,” Praew ventured, her voice soft. The figure didn’t respond, remaining perfectly still. What was with this person? Feeling a bit awkward, Praew quietly sat down, mirroring the figure’s posture, and waited as the rest of the class began to arrive.</w:t>
      </w:r>
    </w:p>
    <w:p w:rsidR="00000000" w:rsidDel="00000000" w:rsidP="00000000" w:rsidRDefault="00000000" w:rsidRPr="00000000" w14:paraId="000003DD">
      <w:pPr>
        <w:spacing w:after="0" w:before="0" w:line="480" w:lineRule="auto"/>
        <w:ind w:left="720" w:firstLine="720"/>
        <w:rPr/>
      </w:pPr>
      <w:r w:rsidDel="00000000" w:rsidR="00000000" w:rsidRPr="00000000">
        <w:rPr>
          <w:rtl w:val="0"/>
        </w:rPr>
        <w:t xml:space="preserve">     Assuming it might be some kind of test, Praew decided to mimic the figure’s silence, crossing her legs and closing her eyes. </w:t>
      </w:r>
    </w:p>
    <w:p w:rsidR="00000000" w:rsidDel="00000000" w:rsidP="00000000" w:rsidRDefault="00000000" w:rsidRPr="00000000" w14:paraId="000003DE">
      <w:pPr>
        <w:spacing w:after="0" w:before="0" w:line="480" w:lineRule="auto"/>
        <w:ind w:left="720" w:firstLine="720"/>
        <w:rPr/>
      </w:pPr>
      <w:r w:rsidDel="00000000" w:rsidR="00000000" w:rsidRPr="00000000">
        <w:rPr>
          <w:rtl w:val="0"/>
        </w:rPr>
        <w:t xml:space="preserve">     After what felt like forever, another student entered. They—no, she greeted the silent figure first and received no response. </w:t>
      </w:r>
      <w:r w:rsidDel="00000000" w:rsidR="00000000" w:rsidRPr="00000000">
        <w:rPr>
          <w:i w:val="1"/>
          <w:iCs w:val="1"/>
          <w:rtl w:val="0"/>
        </w:rPr>
        <w:t xml:space="preserve">Was that Junya?</w:t>
      </w:r>
      <w:r w:rsidDel="00000000" w:rsidR="00000000" w:rsidRPr="00000000">
        <w:rPr>
          <w:rtl w:val="0"/>
        </w:rPr>
        <w:t xml:space="preserve"> She asked Praew what they were supposed to do. Praew simply kept her eyes closed, offering no answer. </w:t>
      </w:r>
    </w:p>
    <w:p w:rsidR="00000000" w:rsidDel="00000000" w:rsidP="00000000" w:rsidRDefault="00000000" w:rsidRPr="00000000" w14:paraId="000003DF">
      <w:pPr>
        <w:spacing w:after="0" w:before="0" w:line="480" w:lineRule="auto"/>
        <w:ind w:left="720" w:firstLine="720"/>
        <w:rPr/>
      </w:pPr>
      <w:r w:rsidDel="00000000" w:rsidR="00000000" w:rsidRPr="00000000">
        <w:rPr>
          <w:rtl w:val="0"/>
        </w:rPr>
        <w:t xml:space="preserve">     Praew peeked her eye open just enough to see Junya mimicking her, sitting down to meditate. Praew and Junya caused a ripple effect as students trickled in. One by one, they sat down to meditate in silence, until the entire class was seated quietly. A chain reaction of stillness spread through the room.</w:t>
      </w:r>
    </w:p>
    <w:p w:rsidR="00000000" w:rsidDel="00000000" w:rsidP="00000000" w:rsidRDefault="00000000" w:rsidRPr="00000000" w14:paraId="000003E0">
      <w:pPr>
        <w:spacing w:after="0" w:before="0" w:line="480" w:lineRule="auto"/>
        <w:ind w:left="720" w:firstLine="720"/>
        <w:rPr/>
      </w:pPr>
      <w:r w:rsidDel="00000000" w:rsidR="00000000" w:rsidRPr="00000000">
        <w:rPr>
          <w:rtl w:val="0"/>
        </w:rPr>
        <w:t xml:space="preserve">     Praew’s eyes snapped open to a piercing, high-pitched screech. As she blinked away the shock, she saw the masked figure at the front, dragging a dagger across the slate board to produce that grating noise. The sound jolted everyone out of their meditation.</w:t>
      </w:r>
    </w:p>
    <w:p w:rsidR="00000000" w:rsidDel="00000000" w:rsidP="00000000" w:rsidRDefault="00000000" w:rsidRPr="00000000" w14:paraId="000003E1">
      <w:pPr>
        <w:spacing w:after="0" w:before="0" w:line="480" w:lineRule="auto"/>
        <w:ind w:left="720" w:firstLine="720"/>
        <w:rPr/>
      </w:pPr>
      <w:r w:rsidDel="00000000" w:rsidR="00000000" w:rsidRPr="00000000">
        <w:rPr>
          <w:rtl w:val="0"/>
        </w:rPr>
        <w:t xml:space="preserve">     The figure picked up a slender stone from a ledge beside the board and began to write. As they pressed it against the slate, the stone crumbled slightly, leaving a trail of white streaks that formed the letters. “Name: Instructor”—there was a noticeable hesitation—then they added “Shadow” in a deliberate, bold script. Below that, they wrote “Shadow Recon Instructor.” The room remained completely silent as everyone took in the name and title, the figure’s presence commanding an eerie, authoritative aura.</w:t>
      </w:r>
    </w:p>
    <w:p w:rsidR="00000000" w:rsidDel="00000000" w:rsidP="00000000" w:rsidRDefault="00000000" w:rsidRPr="00000000" w14:paraId="000003E2">
      <w:pPr>
        <w:spacing w:after="0" w:before="0" w:line="480" w:lineRule="auto"/>
        <w:ind w:left="720" w:firstLine="720"/>
        <w:rPr/>
      </w:pPr>
      <w:r w:rsidDel="00000000" w:rsidR="00000000" w:rsidRPr="00000000">
        <w:rPr>
          <w:rtl w:val="0"/>
        </w:rPr>
        <w:t xml:space="preserve">The masked figure’s hand moved swiftly, inscribing on the board: “From now on, any speaking during class time will result in immediate failure of this class.”</w:t>
      </w:r>
    </w:p>
    <w:p w:rsidR="00000000" w:rsidDel="00000000" w:rsidP="00000000" w:rsidRDefault="00000000" w:rsidRPr="00000000" w14:paraId="000003E3">
      <w:pPr>
        <w:spacing w:after="0" w:before="0" w:line="480" w:lineRule="auto"/>
        <w:ind w:left="720" w:firstLine="720"/>
        <w:rPr/>
      </w:pPr>
      <w:r w:rsidDel="00000000" w:rsidR="00000000" w:rsidRPr="00000000">
        <w:rPr>
          <w:rtl w:val="0"/>
        </w:rPr>
        <w:t xml:space="preserve">Praew glanced around, noting the wide eyes and tense postures of her classmates. Some exchanged anxious glances, while others sat perfectly still, absorbing the gravity of the rule.</w:t>
      </w:r>
    </w:p>
    <w:p w:rsidR="00000000" w:rsidDel="00000000" w:rsidP="00000000" w:rsidRDefault="00000000" w:rsidRPr="00000000" w14:paraId="000003E4">
      <w:pPr>
        <w:spacing w:after="0" w:before="0" w:line="480" w:lineRule="auto"/>
        <w:ind w:left="720" w:firstLine="720"/>
        <w:rPr/>
      </w:pPr>
      <w:r w:rsidDel="00000000" w:rsidR="00000000" w:rsidRPr="00000000">
        <w:rPr>
          <w:rtl w:val="0"/>
        </w:rPr>
        <w:t xml:space="preserve">The figure then inscribed the second rule: “No questions will be tolerated in this class. If there’s anything you do not understand, figure it out by any means necessary or prepare to fail the class.”</w:t>
      </w:r>
    </w:p>
    <w:p w:rsidR="00000000" w:rsidDel="00000000" w:rsidP="00000000" w:rsidRDefault="00000000" w:rsidRPr="00000000" w14:paraId="000003E5">
      <w:pPr>
        <w:spacing w:after="0" w:before="0" w:line="480" w:lineRule="auto"/>
        <w:ind w:left="720" w:firstLine="720"/>
        <w:rPr>
          <w:i w:val="1"/>
          <w:iCs w:val="1"/>
        </w:rPr>
      </w:pPr>
      <w:r w:rsidDel="00000000" w:rsidR="00000000" w:rsidRPr="00000000">
        <w:rPr>
          <w:i w:val="1"/>
          <w:iCs w:val="1"/>
          <w:rtl w:val="0"/>
        </w:rPr>
        <w:t xml:space="preserve">By any means necessary? </w:t>
      </w:r>
      <w:r w:rsidDel="00000000" w:rsidR="00000000" w:rsidRPr="00000000">
        <w:rPr>
          <w:rtl w:val="0"/>
        </w:rPr>
        <w:t xml:space="preserve">Praew thought. </w:t>
      </w:r>
      <w:r w:rsidDel="00000000" w:rsidR="00000000" w:rsidRPr="00000000">
        <w:rPr>
          <w:i w:val="1"/>
          <w:iCs w:val="1"/>
          <w:rtl w:val="0"/>
        </w:rPr>
        <w:t xml:space="preserve">How were they supposed to learn anything if they couldn’t even ask questions?</w:t>
      </w:r>
    </w:p>
    <w:p w:rsidR="00000000" w:rsidDel="00000000" w:rsidP="00000000" w:rsidRDefault="00000000" w:rsidRPr="00000000" w14:paraId="000003E6">
      <w:pPr>
        <w:spacing w:after="0" w:before="0" w:line="480" w:lineRule="auto"/>
        <w:ind w:left="720" w:firstLine="720"/>
        <w:rPr/>
      </w:pPr>
      <w:r w:rsidDel="00000000" w:rsidR="00000000" w:rsidRPr="00000000">
        <w:rPr>
          <w:rtl w:val="0"/>
        </w:rPr>
        <w:t xml:space="preserve">She shifted her weight, arms crossed, as she began tapping her fingers against her bicep, slowly at first, then faster. She wasn’t sure if this was exciting or terrifying. Probably both.</w:t>
      </w:r>
    </w:p>
    <w:p w:rsidR="00000000" w:rsidDel="00000000" w:rsidP="00000000" w:rsidRDefault="00000000" w:rsidRPr="00000000" w14:paraId="000003E7">
      <w:pPr>
        <w:spacing w:after="0" w:before="0" w:line="480" w:lineRule="auto"/>
        <w:ind w:left="720" w:firstLine="720"/>
        <w:rPr/>
      </w:pPr>
      <w:r w:rsidDel="00000000" w:rsidR="00000000" w:rsidRPr="00000000">
        <w:rPr>
          <w:rtl w:val="0"/>
        </w:rPr>
        <w:t xml:space="preserve">Instructor Shadow never stopped writing. Snapping back into focus, Praew continued to read.</w:t>
      </w:r>
    </w:p>
    <w:p w:rsidR="00000000" w:rsidDel="00000000" w:rsidP="00000000" w:rsidRDefault="00000000" w:rsidRPr="00000000" w14:paraId="000003E8">
      <w:pPr>
        <w:spacing w:after="0" w:before="0" w:line="480" w:lineRule="auto"/>
        <w:ind w:left="720" w:firstLine="720"/>
        <w:rPr/>
      </w:pPr>
      <w:r w:rsidDel="00000000" w:rsidR="00000000" w:rsidRPr="00000000">
        <w:rPr>
          <w:rtl w:val="0"/>
        </w:rPr>
        <w:t xml:space="preserve">Week 1 – Silent Movement</w:t>
      </w:r>
    </w:p>
    <w:p w:rsidR="00000000" w:rsidDel="00000000" w:rsidP="00000000" w:rsidRDefault="00000000" w:rsidRPr="00000000" w14:paraId="000003E9">
      <w:pPr>
        <w:spacing w:after="0" w:before="0" w:line="480" w:lineRule="auto"/>
        <w:ind w:left="720" w:firstLine="720"/>
        <w:rPr/>
      </w:pPr>
      <w:r w:rsidDel="00000000" w:rsidR="00000000" w:rsidRPr="00000000">
        <w:rPr>
          <w:rtl w:val="0"/>
        </w:rPr>
        <w:t xml:space="preserve">Week 2 – Tailing</w:t>
      </w:r>
    </w:p>
    <w:p w:rsidR="00000000" w:rsidDel="00000000" w:rsidP="00000000" w:rsidRDefault="00000000" w:rsidRPr="00000000" w14:paraId="000003EA">
      <w:pPr>
        <w:spacing w:after="0" w:before="0" w:line="480" w:lineRule="auto"/>
        <w:ind w:left="720" w:firstLine="720"/>
        <w:rPr/>
      </w:pPr>
      <w:r w:rsidDel="00000000" w:rsidR="00000000" w:rsidRPr="00000000">
        <w:rPr>
          <w:rtl w:val="0"/>
        </w:rPr>
        <w:t xml:space="preserve">Week 3 – Information Gathering</w:t>
      </w:r>
    </w:p>
    <w:p w:rsidR="00000000" w:rsidDel="00000000" w:rsidP="00000000" w:rsidRDefault="00000000" w:rsidRPr="00000000" w14:paraId="000003EB">
      <w:pPr>
        <w:spacing w:after="0" w:before="0" w:line="480" w:lineRule="auto"/>
        <w:ind w:left="720" w:firstLine="720"/>
        <w:rPr/>
      </w:pPr>
      <w:r w:rsidDel="00000000" w:rsidR="00000000" w:rsidRPr="00000000">
        <w:rPr>
          <w:rtl w:val="0"/>
        </w:rPr>
        <w:t xml:space="preserve">Week 4 – Infiltration</w:t>
      </w:r>
    </w:p>
    <w:p w:rsidR="00000000" w:rsidDel="00000000" w:rsidP="00000000" w:rsidRDefault="00000000" w:rsidRPr="00000000" w14:paraId="000003EC">
      <w:pPr>
        <w:spacing w:after="0" w:before="0" w:line="480" w:lineRule="auto"/>
        <w:ind w:left="720" w:firstLine="720"/>
        <w:rPr/>
      </w:pPr>
      <w:r w:rsidDel="00000000" w:rsidR="00000000" w:rsidRPr="00000000">
        <w:rPr>
          <w:rtl w:val="0"/>
        </w:rPr>
        <w:t xml:space="preserve">Each word was carved out with the same crisp clarity, no hesitation. The stone the instructor held clicked once more, then stopped.</w:t>
      </w:r>
    </w:p>
    <w:p w:rsidR="00000000" w:rsidDel="00000000" w:rsidP="00000000" w:rsidRDefault="00000000" w:rsidRPr="00000000" w14:paraId="000003ED">
      <w:pPr>
        <w:spacing w:after="0" w:before="0" w:line="480" w:lineRule="auto"/>
        <w:ind w:left="720" w:firstLine="720"/>
        <w:rPr/>
      </w:pPr>
      <w:r w:rsidDel="00000000" w:rsidR="00000000" w:rsidRPr="00000000">
        <w:rPr>
          <w:rtl w:val="0"/>
        </w:rPr>
        <w:t xml:space="preserve">Praew felt sweat bead on her forehead. Though she wasn’t squatting this time, her legs began to shake from the weight of something even worse—dread.</w:t>
      </w:r>
    </w:p>
    <w:p w:rsidR="00000000" w:rsidDel="00000000" w:rsidP="00000000" w:rsidRDefault="00000000" w:rsidRPr="00000000" w14:paraId="000003EE">
      <w:pPr>
        <w:spacing w:after="0" w:before="0" w:line="480" w:lineRule="auto"/>
        <w:ind w:left="720" w:firstLine="720"/>
        <w:rPr>
          <w:i w:val="1"/>
          <w:iCs w:val="1"/>
        </w:rPr>
      </w:pPr>
      <w:r w:rsidDel="00000000" w:rsidR="00000000" w:rsidRPr="00000000">
        <w:rPr>
          <w:i w:val="1"/>
          <w:iCs w:val="1"/>
          <w:rtl w:val="0"/>
        </w:rPr>
        <w:t xml:space="preserve">Everyone knows I’m clumsy. Why in the bolting seven stars am I in a class that specializes in everything I’m bad at? I can’t talk. I can’t ask questions. And I’m supposed to just figure it all out on my own? Zephyrs take me, well, you might as well fail me now and save yourself the trou—</w:t>
      </w:r>
    </w:p>
    <w:p w:rsidR="00000000" w:rsidDel="00000000" w:rsidP="00000000" w:rsidRDefault="00000000" w:rsidRPr="00000000" w14:paraId="000003EF">
      <w:pPr>
        <w:spacing w:after="0" w:before="0" w:line="480" w:lineRule="auto"/>
        <w:ind w:left="720" w:firstLine="720"/>
        <w:rPr/>
      </w:pPr>
      <w:r w:rsidDel="00000000" w:rsidR="00000000" w:rsidRPr="00000000">
        <w:rPr>
          <w:rtl w:val="0"/>
        </w:rPr>
        <w:t xml:space="preserve">A click snapped her back into focus as a hidden stone door scraped open along the far-right wall, directly beside the spot where the instructor had been meditating earlier.</w:t>
      </w:r>
    </w:p>
    <w:p w:rsidR="00000000" w:rsidDel="00000000" w:rsidP="00000000" w:rsidRDefault="00000000" w:rsidRPr="00000000" w14:paraId="000003F0">
      <w:pPr>
        <w:spacing w:after="0" w:before="0" w:line="480" w:lineRule="auto"/>
        <w:ind w:left="720" w:firstLine="720"/>
        <w:rPr/>
      </w:pPr>
      <w:r w:rsidDel="00000000" w:rsidR="00000000" w:rsidRPr="00000000">
        <w:rPr>
          <w:rtl w:val="0"/>
        </w:rPr>
        <w:t xml:space="preserve">The instructor beckoned for them to follow, then turned without a word and stepped into the hidden passageway. One by one, they moved after her, disappearing into the narrow tunnel beyond.</w:t>
      </w:r>
    </w:p>
    <w:p w:rsidR="00000000" w:rsidDel="00000000" w:rsidP="00000000" w:rsidRDefault="00000000" w:rsidRPr="00000000" w14:paraId="000003F1">
      <w:pPr>
        <w:spacing w:after="0" w:before="0" w:line="480" w:lineRule="auto"/>
        <w:ind w:left="720" w:firstLine="720"/>
        <w:rPr/>
      </w:pPr>
      <w:r w:rsidDel="00000000" w:rsidR="00000000" w:rsidRPr="00000000">
        <w:rPr>
          <w:rtl w:val="0"/>
        </w:rPr>
        <w:t xml:space="preserve">The room was massive. Dimly lit, built in the same style as the one before, just stretched out to impossible size. On the left wall stood another slate board, embedded clean into the stone like before. But it was the right side that drew her attention.</w:t>
      </w:r>
    </w:p>
    <w:p w:rsidR="00000000" w:rsidDel="00000000" w:rsidP="00000000" w:rsidRDefault="00000000" w:rsidRPr="00000000" w14:paraId="000003F2">
      <w:pPr>
        <w:spacing w:after="0" w:before="0" w:line="480" w:lineRule="auto"/>
        <w:ind w:left="720" w:firstLine="720"/>
        <w:rPr/>
      </w:pPr>
      <w:r w:rsidDel="00000000" w:rsidR="00000000" w:rsidRPr="00000000">
        <w:rPr>
          <w:rtl w:val="0"/>
        </w:rPr>
        <w:t xml:space="preserve">Two narrow pathways looped along the far edges of the room, but in the center was an obstacle course unlike anything Praew had ever seen.</w:t>
      </w:r>
    </w:p>
    <w:p w:rsidR="00000000" w:rsidDel="00000000" w:rsidP="00000000" w:rsidRDefault="00000000" w:rsidRPr="00000000" w14:paraId="000003F3">
      <w:pPr>
        <w:spacing w:after="0" w:before="0" w:line="480" w:lineRule="auto"/>
        <w:ind w:left="720" w:firstLine="720"/>
        <w:rPr/>
      </w:pPr>
      <w:r w:rsidDel="00000000" w:rsidR="00000000" w:rsidRPr="00000000">
        <w:rPr>
          <w:rtl w:val="0"/>
        </w:rPr>
        <w:t xml:space="preserve">Directly ahead, a stretch of stone ran forward, lined on both sides by unlit, embedded, SolarStones. The path began with the kind of worn, lightly textured stone she was used to seeing in the city—solid, dependable, with just enough traction underfoot. Then it shifted abruptly into rough terrain, jagged and uneven, with chunks of rock embedded at awkward angles. Past that, the stone smoothed into something dangerously polished—like the finish of a well-kept blade.</w:t>
      </w:r>
    </w:p>
    <w:p w:rsidR="00000000" w:rsidDel="00000000" w:rsidP="00000000" w:rsidRDefault="00000000" w:rsidRPr="00000000" w14:paraId="000003F4">
      <w:pPr>
        <w:spacing w:after="0" w:before="0" w:line="480" w:lineRule="auto"/>
        <w:ind w:left="720" w:firstLine="720"/>
        <w:rPr/>
      </w:pPr>
      <w:r w:rsidDel="00000000" w:rsidR="00000000" w:rsidRPr="00000000">
        <w:rPr>
          <w:rtl w:val="0"/>
        </w:rPr>
        <w:t xml:space="preserve">Just beyond that lay a patch of what looked like sand. She only recognized it because of her father’s work, though she’d never seen this kind of brown sand before.</w:t>
      </w:r>
    </w:p>
    <w:p w:rsidR="00000000" w:rsidDel="00000000" w:rsidP="00000000" w:rsidRDefault="00000000" w:rsidRPr="00000000" w14:paraId="000003F5">
      <w:pPr>
        <w:spacing w:after="0" w:before="0" w:line="480" w:lineRule="auto"/>
        <w:ind w:left="720" w:firstLine="720"/>
        <w:rPr/>
      </w:pPr>
      <w:r w:rsidDel="00000000" w:rsidR="00000000" w:rsidRPr="00000000">
        <w:rPr>
          <w:rtl w:val="0"/>
        </w:rPr>
        <w:t xml:space="preserve">The rest of the room faded into shadow. Whatever came next was swallowed by the dark.</w:t>
      </w:r>
    </w:p>
    <w:p w:rsidR="00000000" w:rsidDel="00000000" w:rsidP="00000000" w:rsidRDefault="00000000" w:rsidRPr="00000000" w14:paraId="000003F6">
      <w:pPr>
        <w:spacing w:after="0" w:before="0" w:line="480" w:lineRule="auto"/>
        <w:ind w:left="720" w:firstLine="720"/>
        <w:rPr/>
      </w:pPr>
      <w:r w:rsidDel="00000000" w:rsidR="00000000" w:rsidRPr="00000000">
        <w:rPr>
          <w:rtl w:val="0"/>
        </w:rPr>
        <w:t xml:space="preserve">Another ear-breaking screech snapped her focus back to the instructor.</w:t>
      </w:r>
    </w:p>
    <w:p w:rsidR="00000000" w:rsidDel="00000000" w:rsidP="00000000" w:rsidRDefault="00000000" w:rsidRPr="00000000" w14:paraId="000003F7">
      <w:pPr>
        <w:spacing w:after="0" w:before="0" w:line="480" w:lineRule="auto"/>
        <w:ind w:left="720" w:firstLine="720"/>
        <w:rPr/>
      </w:pPr>
      <w:r w:rsidDel="00000000" w:rsidR="00000000" w:rsidRPr="00000000">
        <w:rPr>
          <w:rtl w:val="0"/>
        </w:rPr>
        <w:t xml:space="preserve">The dagger scraped across the slate board again—just like before—pulling every eye toward it. While they were distracted, the instructor had already filled the board with a detailed outline of their upcoming test. Or perhaps it was already there.</w:t>
      </w:r>
    </w:p>
    <w:p w:rsidR="00000000" w:rsidDel="00000000" w:rsidP="00000000" w:rsidRDefault="00000000" w:rsidRPr="00000000" w14:paraId="000003F8">
      <w:pPr>
        <w:spacing w:after="0" w:before="0" w:line="480" w:lineRule="auto"/>
        <w:ind w:left="720" w:firstLine="720"/>
        <w:rPr/>
      </w:pPr>
      <w:r w:rsidDel="00000000" w:rsidR="00000000" w:rsidRPr="00000000">
        <w:rPr>
          <w:rtl w:val="0"/>
        </w:rPr>
        <w:t xml:space="preserve">Praew’s eyes scanned the writing:</w:t>
      </w:r>
    </w:p>
    <w:p w:rsidR="00000000" w:rsidDel="00000000" w:rsidP="00000000" w:rsidRDefault="00000000" w:rsidRPr="00000000" w14:paraId="000003F9">
      <w:pPr>
        <w:spacing w:after="0" w:before="0" w:line="480" w:lineRule="auto"/>
        <w:ind w:left="720" w:firstLine="720"/>
        <w:rPr/>
      </w:pPr>
      <w:r w:rsidDel="00000000" w:rsidR="00000000" w:rsidRPr="00000000">
        <w:rPr>
          <w:rtl w:val="0"/>
        </w:rPr>
      </w:r>
    </w:p>
    <w:p w:rsidR="00000000" w:rsidDel="00000000" w:rsidP="00000000" w:rsidRDefault="00000000" w:rsidRPr="00000000" w14:paraId="000003FA">
      <w:pPr>
        <w:spacing w:after="0" w:before="0" w:line="480" w:lineRule="auto"/>
        <w:ind w:left="720" w:firstLine="720"/>
        <w:rPr/>
      </w:pPr>
      <w:r w:rsidDel="00000000" w:rsidR="00000000" w:rsidRPr="00000000">
        <w:rPr>
          <w:rtl w:val="0"/>
        </w:rPr>
        <w:t xml:space="preserve">FINAL TEST: SILENT COURSE + INFILTRATION</w:t>
      </w:r>
    </w:p>
    <w:p w:rsidR="00000000" w:rsidDel="00000000" w:rsidP="00000000" w:rsidRDefault="00000000" w:rsidRPr="00000000" w14:paraId="000003FB">
      <w:pPr>
        <w:spacing w:after="0" w:before="0" w:line="480" w:lineRule="auto"/>
        <w:ind w:left="720" w:firstLine="720"/>
        <w:rPr/>
      </w:pPr>
      <w:r w:rsidDel="00000000" w:rsidR="00000000" w:rsidRPr="00000000">
        <w:rPr>
          <w:rtl w:val="0"/>
        </w:rPr>
        <w:t xml:space="preserve">Objective:</w:t>
      </w:r>
    </w:p>
    <w:p w:rsidR="00000000" w:rsidDel="00000000" w:rsidP="00000000" w:rsidRDefault="00000000" w:rsidRPr="00000000" w14:paraId="000003FC">
      <w:pPr>
        <w:spacing w:after="0" w:before="0" w:line="480" w:lineRule="auto"/>
        <w:ind w:left="720" w:firstLine="720"/>
        <w:rPr/>
      </w:pPr>
      <w:r w:rsidDel="00000000" w:rsidR="00000000" w:rsidRPr="00000000">
        <w:rPr>
          <w:rtl w:val="0"/>
        </w:rPr>
        <w:t xml:space="preserve">Move silently through the course. If you complete it, you will be given a clue to identify a target and a specific item they carry. You must obtain this item without being caught. Completion of both tasks is required to pass this class.</w:t>
      </w:r>
    </w:p>
    <w:p w:rsidR="00000000" w:rsidDel="00000000" w:rsidP="00000000" w:rsidRDefault="00000000" w:rsidRPr="00000000" w14:paraId="000003FD">
      <w:pPr>
        <w:spacing w:after="0" w:before="0" w:line="480" w:lineRule="auto"/>
        <w:ind w:left="720" w:firstLine="720"/>
        <w:rPr/>
      </w:pPr>
      <w:r w:rsidDel="00000000" w:rsidR="00000000" w:rsidRPr="00000000">
        <w:rPr>
          <w:rtl w:val="0"/>
        </w:rPr>
        <w:t xml:space="preserve">Terrain Test: Four Stages</w:t>
      </w:r>
    </w:p>
    <w:p w:rsidR="00000000" w:rsidDel="00000000" w:rsidP="00000000" w:rsidRDefault="00000000" w:rsidRPr="00000000" w14:paraId="000003FE">
      <w:pPr>
        <w:spacing w:after="0" w:before="0" w:line="480" w:lineRule="auto"/>
        <w:ind w:left="720" w:firstLine="720"/>
        <w:rPr/>
      </w:pPr>
      <w:r w:rsidDel="00000000" w:rsidR="00000000" w:rsidRPr="00000000">
        <w:rPr>
          <w:rtl w:val="0"/>
        </w:rPr>
        <w:t xml:space="preserve">You may attempt this course once per week. You are allowed six attempts total. The sooner you pass, the more time you will have to complete the second half of the test. Time matters.</w:t>
      </w:r>
    </w:p>
    <w:p w:rsidR="00000000" w:rsidDel="00000000" w:rsidP="00000000" w:rsidRDefault="00000000" w:rsidRPr="00000000" w14:paraId="000003FF">
      <w:pPr>
        <w:spacing w:after="0" w:before="0" w:line="480" w:lineRule="auto"/>
        <w:ind w:left="720" w:firstLine="720"/>
        <w:rPr/>
      </w:pPr>
      <w:r w:rsidDel="00000000" w:rsidR="00000000" w:rsidRPr="00000000">
        <w:rPr>
          <w:rtl w:val="0"/>
        </w:rPr>
        <w:t xml:space="preserve">Stage 1 – Stone Path</w:t>
      </w:r>
    </w:p>
    <w:p w:rsidR="00000000" w:rsidDel="00000000" w:rsidP="00000000" w:rsidRDefault="00000000" w:rsidRPr="00000000" w14:paraId="00000400">
      <w:pPr>
        <w:spacing w:after="0" w:before="0" w:line="480" w:lineRule="auto"/>
        <w:ind w:left="720" w:firstLine="720"/>
        <w:rPr/>
      </w:pPr>
      <w:r w:rsidDel="00000000" w:rsidR="00000000" w:rsidRPr="00000000">
        <w:rPr>
          <w:rtl w:val="0"/>
        </w:rPr>
        <w:t xml:space="preserve">A stretch of stone lined with embedded SolarStones—triggered by sound. It begins with the kind of rough-textured stone common in the city, shifts into jagged, uneven rock, and ends with smooth, polished stone.</w:t>
      </w:r>
    </w:p>
    <w:p w:rsidR="00000000" w:rsidDel="00000000" w:rsidP="00000000" w:rsidRDefault="00000000" w:rsidRPr="00000000" w14:paraId="00000401">
      <w:pPr>
        <w:spacing w:after="0" w:before="0" w:line="480" w:lineRule="auto"/>
        <w:ind w:left="720" w:firstLine="720"/>
        <w:rPr/>
      </w:pPr>
      <w:r w:rsidDel="00000000" w:rsidR="00000000" w:rsidRPr="00000000">
        <w:rPr>
          <w:rtl w:val="0"/>
        </w:rPr>
        <w:t xml:space="preserve">Walk without making a sound. If any stone glows…Simple. Just pretend she wasn’t born with thunder in her feet.</w:t>
      </w:r>
    </w:p>
    <w:p w:rsidR="00000000" w:rsidDel="00000000" w:rsidP="00000000" w:rsidRDefault="00000000" w:rsidRPr="00000000" w14:paraId="00000402">
      <w:pPr>
        <w:spacing w:after="0" w:before="0" w:line="480" w:lineRule="auto"/>
        <w:ind w:left="720" w:firstLine="720"/>
        <w:rPr/>
      </w:pPr>
      <w:r w:rsidDel="00000000" w:rsidR="00000000" w:rsidRPr="00000000">
        <w:rPr>
          <w:rtl w:val="0"/>
        </w:rPr>
      </w:r>
    </w:p>
    <w:p w:rsidR="00000000" w:rsidDel="00000000" w:rsidP="00000000" w:rsidRDefault="00000000" w:rsidRPr="00000000" w14:paraId="00000403">
      <w:pPr>
        <w:spacing w:after="0" w:before="0" w:line="480" w:lineRule="auto"/>
        <w:ind w:left="720" w:firstLine="720"/>
        <w:rPr/>
      </w:pPr>
      <w:r w:rsidDel="00000000" w:rsidR="00000000" w:rsidRPr="00000000">
        <w:rPr>
          <w:rtl w:val="0"/>
        </w:rPr>
        <w:t xml:space="preserve">Stage 2 – Sand Track</w:t>
      </w:r>
    </w:p>
    <w:p w:rsidR="00000000" w:rsidDel="00000000" w:rsidP="00000000" w:rsidRDefault="00000000" w:rsidRPr="00000000" w14:paraId="00000404">
      <w:pPr>
        <w:spacing w:after="0" w:before="0" w:line="480" w:lineRule="auto"/>
        <w:ind w:left="720" w:firstLine="720"/>
        <w:rPr/>
      </w:pPr>
      <w:r w:rsidDel="00000000" w:rsidR="00000000" w:rsidRPr="00000000">
        <w:rPr>
          <w:rtl w:val="0"/>
        </w:rPr>
        <w:t xml:space="preserve">A narrow stretch of brown sand with hidden ZephyrStones buried throughout. The trigger is still sound—too much noise, and a gust of wind will lash through the path, throwing sand like needles across your skin.</w:t>
      </w:r>
    </w:p>
    <w:p w:rsidR="00000000" w:rsidDel="00000000" w:rsidP="00000000" w:rsidRDefault="00000000" w:rsidRPr="00000000" w14:paraId="00000405">
      <w:pPr>
        <w:spacing w:after="0" w:before="0" w:line="480" w:lineRule="auto"/>
        <w:ind w:left="720" w:firstLine="720"/>
        <w:rPr/>
      </w:pPr>
      <w:r w:rsidDel="00000000" w:rsidR="00000000" w:rsidRPr="00000000">
        <w:rPr>
          <w:rtl w:val="0"/>
        </w:rPr>
        <w:t xml:space="preserve">Praew imagined coughing up grit before she even stepped in.</w:t>
      </w:r>
    </w:p>
    <w:p w:rsidR="00000000" w:rsidDel="00000000" w:rsidP="00000000" w:rsidRDefault="00000000" w:rsidRPr="00000000" w14:paraId="00000406">
      <w:pPr>
        <w:spacing w:after="0" w:before="0" w:line="480" w:lineRule="auto"/>
        <w:ind w:left="720" w:firstLine="720"/>
        <w:rPr/>
      </w:pPr>
      <w:r w:rsidDel="00000000" w:rsidR="00000000" w:rsidRPr="00000000">
        <w:rPr>
          <w:rtl w:val="0"/>
        </w:rPr>
      </w:r>
    </w:p>
    <w:p w:rsidR="00000000" w:rsidDel="00000000" w:rsidP="00000000" w:rsidRDefault="00000000" w:rsidRPr="00000000" w14:paraId="00000407">
      <w:pPr>
        <w:spacing w:after="0" w:before="0" w:line="480" w:lineRule="auto"/>
        <w:ind w:left="720" w:firstLine="720"/>
        <w:rPr/>
      </w:pPr>
      <w:r w:rsidDel="00000000" w:rsidR="00000000" w:rsidRPr="00000000">
        <w:rPr>
          <w:rtl w:val="0"/>
        </w:rPr>
        <w:t xml:space="preserve">Stage 3 – Grass Field</w:t>
      </w:r>
    </w:p>
    <w:p w:rsidR="00000000" w:rsidDel="00000000" w:rsidP="00000000" w:rsidRDefault="00000000" w:rsidRPr="00000000" w14:paraId="00000408">
      <w:pPr>
        <w:spacing w:after="0" w:before="0" w:line="480" w:lineRule="auto"/>
        <w:ind w:left="720" w:firstLine="720"/>
        <w:rPr/>
      </w:pPr>
      <w:r w:rsidDel="00000000" w:rsidR="00000000" w:rsidRPr="00000000">
        <w:rPr>
          <w:rtl w:val="0"/>
        </w:rPr>
        <w:t xml:space="preserve">Tall grass covers the area. Hidden beneath are BlastStones, control your sound. If triggered, the stones will explode beneath your feet and launch you backward. Severe injury is likely.</w:t>
      </w:r>
    </w:p>
    <w:p w:rsidR="00000000" w:rsidDel="00000000" w:rsidP="00000000" w:rsidRDefault="00000000" w:rsidRPr="00000000" w14:paraId="00000409">
      <w:pPr>
        <w:spacing w:after="0" w:before="0" w:line="480" w:lineRule="auto"/>
        <w:ind w:left="720" w:firstLine="720"/>
        <w:rPr>
          <w:i w:val="1"/>
          <w:iCs w:val="1"/>
        </w:rPr>
      </w:pPr>
      <w:r w:rsidDel="00000000" w:rsidR="00000000" w:rsidRPr="00000000">
        <w:rPr>
          <w:i w:val="1"/>
          <w:iCs w:val="1"/>
          <w:rtl w:val="0"/>
        </w:rPr>
        <w:t xml:space="preserve">Great! How many bones am I going to break before I pass?</w:t>
      </w:r>
    </w:p>
    <w:p w:rsidR="00000000" w:rsidDel="00000000" w:rsidP="00000000" w:rsidRDefault="00000000" w:rsidRPr="00000000" w14:paraId="0000040A">
      <w:pPr>
        <w:spacing w:after="0" w:before="0" w:line="480" w:lineRule="auto"/>
        <w:ind w:left="720" w:firstLine="720"/>
        <w:rPr/>
      </w:pPr>
      <w:r w:rsidDel="00000000" w:rsidR="00000000" w:rsidRPr="00000000">
        <w:rPr>
          <w:rtl w:val="0"/>
        </w:rPr>
      </w:r>
    </w:p>
    <w:p w:rsidR="00000000" w:rsidDel="00000000" w:rsidP="00000000" w:rsidRDefault="00000000" w:rsidRPr="00000000" w14:paraId="0000040B">
      <w:pPr>
        <w:spacing w:after="0" w:before="0" w:line="480" w:lineRule="auto"/>
        <w:ind w:left="720" w:firstLine="720"/>
        <w:rPr/>
      </w:pPr>
      <w:r w:rsidDel="00000000" w:rsidR="00000000" w:rsidRPr="00000000">
        <w:rPr>
          <w:rtl w:val="0"/>
        </w:rPr>
        <w:t xml:space="preserve">Stage 4 – Water Crossing</w:t>
      </w:r>
    </w:p>
    <w:p w:rsidR="00000000" w:rsidDel="00000000" w:rsidP="00000000" w:rsidRDefault="00000000" w:rsidRPr="00000000" w14:paraId="0000040C">
      <w:pPr>
        <w:spacing w:after="0" w:before="0" w:line="480" w:lineRule="auto"/>
        <w:ind w:left="720" w:firstLine="720"/>
        <w:rPr/>
      </w:pPr>
      <w:r w:rsidDel="00000000" w:rsidR="00000000" w:rsidRPr="00000000">
        <w:rPr>
          <w:rtl w:val="0"/>
        </w:rPr>
        <w:t xml:space="preserve">A shallow stream scattered with uneven stones. BoltStones lurk below the surface. One loud sound, and they’ll discharge—while you’re submerged.</w:t>
      </w:r>
    </w:p>
    <w:p w:rsidR="00000000" w:rsidDel="00000000" w:rsidP="00000000" w:rsidRDefault="00000000" w:rsidRPr="00000000" w14:paraId="0000040D">
      <w:pPr>
        <w:spacing w:after="0" w:before="0" w:line="480" w:lineRule="auto"/>
        <w:ind w:left="720" w:firstLine="720"/>
        <w:rPr>
          <w:i w:val="1"/>
          <w:iCs w:val="1"/>
        </w:rPr>
      </w:pPr>
      <w:r w:rsidDel="00000000" w:rsidR="00000000" w:rsidRPr="00000000">
        <w:rPr>
          <w:rtl w:val="0"/>
        </w:rPr>
        <w:t xml:space="preserve">That one pulled her attention. She swallowed hard. </w:t>
      </w:r>
      <w:r w:rsidDel="00000000" w:rsidR="00000000" w:rsidRPr="00000000">
        <w:rPr>
          <w:i w:val="1"/>
          <w:iCs w:val="1"/>
          <w:rtl w:val="0"/>
        </w:rPr>
        <w:t xml:space="preserve">Was this a second chance or a death sentence? Only a lunatic would stay. </w:t>
      </w:r>
    </w:p>
    <w:p w:rsidR="00000000" w:rsidDel="00000000" w:rsidP="00000000" w:rsidRDefault="00000000" w:rsidRPr="00000000" w14:paraId="0000040E">
      <w:pPr>
        <w:spacing w:after="0" w:before="0" w:line="480" w:lineRule="auto"/>
        <w:ind w:left="720" w:firstLine="720"/>
        <w:rPr>
          <w:i w:val="1"/>
          <w:iCs w:val="1"/>
        </w:rPr>
      </w:pPr>
      <w:r w:rsidDel="00000000" w:rsidR="00000000" w:rsidRPr="00000000">
        <w:rPr>
          <w:rtl w:val="0"/>
        </w:rPr>
        <w:t xml:space="preserve">She should’ve walked away. Should’ve bolted. Yet her feet just stood there—quietly defiant, like they knew something she didn’t. They didn’t speak, of course. But somehow, they still managed to say,</w:t>
      </w:r>
      <w:r w:rsidDel="00000000" w:rsidR="00000000" w:rsidRPr="00000000">
        <w:rPr>
          <w:i w:val="1"/>
          <w:iCs w:val="1"/>
          <w:rtl w:val="0"/>
        </w:rPr>
        <w:t xml:space="preserve"> “we’ve got this.”</w:t>
      </w:r>
    </w:p>
    <w:p w:rsidR="00000000" w:rsidDel="00000000" w:rsidP="00000000" w:rsidRDefault="00000000" w:rsidRPr="00000000" w14:paraId="0000040F">
      <w:pPr>
        <w:spacing w:after="0" w:before="0" w:line="480" w:lineRule="auto"/>
        <w:ind w:left="720" w:firstLine="720"/>
        <w:rPr/>
      </w:pPr>
      <w:r w:rsidDel="00000000" w:rsidR="00000000" w:rsidRPr="00000000">
        <w:rPr>
          <w:rtl w:val="0"/>
        </w:rPr>
        <w:t xml:space="preserve">And the ridiculous part? She almost believed it.</w:t>
      </w:r>
    </w:p>
    <w:p w:rsidR="00000000" w:rsidDel="00000000" w:rsidP="00000000" w:rsidRDefault="00000000" w:rsidRPr="00000000" w14:paraId="00000410">
      <w:pPr>
        <w:spacing w:after="0" w:before="0" w:line="480" w:lineRule="auto"/>
        <w:ind w:left="720" w:firstLine="720"/>
        <w:rPr>
          <w:i w:val="1"/>
          <w:iCs w:val="1"/>
        </w:rPr>
      </w:pPr>
      <w:r w:rsidDel="00000000" w:rsidR="00000000" w:rsidRPr="00000000">
        <w:rPr>
          <w:rtl w:val="0"/>
        </w:rPr>
      </w:r>
    </w:p>
    <w:p w:rsidR="00000000" w:rsidDel="00000000" w:rsidP="00000000" w:rsidRDefault="00000000" w:rsidRPr="00000000" w14:paraId="00000411">
      <w:pPr>
        <w:spacing w:after="0" w:before="0" w:line="480" w:lineRule="auto"/>
        <w:ind w:left="720" w:firstLine="720"/>
        <w:rPr/>
      </w:pPr>
      <w:r w:rsidDel="00000000" w:rsidR="00000000" w:rsidRPr="00000000">
        <w:rPr>
          <w:rtl w:val="0"/>
        </w:rPr>
        <w:t xml:space="preserve">Final Test- Treason</w:t>
      </w:r>
    </w:p>
    <w:p w:rsidR="00000000" w:rsidDel="00000000" w:rsidP="00000000" w:rsidRDefault="00000000" w:rsidRPr="00000000" w14:paraId="00000412">
      <w:pPr>
        <w:spacing w:after="0" w:before="0" w:line="480" w:lineRule="auto"/>
        <w:ind w:left="720" w:firstLine="720"/>
        <w:rPr/>
      </w:pPr>
      <w:r w:rsidDel="00000000" w:rsidR="00000000" w:rsidRPr="00000000">
        <w:rPr>
          <w:rtl w:val="0"/>
        </w:rPr>
        <w:t xml:space="preserve">You are being tested on your courage and your ability to move, observe, and adapt in total silence. If you pass, you will be given a clue. That clue will point you to your target, a government official or a Hunter.</w:t>
      </w:r>
    </w:p>
    <w:p w:rsidR="00000000" w:rsidDel="00000000" w:rsidP="00000000" w:rsidRDefault="00000000" w:rsidRPr="00000000" w14:paraId="00000413">
      <w:pPr>
        <w:spacing w:after="0" w:before="0" w:line="480" w:lineRule="auto"/>
        <w:ind w:left="720" w:firstLine="720"/>
        <w:rPr/>
      </w:pPr>
      <w:r w:rsidDel="00000000" w:rsidR="00000000" w:rsidRPr="00000000">
        <w:rPr>
          <w:rtl w:val="0"/>
        </w:rPr>
        <w:t xml:space="preserve">You must identify the person, study their behavior, find the right moment, and steal the correct item. You may only steal once. If you are caught, just like the surface, failure may result in imprisonment—or death. The Shadow Recon Department will never protect an operative from the repercussions of their own failure. That said, they will never allow you to face judgement from a mission well done.</w:t>
      </w:r>
    </w:p>
    <w:p w:rsidR="00000000" w:rsidDel="00000000" w:rsidP="00000000" w:rsidRDefault="00000000" w:rsidRPr="00000000" w14:paraId="00000414">
      <w:pPr>
        <w:spacing w:after="0" w:before="0" w:line="480" w:lineRule="auto"/>
        <w:ind w:left="720" w:firstLine="720"/>
        <w:rPr/>
      </w:pPr>
      <w:r w:rsidDel="00000000" w:rsidR="00000000" w:rsidRPr="00000000">
        <w:rPr>
          <w:rtl w:val="0"/>
        </w:rPr>
        <w:t xml:space="preserve">Though you have six weeks to complete the test, don’t forget—the sooner you succeed, the more time you’ll have to trail your assigned target. The more time you spend observing them, the better your chances of retrieving the correct item. If you wait until the sixth week to pass, you may only have days—maybe a few flashes—to study your target. That is nearly impossible—and has only ever been accomplished by one Shadow before.</w:t>
      </w:r>
    </w:p>
    <w:p w:rsidR="00000000" w:rsidDel="00000000" w:rsidP="00000000" w:rsidRDefault="00000000" w:rsidRPr="00000000" w14:paraId="00000415">
      <w:pPr>
        <w:spacing w:after="0" w:before="0" w:line="480" w:lineRule="auto"/>
        <w:ind w:left="720" w:firstLine="720"/>
        <w:rPr/>
      </w:pPr>
      <w:r w:rsidDel="00000000" w:rsidR="00000000" w:rsidRPr="00000000">
        <w:rPr>
          <w:rtl w:val="0"/>
        </w:rPr>
        <w:t xml:space="preserve">“This has to be a joke.”</w:t>
      </w:r>
    </w:p>
    <w:p w:rsidR="00000000" w:rsidDel="00000000" w:rsidP="00000000" w:rsidRDefault="00000000" w:rsidRPr="00000000" w14:paraId="00000416">
      <w:pPr>
        <w:spacing w:after="0" w:before="0" w:line="480" w:lineRule="auto"/>
        <w:ind w:left="720" w:firstLine="720"/>
        <w:rPr/>
      </w:pPr>
      <w:r w:rsidDel="00000000" w:rsidR="00000000" w:rsidRPr="00000000">
        <w:rPr>
          <w:rtl w:val="0"/>
        </w:rPr>
        <w:t xml:space="preserve">Jorpen, a usually quiet student with eyes that looked like they’d never known sleep, blurted out without remorse.</w:t>
      </w:r>
    </w:p>
    <w:p w:rsidR="00000000" w:rsidDel="00000000" w:rsidP="00000000" w:rsidRDefault="00000000" w:rsidRPr="00000000" w14:paraId="00000417">
      <w:pPr>
        <w:spacing w:after="0" w:before="0" w:line="480" w:lineRule="auto"/>
        <w:ind w:left="720" w:firstLine="720"/>
        <w:rPr/>
      </w:pPr>
      <w:r w:rsidDel="00000000" w:rsidR="00000000" w:rsidRPr="00000000">
        <w:rPr>
          <w:rtl w:val="0"/>
        </w:rPr>
        <w:t xml:space="preserve">“You want me to risk my life walking through water? You expect me to steal from a bolting Hunter, or a government agent? And if we get caught, you won’t even protect us? You’re out of your bolting mind!”</w:t>
      </w:r>
    </w:p>
    <w:p w:rsidR="00000000" w:rsidDel="00000000" w:rsidP="00000000" w:rsidRDefault="00000000" w:rsidRPr="00000000" w14:paraId="00000418">
      <w:pPr>
        <w:spacing w:after="0" w:before="0" w:line="480" w:lineRule="auto"/>
        <w:ind w:left="720" w:firstLine="720"/>
        <w:rPr/>
      </w:pPr>
      <w:r w:rsidDel="00000000" w:rsidR="00000000" w:rsidRPr="00000000">
        <w:rPr>
          <w:rtl w:val="0"/>
        </w:rPr>
        <w:t xml:space="preserve">The screech of the instructor’s knife against the slate board was louder than ever. A response was already written out for Jorpen: “You spoke. You have failed this class. Leave immediately.”</w:t>
      </w:r>
    </w:p>
    <w:p w:rsidR="00000000" w:rsidDel="00000000" w:rsidP="00000000" w:rsidRDefault="00000000" w:rsidRPr="00000000" w14:paraId="00000419">
      <w:pPr>
        <w:spacing w:after="0" w:before="0" w:line="480" w:lineRule="auto"/>
        <w:ind w:left="720" w:firstLine="720"/>
        <w:rPr/>
      </w:pPr>
      <w:r w:rsidDel="00000000" w:rsidR="00000000" w:rsidRPr="00000000">
        <w:rPr>
          <w:rtl w:val="0"/>
        </w:rPr>
        <w:t xml:space="preserve">Jorpen ignored the words, turning to the others for support.</w:t>
      </w:r>
    </w:p>
    <w:p w:rsidR="00000000" w:rsidDel="00000000" w:rsidP="00000000" w:rsidRDefault="00000000" w:rsidRPr="00000000" w14:paraId="0000041A">
      <w:pPr>
        <w:spacing w:after="0" w:before="0" w:line="480" w:lineRule="auto"/>
        <w:ind w:left="720" w:firstLine="720"/>
        <w:rPr/>
      </w:pPr>
      <w:r w:rsidDel="00000000" w:rsidR="00000000" w:rsidRPr="00000000">
        <w:rPr>
          <w:rtl w:val="0"/>
        </w:rPr>
        <w:t xml:space="preserve">“You guys can’t seriously be considering this. Look at this! This is treason!”</w:t>
      </w:r>
    </w:p>
    <w:p w:rsidR="00000000" w:rsidDel="00000000" w:rsidP="00000000" w:rsidRDefault="00000000" w:rsidRPr="00000000" w14:paraId="0000041B">
      <w:pPr>
        <w:spacing w:after="0" w:before="0" w:line="480" w:lineRule="auto"/>
        <w:ind w:left="720" w:firstLine="720"/>
        <w:rPr/>
      </w:pPr>
      <w:r w:rsidDel="00000000" w:rsidR="00000000" w:rsidRPr="00000000">
        <w:rPr>
          <w:rtl w:val="0"/>
        </w:rPr>
        <w:t xml:space="preserve">He raised a clenched fist.</w:t>
      </w:r>
    </w:p>
    <w:p w:rsidR="00000000" w:rsidDel="00000000" w:rsidP="00000000" w:rsidRDefault="00000000" w:rsidRPr="00000000" w14:paraId="0000041C">
      <w:pPr>
        <w:spacing w:after="0" w:before="0" w:line="480" w:lineRule="auto"/>
        <w:ind w:left="720" w:firstLine="720"/>
        <w:rPr/>
      </w:pPr>
      <w:r w:rsidDel="00000000" w:rsidR="00000000" w:rsidRPr="00000000">
        <w:rPr>
          <w:rtl w:val="0"/>
        </w:rPr>
        <w:t xml:space="preserve">“And justice we will deliver!” he chanted—alone.</w:t>
      </w:r>
    </w:p>
    <w:p w:rsidR="00000000" w:rsidDel="00000000" w:rsidP="00000000" w:rsidRDefault="00000000" w:rsidRPr="00000000" w14:paraId="0000041D">
      <w:pPr>
        <w:spacing w:after="0" w:before="0" w:line="480" w:lineRule="auto"/>
        <w:ind w:left="720" w:firstLine="720"/>
        <w:rPr/>
      </w:pPr>
      <w:r w:rsidDel="00000000" w:rsidR="00000000" w:rsidRPr="00000000">
        <w:rPr>
          <w:rtl w:val="0"/>
        </w:rPr>
        <w:t xml:space="preserve">No one joined him.</w:t>
      </w:r>
    </w:p>
    <w:p w:rsidR="00000000" w:rsidDel="00000000" w:rsidP="00000000" w:rsidRDefault="00000000" w:rsidRPr="00000000" w14:paraId="0000041E">
      <w:pPr>
        <w:spacing w:after="0" w:before="0" w:line="480" w:lineRule="auto"/>
        <w:ind w:left="720" w:firstLine="720"/>
        <w:rPr/>
      </w:pPr>
      <w:r w:rsidDel="00000000" w:rsidR="00000000" w:rsidRPr="00000000">
        <w:rPr>
          <w:rtl w:val="0"/>
        </w:rPr>
        <w:t xml:space="preserve">He scanned the room slowly, locking eyes with each traitor.</w:t>
      </w:r>
    </w:p>
    <w:p w:rsidR="00000000" w:rsidDel="00000000" w:rsidP="00000000" w:rsidRDefault="00000000" w:rsidRPr="00000000" w14:paraId="0000041F">
      <w:pPr>
        <w:spacing w:after="0" w:before="0" w:line="480" w:lineRule="auto"/>
        <w:ind w:left="720" w:firstLine="720"/>
        <w:rPr/>
      </w:pPr>
      <w:r w:rsidDel="00000000" w:rsidR="00000000" w:rsidRPr="00000000">
        <w:rPr>
          <w:rtl w:val="0"/>
        </w:rPr>
        <w:t xml:space="preserve">The silence told him everything.</w:t>
      </w:r>
    </w:p>
    <w:p w:rsidR="00000000" w:rsidDel="00000000" w:rsidP="00000000" w:rsidRDefault="00000000" w:rsidRPr="00000000" w14:paraId="00000420">
      <w:pPr>
        <w:spacing w:after="0" w:before="0" w:line="480" w:lineRule="auto"/>
        <w:ind w:left="720" w:firstLine="720"/>
        <w:rPr/>
      </w:pPr>
      <w:r w:rsidDel="00000000" w:rsidR="00000000" w:rsidRPr="00000000">
        <w:rPr>
          <w:rtl w:val="0"/>
        </w:rPr>
        <w:t xml:space="preserve">In this class, speaking meant failure. And every one of them had already made their decision. None would waste their second chance.</w:t>
      </w:r>
    </w:p>
    <w:p w:rsidR="00000000" w:rsidDel="00000000" w:rsidP="00000000" w:rsidRDefault="00000000" w:rsidRPr="00000000" w14:paraId="00000421">
      <w:pPr>
        <w:spacing w:after="0" w:before="0" w:line="480" w:lineRule="auto"/>
        <w:ind w:left="720" w:firstLine="720"/>
        <w:rPr/>
      </w:pPr>
      <w:r w:rsidDel="00000000" w:rsidR="00000000" w:rsidRPr="00000000">
        <w:rPr>
          <w:rtl w:val="0"/>
        </w:rPr>
        <w:t xml:space="preserve">Jorpen took a breath, stepped forward, and froze in place. </w:t>
      </w:r>
    </w:p>
    <w:p w:rsidR="00000000" w:rsidDel="00000000" w:rsidP="00000000" w:rsidRDefault="00000000" w:rsidRPr="00000000" w14:paraId="00000422">
      <w:pPr>
        <w:spacing w:after="0" w:before="0" w:line="480" w:lineRule="auto"/>
        <w:ind w:left="720" w:firstLine="720"/>
        <w:rPr/>
      </w:pPr>
      <w:r w:rsidDel="00000000" w:rsidR="00000000" w:rsidRPr="00000000">
        <w:rPr>
          <w:rtl w:val="0"/>
        </w:rPr>
        <w:t xml:space="preserve">In the blink of an eye, the same dagger that had scraped the slate just moments ago now pressed against Jorpen’s neck.</w:t>
      </w:r>
    </w:p>
    <w:p w:rsidR="00000000" w:rsidDel="00000000" w:rsidP="00000000" w:rsidRDefault="00000000" w:rsidRPr="00000000" w14:paraId="00000423">
      <w:pPr>
        <w:spacing w:after="0" w:before="0" w:line="480" w:lineRule="auto"/>
        <w:ind w:left="720" w:firstLine="720"/>
        <w:rPr/>
      </w:pPr>
      <w:r w:rsidDel="00000000" w:rsidR="00000000" w:rsidRPr="00000000">
        <w:rPr>
          <w:rtl w:val="0"/>
        </w:rPr>
        <w:t xml:space="preserve">Its tip pierced just enough to draw a single drop of blood. The class stared in shock as the blood slipped down his skin.</w:t>
      </w:r>
    </w:p>
    <w:p w:rsidR="00000000" w:rsidDel="00000000" w:rsidP="00000000" w:rsidRDefault="00000000" w:rsidRPr="00000000" w14:paraId="00000424">
      <w:pPr>
        <w:spacing w:after="0" w:before="0" w:line="480" w:lineRule="auto"/>
        <w:ind w:left="720" w:firstLine="720"/>
        <w:rPr/>
      </w:pPr>
      <w:r w:rsidDel="00000000" w:rsidR="00000000" w:rsidRPr="00000000">
        <w:rPr>
          <w:rtl w:val="0"/>
        </w:rPr>
        <w:t xml:space="preserve">Silently, he raised his arms and allowed  the professor to march him out of the room.</w:t>
      </w:r>
    </w:p>
    <w:p w:rsidR="00000000" w:rsidDel="00000000" w:rsidP="00000000" w:rsidRDefault="00000000" w:rsidRPr="00000000" w14:paraId="00000425">
      <w:pPr>
        <w:spacing w:after="0" w:before="0" w:line="480" w:lineRule="auto"/>
        <w:ind w:left="720" w:firstLine="720"/>
        <w:rPr/>
      </w:pPr>
      <w:r w:rsidDel="00000000" w:rsidR="00000000" w:rsidRPr="00000000">
        <w:rPr>
          <w:rtl w:val="0"/>
        </w:rPr>
        <w:t xml:space="preserve">No one dared speak while Instructor Shadow was gone. The nine students stood in awkward silence, exchanging glances while they waited.</w:t>
      </w:r>
    </w:p>
    <w:p w:rsidR="00000000" w:rsidDel="00000000" w:rsidP="00000000" w:rsidRDefault="00000000" w:rsidRPr="00000000" w14:paraId="00000426">
      <w:pPr>
        <w:spacing w:after="0" w:before="0" w:line="480" w:lineRule="auto"/>
        <w:ind w:left="720" w:firstLine="720"/>
        <w:rPr/>
      </w:pPr>
      <w:r w:rsidDel="00000000" w:rsidR="00000000" w:rsidRPr="00000000">
        <w:rPr>
          <w:rtl w:val="0"/>
        </w:rPr>
        <w:t xml:space="preserve">Ten flickers later, the instructor returned in their usual silence. They entered the room and pinched the dagger between their forearm and bicep, wiping it clean across the crease of their inner elbow. Then they turned and began clearing the board.</w:t>
      </w:r>
    </w:p>
    <w:p w:rsidR="00000000" w:rsidDel="00000000" w:rsidP="00000000" w:rsidRDefault="00000000" w:rsidRPr="00000000" w14:paraId="00000427">
      <w:pPr>
        <w:spacing w:after="0" w:before="0" w:line="480" w:lineRule="auto"/>
        <w:ind w:left="720" w:firstLine="720"/>
        <w:rPr/>
      </w:pPr>
      <w:r w:rsidDel="00000000" w:rsidR="00000000" w:rsidRPr="00000000">
        <w:rPr>
          <w:i w:val="1"/>
          <w:iCs w:val="1"/>
          <w:rtl w:val="0"/>
        </w:rPr>
        <w:t xml:space="preserve">Jorpen’s okay… right?</w:t>
      </w:r>
      <w:r w:rsidDel="00000000" w:rsidR="00000000" w:rsidRPr="00000000">
        <w:rPr>
          <w:rtl w:val="0"/>
        </w:rPr>
        <w:t xml:space="preserve"> Unease twisted in</w:t>
      </w:r>
      <w:r w:rsidDel="00000000" w:rsidR="00000000" w:rsidRPr="00000000">
        <w:rPr>
          <w:rtl w:val="0"/>
        </w:rPr>
        <w:t xml:space="preserve"> Praew's gut as she watched what looked like </w:t>
      </w:r>
      <w:r w:rsidDel="00000000" w:rsidR="00000000" w:rsidRPr="00000000">
        <w:rPr>
          <w:rtl w:val="0"/>
        </w:rPr>
        <w:t xml:space="preserve">something a warrior might do after a kill. Glancing around at the others, she could tell—she wasn’t the only one thinking it.</w:t>
      </w:r>
    </w:p>
    <w:p w:rsidR="00000000" w:rsidDel="00000000" w:rsidP="00000000" w:rsidRDefault="00000000" w:rsidRPr="00000000" w14:paraId="00000428">
      <w:pPr>
        <w:spacing w:after="0" w:before="0" w:line="480" w:lineRule="auto"/>
        <w:ind w:left="720" w:firstLine="720"/>
        <w:rPr/>
      </w:pPr>
      <w:r w:rsidDel="00000000" w:rsidR="00000000" w:rsidRPr="00000000">
        <w:rPr>
          <w:rtl w:val="0"/>
        </w:rPr>
        <w:t xml:space="preserve">The professor began writing again.</w:t>
      </w:r>
    </w:p>
    <w:p w:rsidR="00000000" w:rsidDel="00000000" w:rsidP="00000000" w:rsidRDefault="00000000" w:rsidRPr="00000000" w14:paraId="00000429">
      <w:pPr>
        <w:spacing w:after="0" w:before="0" w:line="480" w:lineRule="auto"/>
        <w:ind w:left="720" w:firstLine="720"/>
        <w:rPr/>
      </w:pPr>
      <w:r w:rsidDel="00000000" w:rsidR="00000000" w:rsidRPr="00000000">
        <w:rPr>
          <w:rtl w:val="0"/>
        </w:rPr>
        <w:t xml:space="preserve">“If you wish to move silently, you must first choose the correct clothing.”</w:t>
      </w:r>
    </w:p>
    <w:p w:rsidR="00000000" w:rsidDel="00000000" w:rsidP="00000000" w:rsidRDefault="00000000" w:rsidRPr="00000000" w14:paraId="0000042A">
      <w:pPr>
        <w:spacing w:after="0" w:before="0" w:line="480" w:lineRule="auto"/>
        <w:ind w:left="720" w:firstLine="720"/>
        <w:rPr/>
      </w:pPr>
      <w:r w:rsidDel="00000000" w:rsidR="00000000" w:rsidRPr="00000000">
        <w:rPr>
          <w:rtl w:val="0"/>
        </w:rPr>
        <w:t xml:space="preserve">Another line followed immediately.</w:t>
      </w:r>
    </w:p>
    <w:p w:rsidR="00000000" w:rsidDel="00000000" w:rsidP="00000000" w:rsidRDefault="00000000" w:rsidRPr="00000000" w14:paraId="0000042B">
      <w:pPr>
        <w:spacing w:after="0" w:before="0" w:line="480" w:lineRule="auto"/>
        <w:ind w:left="720" w:firstLine="720"/>
        <w:rPr/>
      </w:pPr>
      <w:r w:rsidDel="00000000" w:rsidR="00000000" w:rsidRPr="00000000">
        <w:rPr>
          <w:rtl w:val="0"/>
        </w:rPr>
        <w:t xml:space="preserve">“Your goal is balance, clothing tight enough to muffle sound, but loose enough to hide your shape. Too tight, and it reveals your gender. Too loose, and it betrays your position.”</w:t>
      </w:r>
    </w:p>
    <w:p w:rsidR="00000000" w:rsidDel="00000000" w:rsidP="00000000" w:rsidRDefault="00000000" w:rsidRPr="00000000" w14:paraId="0000042C">
      <w:pPr>
        <w:spacing w:after="0" w:before="0" w:line="480" w:lineRule="auto"/>
        <w:ind w:left="720" w:firstLine="720"/>
        <w:rPr/>
      </w:pPr>
      <w:r w:rsidDel="00000000" w:rsidR="00000000" w:rsidRPr="00000000">
        <w:rPr>
          <w:rtl w:val="0"/>
        </w:rPr>
        <w:t xml:space="preserve">More scratches echoed through the room.</w:t>
      </w:r>
    </w:p>
    <w:p w:rsidR="00000000" w:rsidDel="00000000" w:rsidP="00000000" w:rsidRDefault="00000000" w:rsidRPr="00000000" w14:paraId="0000042D">
      <w:pPr>
        <w:spacing w:after="0" w:before="0" w:line="480" w:lineRule="auto"/>
        <w:ind w:left="720" w:firstLine="720"/>
        <w:rPr/>
      </w:pPr>
      <w:r w:rsidDel="00000000" w:rsidR="00000000" w:rsidRPr="00000000">
        <w:rPr>
          <w:rtl w:val="0"/>
        </w:rPr>
        <w:t xml:space="preserve">“People wear clothes to be seen. You wear them to disappear.”</w:t>
      </w:r>
    </w:p>
    <w:p w:rsidR="00000000" w:rsidDel="00000000" w:rsidP="00000000" w:rsidRDefault="00000000" w:rsidRPr="00000000" w14:paraId="0000042E">
      <w:pPr>
        <w:spacing w:after="0" w:before="0" w:line="480" w:lineRule="auto"/>
        <w:ind w:left="720" w:firstLine="720"/>
        <w:rPr/>
      </w:pPr>
      <w:r w:rsidDel="00000000" w:rsidR="00000000" w:rsidRPr="00000000">
        <w:rPr>
          <w:rtl w:val="0"/>
        </w:rPr>
        <w:t xml:space="preserve">Something about that line resonated with Praew. She paused, absorbing the meaning before continuing to read.</w:t>
      </w:r>
    </w:p>
    <w:p w:rsidR="00000000" w:rsidDel="00000000" w:rsidP="00000000" w:rsidRDefault="00000000" w:rsidRPr="00000000" w14:paraId="0000042F">
      <w:pPr>
        <w:spacing w:after="0" w:before="0" w:line="480" w:lineRule="auto"/>
        <w:ind w:left="720" w:firstLine="720"/>
        <w:rPr/>
      </w:pPr>
      <w:r w:rsidDel="00000000" w:rsidR="00000000" w:rsidRPr="00000000">
        <w:rPr>
          <w:rtl w:val="0"/>
        </w:rPr>
        <w:t xml:space="preserve">“Black is ideal: subtle, stylish, and it vanishes into darkness. Otherwise, choose colors that blend with your surroundings like gray or brown for cavern walls. Matching tones without drawing attention makes you harder to remember.</w:t>
      </w:r>
    </w:p>
    <w:p w:rsidR="00000000" w:rsidDel="00000000" w:rsidP="00000000" w:rsidRDefault="00000000" w:rsidRPr="00000000" w14:paraId="00000430">
      <w:pPr>
        <w:spacing w:after="0" w:before="0" w:line="480" w:lineRule="auto"/>
        <w:ind w:left="720" w:firstLine="720"/>
        <w:rPr/>
      </w:pPr>
      <w:r w:rsidDel="00000000" w:rsidR="00000000" w:rsidRPr="00000000">
        <w:rPr>
          <w:rtl w:val="0"/>
        </w:rPr>
        <w:t xml:space="preserve">“If I point to you, go to the center of the stone test, stand in place, and flap your arms until I signal you to return to your spot.”</w:t>
      </w:r>
    </w:p>
    <w:p w:rsidR="00000000" w:rsidDel="00000000" w:rsidP="00000000" w:rsidRDefault="00000000" w:rsidRPr="00000000" w14:paraId="00000431">
      <w:pPr>
        <w:spacing w:after="0" w:before="0" w:line="480" w:lineRule="auto"/>
        <w:ind w:left="720" w:firstLine="720"/>
        <w:rPr/>
      </w:pPr>
      <w:r w:rsidDel="00000000" w:rsidR="00000000" w:rsidRPr="00000000">
        <w:rPr>
          <w:rtl w:val="0"/>
        </w:rPr>
        <w:t xml:space="preserve">They turned and pointed at a student wearing layered, oversized wraps.</w:t>
      </w:r>
    </w:p>
    <w:p w:rsidR="00000000" w:rsidDel="00000000" w:rsidP="00000000" w:rsidRDefault="00000000" w:rsidRPr="00000000" w14:paraId="00000432">
      <w:pPr>
        <w:spacing w:after="0" w:before="0" w:line="480" w:lineRule="auto"/>
        <w:ind w:left="720" w:firstLine="720"/>
        <w:rPr/>
      </w:pPr>
      <w:r w:rsidDel="00000000" w:rsidR="00000000" w:rsidRPr="00000000">
        <w:rPr>
          <w:rtl w:val="0"/>
        </w:rPr>
        <w:t xml:space="preserve">The student stepped into the center of the SolarStone path. As they began to move, lifting and lowering their arms with casual motion, the stones lit up on both sides, flaring in response to the rustling fabric.</w:t>
      </w:r>
    </w:p>
    <w:p w:rsidR="00000000" w:rsidDel="00000000" w:rsidP="00000000" w:rsidRDefault="00000000" w:rsidRPr="00000000" w14:paraId="00000433">
      <w:pPr>
        <w:spacing w:after="0" w:before="0" w:line="480" w:lineRule="auto"/>
        <w:ind w:left="720" w:firstLine="720"/>
        <w:rPr/>
      </w:pPr>
      <w:r w:rsidDel="00000000" w:rsidR="00000000" w:rsidRPr="00000000">
        <w:rPr>
          <w:rtl w:val="0"/>
        </w:rPr>
        <w:t xml:space="preserve">Then, without a word, the professor stepped forward and took the same position.</w:t>
      </w:r>
    </w:p>
    <w:p w:rsidR="00000000" w:rsidDel="00000000" w:rsidP="00000000" w:rsidRDefault="00000000" w:rsidRPr="00000000" w14:paraId="00000434">
      <w:pPr>
        <w:spacing w:after="0" w:before="0" w:line="480" w:lineRule="auto"/>
        <w:ind w:left="720" w:firstLine="720"/>
        <w:rPr/>
      </w:pPr>
      <w:r w:rsidDel="00000000" w:rsidR="00000000" w:rsidRPr="00000000">
        <w:rPr>
          <w:rtl w:val="0"/>
        </w:rPr>
        <w:t xml:space="preserve">They flailed their arms with exaggerated, almost mocking motion—far more reckless than the student had been, yet the stones didn’t flicker once.</w:t>
      </w:r>
    </w:p>
    <w:p w:rsidR="00000000" w:rsidDel="00000000" w:rsidP="00000000" w:rsidRDefault="00000000" w:rsidRPr="00000000" w14:paraId="00000435">
      <w:pPr>
        <w:spacing w:after="0" w:before="0" w:line="480" w:lineRule="auto"/>
        <w:ind w:left="720" w:firstLine="720"/>
        <w:rPr/>
      </w:pPr>
      <w:r w:rsidDel="00000000" w:rsidR="00000000" w:rsidRPr="00000000">
        <w:rPr>
          <w:rtl w:val="0"/>
        </w:rPr>
        <w:t xml:space="preserve">Without pausing, the professor returned to the board. “Your shoes matter just as much. Soft soles on the inside aren’t enough. You need cushioning on the outside. Sound-absorbing outsoles are often the difference between life and death.”</w:t>
      </w:r>
    </w:p>
    <w:p w:rsidR="00000000" w:rsidDel="00000000" w:rsidP="00000000" w:rsidRDefault="00000000" w:rsidRPr="00000000" w14:paraId="00000436">
      <w:pPr>
        <w:spacing w:after="0" w:before="0" w:line="480" w:lineRule="auto"/>
        <w:ind w:left="720" w:firstLine="720"/>
        <w:rPr/>
      </w:pPr>
      <w:r w:rsidDel="00000000" w:rsidR="00000000" w:rsidRPr="00000000">
        <w:rPr>
          <w:rtl w:val="0"/>
        </w:rPr>
        <w:t xml:space="preserve">They circled the final sentence twice </w:t>
      </w:r>
    </w:p>
    <w:p w:rsidR="00000000" w:rsidDel="00000000" w:rsidP="00000000" w:rsidRDefault="00000000" w:rsidRPr="00000000" w14:paraId="00000437">
      <w:pPr>
        <w:spacing w:after="0" w:before="0" w:line="480" w:lineRule="auto"/>
        <w:ind w:left="720" w:firstLine="720"/>
        <w:rPr/>
      </w:pPr>
      <w:r w:rsidDel="00000000" w:rsidR="00000000" w:rsidRPr="00000000">
        <w:rPr>
          <w:rtl w:val="0"/>
        </w:rPr>
        <w:t xml:space="preserve">“Silence begins before you take a step.</w:t>
      </w:r>
    </w:p>
    <w:p w:rsidR="00000000" w:rsidDel="00000000" w:rsidP="00000000" w:rsidRDefault="00000000" w:rsidRPr="00000000" w14:paraId="00000438">
      <w:pPr>
        <w:spacing w:after="0" w:before="0" w:line="480" w:lineRule="auto"/>
        <w:ind w:left="720" w:firstLine="720"/>
        <w:rPr/>
      </w:pPr>
      <w:r w:rsidDel="00000000" w:rsidR="00000000" w:rsidRPr="00000000">
        <w:rPr>
          <w:rtl w:val="0"/>
        </w:rPr>
        <w:t xml:space="preserve">“We will now go over how to step. When I point at you, run to the other side of the stone test through the SolarStone path and back, as quickly and quietly as you can. Observe how much the SolarStones light up when you move.”</w:t>
      </w:r>
    </w:p>
    <w:p w:rsidR="00000000" w:rsidDel="00000000" w:rsidP="00000000" w:rsidRDefault="00000000" w:rsidRPr="00000000" w14:paraId="00000439">
      <w:pPr>
        <w:spacing w:after="0" w:before="0" w:line="480" w:lineRule="auto"/>
        <w:ind w:left="720" w:firstLine="720"/>
        <w:rPr/>
      </w:pPr>
      <w:r w:rsidDel="00000000" w:rsidR="00000000" w:rsidRPr="00000000">
        <w:rPr>
          <w:rtl w:val="0"/>
        </w:rPr>
        <w:t xml:space="preserve">Professor Shadow turned and pointed at Praew.</w:t>
      </w:r>
    </w:p>
    <w:p w:rsidR="00000000" w:rsidDel="00000000" w:rsidP="00000000" w:rsidRDefault="00000000" w:rsidRPr="00000000" w14:paraId="0000043A">
      <w:pPr>
        <w:spacing w:after="0" w:before="0" w:line="480" w:lineRule="auto"/>
        <w:ind w:left="720" w:firstLine="720"/>
        <w:rPr/>
      </w:pPr>
      <w:r w:rsidDel="00000000" w:rsidR="00000000" w:rsidRPr="00000000">
        <w:rPr>
          <w:rtl w:val="0"/>
        </w:rPr>
        <w:t xml:space="preserve">She took off, doing her best to stay light on her feet. It didn’t help. The SolarStones flared beneath her with every step. Bright, unforgiving pulses that chased her across the path. When she reached the far side, the professor pointed again. She ran back. The stones lit up just as harshly, if not worse.</w:t>
      </w:r>
    </w:p>
    <w:p w:rsidR="00000000" w:rsidDel="00000000" w:rsidP="00000000" w:rsidRDefault="00000000" w:rsidRPr="00000000" w14:paraId="0000043B">
      <w:pPr>
        <w:spacing w:after="0" w:before="0" w:line="480" w:lineRule="auto"/>
        <w:ind w:left="720" w:firstLine="720"/>
        <w:rPr/>
      </w:pPr>
      <w:r w:rsidDel="00000000" w:rsidR="00000000" w:rsidRPr="00000000">
        <w:rPr>
          <w:rtl w:val="0"/>
        </w:rPr>
        <w:t xml:space="preserve">Each student followed one by one. Some sprinted, some hesitated, but the result didn’t change. Flash after flash lit up the path. Not one of them crossed without drawing light.</w:t>
      </w:r>
    </w:p>
    <w:p w:rsidR="00000000" w:rsidDel="00000000" w:rsidP="00000000" w:rsidRDefault="00000000" w:rsidRPr="00000000" w14:paraId="0000043C">
      <w:pPr>
        <w:spacing w:after="0" w:before="0" w:line="480" w:lineRule="auto"/>
        <w:ind w:left="720" w:firstLine="720"/>
        <w:rPr/>
      </w:pPr>
      <w:r w:rsidDel="00000000" w:rsidR="00000000" w:rsidRPr="00000000">
        <w:rPr>
          <w:rtl w:val="0"/>
        </w:rPr>
        <w:t xml:space="preserve">Once the class returned to the starting side, the professor turned back to the board.</w:t>
      </w:r>
    </w:p>
    <w:p w:rsidR="00000000" w:rsidDel="00000000" w:rsidP="00000000" w:rsidRDefault="00000000" w:rsidRPr="00000000" w14:paraId="0000043D">
      <w:pPr>
        <w:spacing w:after="0" w:before="0" w:line="480" w:lineRule="auto"/>
        <w:ind w:left="720" w:firstLine="720"/>
        <w:rPr/>
      </w:pPr>
      <w:r w:rsidDel="00000000" w:rsidR="00000000" w:rsidRPr="00000000">
        <w:rPr>
          <w:rtl w:val="0"/>
        </w:rPr>
        <w:t xml:space="preserve">“To run silently, lift your heel slightly, then roll your foot smoothly toward it—but never let the heel touch the ground. Each step should gently rock your foot from toe to mid-foot. Lift your toes at the end of each step, then place them down first to begin the next. This cushions impact and absorbs sound. Don’t lift your heel too high, or others may notice. It may feel awkward at first. Practice until it becomes second nature.”</w:t>
      </w:r>
    </w:p>
    <w:p w:rsidR="00000000" w:rsidDel="00000000" w:rsidP="00000000" w:rsidRDefault="00000000" w:rsidRPr="00000000" w14:paraId="0000043E">
      <w:pPr>
        <w:spacing w:after="0" w:before="0" w:line="480" w:lineRule="auto"/>
        <w:ind w:left="720" w:firstLine="720"/>
        <w:rPr/>
      </w:pPr>
      <w:r w:rsidDel="00000000" w:rsidR="00000000" w:rsidRPr="00000000">
        <w:rPr>
          <w:rtl w:val="0"/>
        </w:rPr>
        <w:t xml:space="preserve">The professor pointed again. Praew stepped forward, adjusting her form. She tried to focus—lifting her heel, rolling her foot just as instructed. The result was… slightly better. The stones still lit, not as explosively—until she tripped, collapsing hard in front of her classmates.</w:t>
      </w:r>
    </w:p>
    <w:p w:rsidR="00000000" w:rsidDel="00000000" w:rsidP="00000000" w:rsidRDefault="00000000" w:rsidRPr="00000000" w14:paraId="0000043F">
      <w:pPr>
        <w:spacing w:after="0" w:before="0" w:line="480" w:lineRule="auto"/>
        <w:ind w:left="720" w:firstLine="720"/>
        <w:rPr/>
      </w:pPr>
      <w:r w:rsidDel="00000000" w:rsidR="00000000" w:rsidRPr="00000000">
        <w:rPr>
          <w:rtl w:val="0"/>
        </w:rPr>
        <w:t xml:space="preserve">A few could barely contain their laughter, too scared to let it out in case it counted as speaking.</w:t>
      </w:r>
    </w:p>
    <w:p w:rsidR="00000000" w:rsidDel="00000000" w:rsidP="00000000" w:rsidRDefault="00000000" w:rsidRPr="00000000" w14:paraId="00000440">
      <w:pPr>
        <w:spacing w:after="0" w:before="0" w:line="480" w:lineRule="auto"/>
        <w:ind w:left="720" w:firstLine="720"/>
        <w:rPr>
          <w:i w:val="1"/>
          <w:iCs w:val="1"/>
        </w:rPr>
      </w:pPr>
      <w:r w:rsidDel="00000000" w:rsidR="00000000" w:rsidRPr="00000000">
        <w:rPr>
          <w:i w:val="1"/>
          <w:iCs w:val="1"/>
          <w:rtl w:val="0"/>
        </w:rPr>
        <w:t xml:space="preserve">Good,</w:t>
      </w:r>
      <w:r w:rsidDel="00000000" w:rsidR="00000000" w:rsidRPr="00000000">
        <w:rPr>
          <w:rtl w:val="0"/>
        </w:rPr>
        <w:t xml:space="preserve"> she thought as she returned to her spot. </w:t>
      </w:r>
      <w:r w:rsidDel="00000000" w:rsidR="00000000" w:rsidRPr="00000000">
        <w:rPr>
          <w:i w:val="1"/>
          <w:iCs w:val="1"/>
          <w:rtl w:val="0"/>
        </w:rPr>
        <w:t xml:space="preserve">Let them laugh. It’ll be that much more satisfying when I’m the first to pass every test.</w:t>
      </w:r>
    </w:p>
    <w:p w:rsidR="00000000" w:rsidDel="00000000" w:rsidP="00000000" w:rsidRDefault="00000000" w:rsidRPr="00000000" w14:paraId="00000441">
      <w:pPr>
        <w:spacing w:after="0" w:before="0" w:line="480" w:lineRule="auto"/>
        <w:ind w:left="720" w:firstLine="720"/>
        <w:rPr/>
      </w:pPr>
      <w:r w:rsidDel="00000000" w:rsidR="00000000" w:rsidRPr="00000000">
        <w:rPr>
          <w:rtl w:val="0"/>
        </w:rPr>
        <w:t xml:space="preserve">The others followed. Some fumbled the rhythm entirely, others managed to dull the glow, but none crossed clean. Even the best attempts left a trail of flickering stone behind them.</w:t>
      </w:r>
    </w:p>
    <w:p w:rsidR="00000000" w:rsidDel="00000000" w:rsidP="00000000" w:rsidRDefault="00000000" w:rsidRPr="00000000" w14:paraId="00000442">
      <w:pPr>
        <w:spacing w:after="0" w:before="0" w:line="480" w:lineRule="auto"/>
        <w:ind w:left="720" w:firstLine="720"/>
        <w:rPr/>
      </w:pPr>
      <w:r w:rsidDel="00000000" w:rsidR="00000000" w:rsidRPr="00000000">
        <w:rPr>
          <w:rtl w:val="0"/>
        </w:rPr>
        <w:t xml:space="preserve">The professor returned to the board.</w:t>
      </w:r>
    </w:p>
    <w:p w:rsidR="00000000" w:rsidDel="00000000" w:rsidP="00000000" w:rsidRDefault="00000000" w:rsidRPr="00000000" w14:paraId="00000443">
      <w:pPr>
        <w:spacing w:after="0" w:before="0" w:line="480" w:lineRule="auto"/>
        <w:ind w:left="720" w:firstLine="720"/>
        <w:rPr/>
      </w:pPr>
      <w:r w:rsidDel="00000000" w:rsidR="00000000" w:rsidRPr="00000000">
        <w:rPr>
          <w:rtl w:val="0"/>
        </w:rPr>
        <w:t xml:space="preserve">“Walk to the other side and back when I point at you.”</w:t>
      </w:r>
    </w:p>
    <w:p w:rsidR="00000000" w:rsidDel="00000000" w:rsidP="00000000" w:rsidRDefault="00000000" w:rsidRPr="00000000" w14:paraId="00000444">
      <w:pPr>
        <w:spacing w:after="0" w:before="0" w:line="480" w:lineRule="auto"/>
        <w:ind w:left="720" w:firstLine="720"/>
        <w:rPr/>
      </w:pPr>
      <w:r w:rsidDel="00000000" w:rsidR="00000000" w:rsidRPr="00000000">
        <w:rPr>
          <w:rtl w:val="0"/>
        </w:rPr>
        <w:t xml:space="preserve">Praew moved naturally—unadjusted—and the SolarStones lit with each step. The rest of the students were no better. The stones responded like a heartbeat, echoing every thump on the ground.</w:t>
      </w:r>
    </w:p>
    <w:p w:rsidR="00000000" w:rsidDel="00000000" w:rsidP="00000000" w:rsidRDefault="00000000" w:rsidRPr="00000000" w14:paraId="00000445">
      <w:pPr>
        <w:spacing w:after="0" w:before="0" w:line="480" w:lineRule="auto"/>
        <w:ind w:left="720" w:firstLine="720"/>
        <w:rPr/>
      </w:pPr>
      <w:r w:rsidDel="00000000" w:rsidR="00000000" w:rsidRPr="00000000">
        <w:rPr>
          <w:rtl w:val="0"/>
        </w:rPr>
        <w:t xml:space="preserve">Another note followed. “Now walk on your toes. Raise your heels slightly—not enough to be noticed, just enough to reduce sound.”</w:t>
      </w:r>
    </w:p>
    <w:p w:rsidR="00000000" w:rsidDel="00000000" w:rsidP="00000000" w:rsidRDefault="00000000" w:rsidRPr="00000000" w14:paraId="00000446">
      <w:pPr>
        <w:spacing w:after="0" w:before="0" w:line="480" w:lineRule="auto"/>
        <w:ind w:left="720" w:firstLine="720"/>
        <w:rPr/>
      </w:pPr>
      <w:r w:rsidDel="00000000" w:rsidR="00000000" w:rsidRPr="00000000">
        <w:rPr>
          <w:rtl w:val="0"/>
        </w:rPr>
        <w:t xml:space="preserve">She tried again, heel slightly lifted, careful to balance—but the stones still flared, just more lazily now. The others mirrored her. Some improved. Some didn’t. Not one made it across in silence.</w:t>
      </w:r>
    </w:p>
    <w:p w:rsidR="00000000" w:rsidDel="00000000" w:rsidP="00000000" w:rsidRDefault="00000000" w:rsidRPr="00000000" w14:paraId="00000447">
      <w:pPr>
        <w:spacing w:after="0" w:before="0" w:line="480" w:lineRule="auto"/>
        <w:ind w:left="720" w:firstLine="720"/>
        <w:rPr/>
      </w:pPr>
      <w:r w:rsidDel="00000000" w:rsidR="00000000" w:rsidRPr="00000000">
        <w:rPr>
          <w:rtl w:val="0"/>
        </w:rPr>
        <w:t xml:space="preserve">Just when Praew began to think it was impossible, the professor stepped onto the path. They ran—quick and fluid. It looked like ordinary movement, yet not a single SolarStone triggered. As if NullStones were tied to their feet.</w:t>
      </w:r>
    </w:p>
    <w:p w:rsidR="00000000" w:rsidDel="00000000" w:rsidP="00000000" w:rsidRDefault="00000000" w:rsidRPr="00000000" w14:paraId="00000448">
      <w:pPr>
        <w:spacing w:after="0" w:before="0" w:line="480" w:lineRule="auto"/>
        <w:ind w:left="720" w:firstLine="720"/>
        <w:rPr>
          <w:i w:val="1"/>
          <w:iCs w:val="1"/>
        </w:rPr>
      </w:pPr>
      <w:r w:rsidDel="00000000" w:rsidR="00000000" w:rsidRPr="00000000">
        <w:rPr>
          <w:i w:val="1"/>
          <w:iCs w:val="1"/>
          <w:rtl w:val="0"/>
        </w:rPr>
        <w:t xml:space="preserve">How did they make it look so easy?</w:t>
      </w:r>
    </w:p>
    <w:p w:rsidR="00000000" w:rsidDel="00000000" w:rsidP="00000000" w:rsidRDefault="00000000" w:rsidRPr="00000000" w14:paraId="00000449">
      <w:pPr>
        <w:spacing w:after="0" w:before="0" w:line="480" w:lineRule="auto"/>
        <w:ind w:left="720" w:firstLine="720"/>
        <w:rPr/>
      </w:pPr>
      <w:r w:rsidDel="00000000" w:rsidR="00000000" w:rsidRPr="00000000">
        <w:rPr>
          <w:rtl w:val="0"/>
        </w:rPr>
        <w:t xml:space="preserve">Excitement stirred in her chest at the thought of mastering that kind of control.</w:t>
      </w:r>
    </w:p>
    <w:p w:rsidR="00000000" w:rsidDel="00000000" w:rsidP="00000000" w:rsidRDefault="00000000" w:rsidRPr="00000000" w14:paraId="0000044A">
      <w:pPr>
        <w:spacing w:after="0" w:before="0" w:line="480" w:lineRule="auto"/>
        <w:ind w:left="720" w:firstLine="720"/>
        <w:rPr/>
      </w:pPr>
      <w:r w:rsidDel="00000000" w:rsidR="00000000" w:rsidRPr="00000000">
        <w:rPr>
          <w:rtl w:val="0"/>
        </w:rPr>
        <w:t xml:space="preserve">The final message appeared on the slate.</w:t>
      </w:r>
    </w:p>
    <w:p w:rsidR="00000000" w:rsidDel="00000000" w:rsidP="00000000" w:rsidRDefault="00000000" w:rsidRPr="00000000" w14:paraId="0000044B">
      <w:pPr>
        <w:spacing w:after="0" w:before="0" w:line="480" w:lineRule="auto"/>
        <w:ind w:left="720" w:firstLine="720"/>
        <w:rPr/>
      </w:pPr>
      <w:r w:rsidDel="00000000" w:rsidR="00000000" w:rsidRPr="00000000">
        <w:rPr>
          <w:rtl w:val="0"/>
        </w:rPr>
        <w:t xml:space="preserve">“To pass each test, you must run through each path and walk back without triggering a single Sifaralith. Your first chance to attempt the test is in three days. Practice well. Class dismissed.”</w:t>
      </w:r>
    </w:p>
    <w:p w:rsidR="00000000" w:rsidDel="00000000" w:rsidP="00000000" w:rsidRDefault="00000000" w:rsidRPr="00000000" w14:paraId="0000044C">
      <w:pPr>
        <w:spacing w:after="0" w:before="0" w:line="480" w:lineRule="auto"/>
        <w:ind w:left="720" w:firstLine="720"/>
        <w:rPr/>
      </w:pPr>
      <w:r w:rsidDel="00000000" w:rsidR="00000000" w:rsidRPr="00000000">
        <w:rPr>
          <w:rtl w:val="0"/>
        </w:rPr>
        <w:t xml:space="preserve">By the time Praew finished reading the board, the professor was already gone.</w:t>
      </w:r>
    </w:p>
    <w:p w:rsidR="00000000" w:rsidDel="00000000" w:rsidP="00000000" w:rsidRDefault="00000000" w:rsidRPr="00000000" w14:paraId="0000044D">
      <w:pPr>
        <w:spacing w:before="0" w:line="480" w:lineRule="auto"/>
        <w:ind w:left="720" w:firstLine="720"/>
        <w:rPr/>
      </w:pPr>
      <w:r w:rsidDel="00000000" w:rsidR="00000000" w:rsidRPr="00000000">
        <w:rPr>
          <w:rtl w:val="0"/>
        </w:rPr>
        <w:t xml:space="preserve">None of the nine students said a word as they left the secret chamber. Bpen was the first to speak once they reached the hallway. “Stone me, that was intense! You guys think Jorpen’s still, you know… kicking?” No one answered. Praew just shrugged. Too nauseous to eat, she went straight home.</w:t>
      </w:r>
    </w:p>
    <w:p w:rsidR="00000000" w:rsidDel="00000000" w:rsidP="00000000" w:rsidRDefault="00000000" w:rsidRPr="00000000" w14:paraId="0000044E">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44F">
      <w:pPr>
        <w:spacing w:after="0" w:before="0" w:line="480" w:lineRule="auto"/>
        <w:ind w:left="720" w:firstLine="720"/>
        <w:rPr/>
      </w:pPr>
      <w:r w:rsidDel="00000000" w:rsidR="00000000" w:rsidRPr="00000000">
        <w:rPr>
          <w:rtl w:val="0"/>
        </w:rPr>
      </w:r>
    </w:p>
    <w:p w:rsidR="00000000" w:rsidDel="00000000" w:rsidP="00000000" w:rsidRDefault="00000000" w:rsidRPr="00000000" w14:paraId="00000450">
      <w:pPr>
        <w:spacing w:after="0" w:before="0" w:line="480" w:lineRule="auto"/>
        <w:ind w:left="720" w:firstLine="720"/>
        <w:rPr/>
      </w:pPr>
      <w:r w:rsidDel="00000000" w:rsidR="00000000" w:rsidRPr="00000000">
        <w:rPr>
          <w:rtl w:val="0"/>
        </w:rPr>
      </w:r>
    </w:p>
    <w:p w:rsidR="00000000" w:rsidDel="00000000" w:rsidP="00000000" w:rsidRDefault="00000000" w:rsidRPr="00000000" w14:paraId="00000451">
      <w:pPr>
        <w:spacing w:before="0" w:line="480" w:lineRule="auto"/>
        <w:ind w:left="720" w:firstLine="720"/>
        <w:rPr/>
      </w:pPr>
      <w:r w:rsidDel="00000000" w:rsidR="00000000" w:rsidRPr="00000000">
        <w:rPr>
          <w:rtl w:val="0"/>
        </w:rPr>
      </w:r>
    </w:p>
    <w:p w:rsidR="00000000" w:rsidDel="00000000" w:rsidP="00000000" w:rsidRDefault="00000000" w:rsidRPr="00000000" w14:paraId="00000452">
      <w:pPr>
        <w:pStyle w:val="Heading2"/>
        <w:spacing w:after="0" w:before="240" w:line="480" w:lineRule="auto"/>
        <w:ind w:left="720" w:firstLine="720"/>
        <w:jc w:val="center"/>
        <w:rPr/>
      </w:pPr>
      <w:bookmarkStart w:colFirst="0" w:colLast="0" w:name="_heading=h.yojgf7e0gkrn" w:id="6"/>
      <w:bookmarkEnd w:id="6"/>
      <w:r w:rsidDel="00000000" w:rsidR="00000000" w:rsidRPr="00000000">
        <w:rPr>
          <w:rtl w:val="0"/>
        </w:rPr>
        <w:t xml:space="preserve">Chapter 6 - To Kill or Die</w:t>
      </w:r>
    </w:p>
    <w:p w:rsidR="00000000" w:rsidDel="00000000" w:rsidP="00000000" w:rsidRDefault="00000000" w:rsidRPr="00000000" w14:paraId="00000453">
      <w:pPr>
        <w:spacing w:after="0" w:before="240" w:line="480" w:lineRule="auto"/>
        <w:ind w:left="720" w:firstLine="720"/>
        <w:jc w:val="center"/>
        <w:rPr>
          <w:b w:val="1"/>
          <w:bCs w:val="1"/>
          <w:sz w:val="28"/>
          <w:szCs w:val="28"/>
          <w:u w:val="single"/>
        </w:rPr>
      </w:pPr>
      <w:r w:rsidDel="00000000" w:rsidR="00000000" w:rsidRPr="00000000">
        <w:rPr>
          <w:rtl w:val="0"/>
        </w:rPr>
      </w:r>
    </w:p>
    <w:p w:rsidR="00000000" w:rsidDel="00000000" w:rsidP="00000000" w:rsidRDefault="00000000" w:rsidRPr="00000000" w14:paraId="00000454">
      <w:pPr>
        <w:spacing w:after="0" w:before="0" w:line="480" w:lineRule="auto"/>
        <w:ind w:left="720" w:firstLine="720"/>
        <w:rPr/>
      </w:pPr>
      <w:r w:rsidDel="00000000" w:rsidR="00000000" w:rsidRPr="00000000">
        <w:rPr>
          <w:rtl w:val="0"/>
        </w:rPr>
        <w:t xml:space="preserve">In the blink of an eye, Praew was heading to class again. Yesterday was a blur—from going home, to crashing into sleep, to getting her ear talked off again this morning.</w:t>
      </w:r>
    </w:p>
    <w:p w:rsidR="00000000" w:rsidDel="00000000" w:rsidP="00000000" w:rsidRDefault="00000000" w:rsidRPr="00000000" w14:paraId="00000455">
      <w:pPr>
        <w:spacing w:after="0" w:before="0" w:line="480" w:lineRule="auto"/>
        <w:ind w:left="720" w:firstLine="720"/>
        <w:rPr/>
      </w:pPr>
      <w:r w:rsidDel="00000000" w:rsidR="00000000" w:rsidRPr="00000000">
        <w:rPr>
          <w:rtl w:val="0"/>
        </w:rPr>
        <w:t xml:space="preserve">“I’m sooo excited! Today is basically my first class ever! I’m so nervous I feel like I could hurl!”</w:t>
      </w:r>
    </w:p>
    <w:p w:rsidR="00000000" w:rsidDel="00000000" w:rsidP="00000000" w:rsidRDefault="00000000" w:rsidRPr="00000000" w14:paraId="00000456">
      <w:pPr>
        <w:spacing w:after="0" w:before="0" w:line="480" w:lineRule="auto"/>
        <w:ind w:left="720" w:firstLine="720"/>
        <w:rPr/>
      </w:pPr>
      <w:r w:rsidDel="00000000" w:rsidR="00000000" w:rsidRPr="00000000">
        <w:rPr>
          <w:rtl w:val="0"/>
        </w:rPr>
        <w:t xml:space="preserve">That chatty girl from yesterday was walking beside her again.</w:t>
      </w:r>
    </w:p>
    <w:p w:rsidR="00000000" w:rsidDel="00000000" w:rsidP="00000000" w:rsidRDefault="00000000" w:rsidRPr="00000000" w14:paraId="00000457">
      <w:pPr>
        <w:spacing w:after="0" w:before="0" w:line="480" w:lineRule="auto"/>
        <w:ind w:left="720" w:firstLine="720"/>
        <w:rPr/>
      </w:pPr>
      <w:r w:rsidDel="00000000" w:rsidR="00000000" w:rsidRPr="00000000">
        <w:rPr>
          <w:i w:val="1"/>
          <w:iCs w:val="1"/>
          <w:rtl w:val="0"/>
        </w:rPr>
        <w:t xml:space="preserve">Zephyrs take me</w:t>
      </w:r>
      <w:r w:rsidDel="00000000" w:rsidR="00000000" w:rsidRPr="00000000">
        <w:rPr>
          <w:rtl w:val="0"/>
        </w:rPr>
        <w:t xml:space="preserve">.</w:t>
      </w:r>
    </w:p>
    <w:p w:rsidR="00000000" w:rsidDel="00000000" w:rsidP="00000000" w:rsidRDefault="00000000" w:rsidRPr="00000000" w14:paraId="00000458">
      <w:pPr>
        <w:spacing w:after="0" w:before="0" w:line="480" w:lineRule="auto"/>
        <w:ind w:left="720" w:firstLine="720"/>
        <w:rPr/>
      </w:pPr>
      <w:r w:rsidDel="00000000" w:rsidR="00000000" w:rsidRPr="00000000">
        <w:rPr>
          <w:rtl w:val="0"/>
        </w:rPr>
        <w:t xml:space="preserve">Praew had even left earlier than usual just to enjoy a silent morning. What was this girl doing—waiting for her?</w:t>
      </w:r>
    </w:p>
    <w:p w:rsidR="00000000" w:rsidDel="00000000" w:rsidP="00000000" w:rsidRDefault="00000000" w:rsidRPr="00000000" w14:paraId="00000459">
      <w:pPr>
        <w:spacing w:after="0" w:before="0" w:line="480" w:lineRule="auto"/>
        <w:ind w:left="720" w:firstLine="720"/>
        <w:rPr/>
      </w:pPr>
      <w:r w:rsidDel="00000000" w:rsidR="00000000" w:rsidRPr="00000000">
        <w:rPr>
          <w:rtl w:val="0"/>
        </w:rPr>
        <w:t xml:space="preserve">“What do you think? Any advice?” the girl asked, snapping Praew out of her thoughts.</w:t>
      </w:r>
    </w:p>
    <w:p w:rsidR="00000000" w:rsidDel="00000000" w:rsidP="00000000" w:rsidRDefault="00000000" w:rsidRPr="00000000" w14:paraId="0000045A">
      <w:pPr>
        <w:spacing w:after="0" w:before="0" w:line="480" w:lineRule="auto"/>
        <w:ind w:left="720" w:firstLine="720"/>
        <w:rPr/>
      </w:pPr>
      <w:r w:rsidDel="00000000" w:rsidR="00000000" w:rsidRPr="00000000">
        <w:rPr>
          <w:rtl w:val="0"/>
        </w:rPr>
        <w:t xml:space="preserve">“Oh—um, have you tried meditation before class? It might help,” Praew offered.</w:t>
      </w:r>
    </w:p>
    <w:p w:rsidR="00000000" w:rsidDel="00000000" w:rsidP="00000000" w:rsidRDefault="00000000" w:rsidRPr="00000000" w14:paraId="0000045B">
      <w:pPr>
        <w:spacing w:after="0" w:before="0" w:line="480" w:lineRule="auto"/>
        <w:ind w:left="720" w:firstLine="720"/>
        <w:rPr/>
      </w:pPr>
      <w:r w:rsidDel="00000000" w:rsidR="00000000" w:rsidRPr="00000000">
        <w:rPr>
          <w:rtl w:val="0"/>
        </w:rPr>
        <w:t xml:space="preserve">“Yeah, I tried that yesterday. Helped a little but… now I’m even more nervous today. By the way, are you okay? You seem like you’re limping a little.”</w:t>
      </w:r>
    </w:p>
    <w:p w:rsidR="00000000" w:rsidDel="00000000" w:rsidP="00000000" w:rsidRDefault="00000000" w:rsidRPr="00000000" w14:paraId="0000045C">
      <w:pPr>
        <w:spacing w:after="0" w:before="0" w:line="480" w:lineRule="auto"/>
        <w:ind w:left="720" w:firstLine="720"/>
        <w:rPr/>
      </w:pPr>
      <w:r w:rsidDel="00000000" w:rsidR="00000000" w:rsidRPr="00000000">
        <w:rPr>
          <w:rtl w:val="0"/>
        </w:rPr>
        <w:t xml:space="preserve">Praew hadn’t even realized it. Her fall from yesterday already felt like a distant memory.</w:t>
      </w:r>
    </w:p>
    <w:p w:rsidR="00000000" w:rsidDel="00000000" w:rsidP="00000000" w:rsidRDefault="00000000" w:rsidRPr="00000000" w14:paraId="0000045D">
      <w:pPr>
        <w:spacing w:after="0" w:before="0" w:line="480" w:lineRule="auto"/>
        <w:ind w:left="720" w:firstLine="720"/>
        <w:rPr/>
      </w:pPr>
      <w:r w:rsidDel="00000000" w:rsidR="00000000" w:rsidRPr="00000000">
        <w:rPr>
          <w:rtl w:val="0"/>
        </w:rPr>
        <w:t xml:space="preserve">“I’m fine,” she snapped, a little too quickly.</w:t>
      </w:r>
    </w:p>
    <w:p w:rsidR="00000000" w:rsidDel="00000000" w:rsidP="00000000" w:rsidRDefault="00000000" w:rsidRPr="00000000" w14:paraId="0000045E">
      <w:pPr>
        <w:spacing w:after="0" w:before="0" w:line="480" w:lineRule="auto"/>
        <w:ind w:left="720" w:firstLine="720"/>
        <w:rPr/>
      </w:pPr>
      <w:r w:rsidDel="00000000" w:rsidR="00000000" w:rsidRPr="00000000">
        <w:rPr>
          <w:rtl w:val="0"/>
        </w:rPr>
        <w:t xml:space="preserve">The girl seemed to get the hint. “Oh, uh… right. Well, I better not hold you up. I’ll see you later, Praew!” She took off running, her footsteps sluggishly loud down the corridor.</w:t>
      </w:r>
    </w:p>
    <w:p w:rsidR="00000000" w:rsidDel="00000000" w:rsidP="00000000" w:rsidRDefault="00000000" w:rsidRPr="00000000" w14:paraId="0000045F">
      <w:pPr>
        <w:spacing w:after="0" w:before="0" w:line="480" w:lineRule="auto"/>
        <w:ind w:left="720" w:firstLine="720"/>
        <w:rPr>
          <w:i w:val="1"/>
          <w:iCs w:val="1"/>
        </w:rPr>
      </w:pPr>
      <w:r w:rsidDel="00000000" w:rsidR="00000000" w:rsidRPr="00000000">
        <w:rPr>
          <w:i w:val="1"/>
          <w:iCs w:val="1"/>
          <w:rtl w:val="0"/>
        </w:rPr>
        <w:t xml:space="preserve">Who was that girl? She still hasn’t even told me her name.</w:t>
      </w:r>
    </w:p>
    <w:p w:rsidR="00000000" w:rsidDel="00000000" w:rsidP="00000000" w:rsidRDefault="00000000" w:rsidRPr="00000000" w14:paraId="00000460">
      <w:pPr>
        <w:spacing w:after="0" w:before="0" w:line="480" w:lineRule="auto"/>
        <w:ind w:left="720" w:firstLine="720"/>
        <w:rPr/>
      </w:pPr>
      <w:r w:rsidDel="00000000" w:rsidR="00000000" w:rsidRPr="00000000">
        <w:rPr>
          <w:rtl w:val="0"/>
        </w:rPr>
        <w:t xml:space="preserve">As Praew grabbed her food and headed to class, something else occurred to her.</w:t>
      </w:r>
    </w:p>
    <w:p w:rsidR="00000000" w:rsidDel="00000000" w:rsidP="00000000" w:rsidRDefault="00000000" w:rsidRPr="00000000" w14:paraId="00000461">
      <w:pPr>
        <w:spacing w:after="0" w:before="0" w:line="480" w:lineRule="auto"/>
        <w:ind w:left="720" w:firstLine="720"/>
        <w:rPr>
          <w:i w:val="1"/>
          <w:iCs w:val="1"/>
        </w:rPr>
      </w:pPr>
      <w:r w:rsidDel="00000000" w:rsidR="00000000" w:rsidRPr="00000000">
        <w:rPr>
          <w:i w:val="1"/>
          <w:iCs w:val="1"/>
          <w:rtl w:val="0"/>
        </w:rPr>
        <w:t xml:space="preserve">How did she know my name? Did I ever introduce myself?</w:t>
      </w:r>
    </w:p>
    <w:p w:rsidR="00000000" w:rsidDel="00000000" w:rsidP="00000000" w:rsidRDefault="00000000" w:rsidRPr="00000000" w14:paraId="00000462">
      <w:pPr>
        <w:spacing w:after="0" w:before="0" w:line="480" w:lineRule="auto"/>
        <w:ind w:left="720" w:firstLine="720"/>
        <w:rPr>
          <w:i w:val="1"/>
          <w:iCs w:val="1"/>
        </w:rPr>
      </w:pPr>
      <w:r w:rsidDel="00000000" w:rsidR="00000000" w:rsidRPr="00000000">
        <w:rPr>
          <w:i w:val="1"/>
          <w:iCs w:val="1"/>
          <w:rtl w:val="0"/>
        </w:rPr>
        <w:t xml:space="preserve">Whatever. It was too early for this.</w:t>
      </w:r>
    </w:p>
    <w:p w:rsidR="00000000" w:rsidDel="00000000" w:rsidP="00000000" w:rsidRDefault="00000000" w:rsidRPr="00000000" w14:paraId="00000463">
      <w:pPr>
        <w:spacing w:after="0" w:before="0" w:line="480" w:lineRule="auto"/>
        <w:ind w:left="720" w:firstLine="720"/>
        <w:rPr>
          <w:i w:val="1"/>
          <w:iCs w:val="1"/>
        </w:rPr>
      </w:pPr>
      <w:r w:rsidDel="00000000" w:rsidR="00000000" w:rsidRPr="00000000">
        <w:rPr>
          <w:rtl w:val="0"/>
        </w:rPr>
      </w:r>
    </w:p>
    <w:p w:rsidR="00000000" w:rsidDel="00000000" w:rsidP="00000000" w:rsidRDefault="00000000" w:rsidRPr="00000000" w14:paraId="00000464">
      <w:pPr>
        <w:spacing w:after="0" w:before="0" w:line="480" w:lineRule="auto"/>
        <w:ind w:left="720" w:firstLine="720"/>
        <w:rPr>
          <w:i w:val="1"/>
          <w:iCs w:val="1"/>
        </w:rPr>
      </w:pPr>
      <w:r w:rsidDel="00000000" w:rsidR="00000000" w:rsidRPr="00000000">
        <w:rPr>
          <w:i w:val="1"/>
          <w:iCs w:val="1"/>
          <w:rtl w:val="0"/>
        </w:rPr>
        <w:t xml:space="preserve">***</w:t>
      </w:r>
    </w:p>
    <w:p w:rsidR="00000000" w:rsidDel="00000000" w:rsidP="00000000" w:rsidRDefault="00000000" w:rsidRPr="00000000" w14:paraId="00000465">
      <w:pPr>
        <w:spacing w:after="0" w:before="0" w:line="480" w:lineRule="auto"/>
        <w:ind w:left="720" w:firstLine="720"/>
        <w:rPr/>
      </w:pPr>
      <w:r w:rsidDel="00000000" w:rsidR="00000000" w:rsidRPr="00000000">
        <w:rPr>
          <w:rtl w:val="0"/>
        </w:rPr>
      </w:r>
    </w:p>
    <w:p w:rsidR="00000000" w:rsidDel="00000000" w:rsidP="00000000" w:rsidRDefault="00000000" w:rsidRPr="00000000" w14:paraId="00000466">
      <w:pPr>
        <w:spacing w:after="0" w:before="0" w:line="480" w:lineRule="auto"/>
        <w:ind w:left="720" w:firstLine="720"/>
        <w:rPr/>
      </w:pPr>
      <w:r w:rsidDel="00000000" w:rsidR="00000000" w:rsidRPr="00000000">
        <w:rPr>
          <w:rtl w:val="0"/>
        </w:rPr>
        <w:t xml:space="preserve">When Praew stepped inside the classroom, another masked figure sat meditating—shorter than the one from yesterday, but dressed in the same all-black uniform. This one wore a different kind of lifeless mask.</w:t>
      </w:r>
    </w:p>
    <w:p w:rsidR="00000000" w:rsidDel="00000000" w:rsidP="00000000" w:rsidRDefault="00000000" w:rsidRPr="00000000" w14:paraId="00000467">
      <w:pPr>
        <w:spacing w:after="0" w:before="0" w:line="480" w:lineRule="auto"/>
        <w:ind w:left="720" w:firstLine="720"/>
        <w:rPr/>
      </w:pPr>
      <w:r w:rsidDel="00000000" w:rsidR="00000000" w:rsidRPr="00000000">
        <w:rPr>
          <w:rtl w:val="0"/>
        </w:rPr>
        <w:t xml:space="preserve">What stood out most wasn’t the mask. It was the fact that the figure was meditating on top of the desk.</w:t>
      </w:r>
    </w:p>
    <w:p w:rsidR="00000000" w:rsidDel="00000000" w:rsidP="00000000" w:rsidRDefault="00000000" w:rsidRPr="00000000" w14:paraId="00000468">
      <w:pPr>
        <w:spacing w:after="0" w:before="0" w:line="480" w:lineRule="auto"/>
        <w:ind w:left="720" w:firstLine="720"/>
        <w:rPr/>
      </w:pPr>
      <w:r w:rsidDel="00000000" w:rsidR="00000000" w:rsidRPr="00000000">
        <w:rPr>
          <w:rtl w:val="0"/>
        </w:rPr>
        <w:t xml:space="preserve">The indecency of it made every student hesitate in silent, obvious discomfort. No one said a word—still scarred from yesterday’s silence rule, still unsure if it was in effect. Nine students. No sign of Jorpen.</w:t>
      </w:r>
    </w:p>
    <w:p w:rsidR="00000000" w:rsidDel="00000000" w:rsidP="00000000" w:rsidRDefault="00000000" w:rsidRPr="00000000" w14:paraId="00000469">
      <w:pPr>
        <w:spacing w:after="0" w:before="0" w:line="480" w:lineRule="auto"/>
        <w:ind w:left="720" w:firstLine="720"/>
        <w:rPr>
          <w:i w:val="1"/>
          <w:iCs w:val="1"/>
        </w:rPr>
      </w:pPr>
      <w:r w:rsidDel="00000000" w:rsidR="00000000" w:rsidRPr="00000000">
        <w:rPr>
          <w:i w:val="1"/>
          <w:iCs w:val="1"/>
          <w:rtl w:val="0"/>
        </w:rPr>
        <w:t xml:space="preserve">Oh no. He’s not actually dead… is he?</w:t>
      </w:r>
    </w:p>
    <w:p w:rsidR="00000000" w:rsidDel="00000000" w:rsidP="00000000" w:rsidRDefault="00000000" w:rsidRPr="00000000" w14:paraId="0000046A">
      <w:pPr>
        <w:spacing w:after="0" w:before="0" w:line="480" w:lineRule="auto"/>
        <w:ind w:left="720" w:firstLine="720"/>
        <w:rPr/>
      </w:pPr>
      <w:r w:rsidDel="00000000" w:rsidR="00000000" w:rsidRPr="00000000">
        <w:rPr>
          <w:rtl w:val="0"/>
        </w:rPr>
        <w:t xml:space="preserve">The masked figure climbed down without a word, turned their back to the class, and wrote on the slate board:</w:t>
      </w:r>
    </w:p>
    <w:p w:rsidR="00000000" w:rsidDel="00000000" w:rsidP="00000000" w:rsidRDefault="00000000" w:rsidRPr="00000000" w14:paraId="0000046B">
      <w:pPr>
        <w:spacing w:after="0" w:before="0" w:line="480" w:lineRule="auto"/>
        <w:ind w:left="720" w:firstLine="720"/>
        <w:rPr/>
      </w:pPr>
      <w:r w:rsidDel="00000000" w:rsidR="00000000" w:rsidRPr="00000000">
        <w:rPr>
          <w:rtl w:val="0"/>
        </w:rPr>
        <w:t xml:space="preserve">Ghost Operation</w:t>
      </w:r>
    </w:p>
    <w:p w:rsidR="00000000" w:rsidDel="00000000" w:rsidP="00000000" w:rsidRDefault="00000000" w:rsidRPr="00000000" w14:paraId="0000046C">
      <w:pPr>
        <w:spacing w:after="0" w:before="0" w:line="480" w:lineRule="auto"/>
        <w:ind w:left="720" w:firstLine="720"/>
        <w:rPr/>
      </w:pPr>
      <w:r w:rsidDel="00000000" w:rsidR="00000000" w:rsidRPr="00000000">
        <w:rPr>
          <w:rtl w:val="0"/>
        </w:rPr>
        <w:t xml:space="preserve">A muffled female voice came from behind the mask. “My name is—ughh, I hate these stupid things. Like seriously, how are we supposed to talk with these on when you can barely breathe?”</w:t>
      </w:r>
    </w:p>
    <w:p w:rsidR="00000000" w:rsidDel="00000000" w:rsidP="00000000" w:rsidRDefault="00000000" w:rsidRPr="00000000" w14:paraId="0000046D">
      <w:pPr>
        <w:spacing w:after="0" w:before="0" w:line="480" w:lineRule="auto"/>
        <w:ind w:left="720" w:firstLine="720"/>
        <w:rPr/>
      </w:pPr>
      <w:r w:rsidDel="00000000" w:rsidR="00000000" w:rsidRPr="00000000">
        <w:rPr>
          <w:rtl w:val="0"/>
        </w:rPr>
        <w:t xml:space="preserve">Praew’s brow twitched. The voice irritated her instantly, though she couldn’t explain why.</w:t>
      </w:r>
    </w:p>
    <w:p w:rsidR="00000000" w:rsidDel="00000000" w:rsidP="00000000" w:rsidRDefault="00000000" w:rsidRPr="00000000" w14:paraId="0000046E">
      <w:pPr>
        <w:spacing w:after="0" w:before="0" w:line="480" w:lineRule="auto"/>
        <w:ind w:left="720" w:firstLine="720"/>
        <w:rPr/>
      </w:pPr>
      <w:r w:rsidDel="00000000" w:rsidR="00000000" w:rsidRPr="00000000">
        <w:rPr>
          <w:rtl w:val="0"/>
        </w:rPr>
        <w:t xml:space="preserve">The figure pulled off the mask and head covering in one motion, revealing that same warm smile, those dark almond-shaped eyes, jet-black hair, and golden-brown skin that somehow still caught the light in this dim room—along with the same over-talkative energy that had haunted Praew’s mornings.</w:t>
      </w:r>
    </w:p>
    <w:p w:rsidR="00000000" w:rsidDel="00000000" w:rsidP="00000000" w:rsidRDefault="00000000" w:rsidRPr="00000000" w14:paraId="0000046F">
      <w:pPr>
        <w:spacing w:after="0" w:before="0" w:line="480" w:lineRule="auto"/>
        <w:ind w:left="720" w:firstLine="720"/>
        <w:rPr/>
      </w:pPr>
      <w:sdt>
        <w:sdtPr>
          <w:id w:val="-1146556474"/>
          <w:tag w:val="goog_rdk_20"/>
        </w:sdtPr>
        <w:sdtContent>
          <w:commentRangeStart w:id="10"/>
        </w:sdtContent>
      </w:sdt>
      <w:r w:rsidDel="00000000" w:rsidR="00000000" w:rsidRPr="00000000">
        <w:rPr>
          <w:rtl w:val="0"/>
        </w:rPr>
        <w:t xml:space="preserve">“You!?” Praew blurted.</w:t>
      </w:r>
    </w:p>
    <w:p w:rsidR="00000000" w:rsidDel="00000000" w:rsidP="00000000" w:rsidRDefault="00000000" w:rsidRPr="00000000" w14:paraId="00000470">
      <w:pPr>
        <w:spacing w:after="0" w:before="0" w:line="480" w:lineRule="auto"/>
        <w:ind w:left="720" w:firstLine="720"/>
        <w:rPr/>
      </w:pPr>
      <w:r w:rsidDel="00000000" w:rsidR="00000000" w:rsidRPr="00000000">
        <w:rPr>
          <w:rtl w:val="0"/>
        </w:rPr>
        <w:t xml:space="preserve">“Me!” the girl beamed, all giddy and glowing.</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471">
      <w:pPr>
        <w:spacing w:after="0" w:before="0" w:line="480" w:lineRule="auto"/>
        <w:ind w:left="720" w:firstLine="720"/>
        <w:rPr/>
      </w:pPr>
      <w:r w:rsidDel="00000000" w:rsidR="00000000" w:rsidRPr="00000000">
        <w:rPr>
          <w:rtl w:val="0"/>
        </w:rPr>
        <w:t xml:space="preserve">The insufferable, walking EchoStone who had annoyed her two mornings in a row now stood at the front of the class.</w:t>
      </w:r>
    </w:p>
    <w:p w:rsidR="00000000" w:rsidDel="00000000" w:rsidP="00000000" w:rsidRDefault="00000000" w:rsidRPr="00000000" w14:paraId="00000472">
      <w:pPr>
        <w:spacing w:after="0" w:before="0" w:line="480" w:lineRule="auto"/>
        <w:ind w:left="720" w:firstLine="720"/>
        <w:rPr/>
      </w:pPr>
      <w:r w:rsidDel="00000000" w:rsidR="00000000" w:rsidRPr="00000000">
        <w:rPr>
          <w:rtl w:val="0"/>
        </w:rPr>
        <w:t xml:space="preserve">“My name is Mai Azadi,” she said, hands on hips. “And in this class, you beautiful rays of SolarStones are going to learn how to assassinate people.”</w:t>
      </w:r>
    </w:p>
    <w:p w:rsidR="00000000" w:rsidDel="00000000" w:rsidP="00000000" w:rsidRDefault="00000000" w:rsidRPr="00000000" w14:paraId="00000473">
      <w:pPr>
        <w:spacing w:after="0" w:before="0" w:line="480" w:lineRule="auto"/>
        <w:ind w:left="720" w:firstLine="720"/>
        <w:rPr/>
      </w:pPr>
      <w:r w:rsidDel="00000000" w:rsidR="00000000" w:rsidRPr="00000000">
        <w:rPr>
          <w:rtl w:val="0"/>
        </w:rPr>
        <w:t xml:space="preserve">She clapped once—loud and sharp. “Now I know what you’re thinking. Me? Kill someone? But I’m just a sweet little Faelhen trying to get through life mimicking everyone else—without clawing anyone!”</w:t>
      </w:r>
    </w:p>
    <w:p w:rsidR="00000000" w:rsidDel="00000000" w:rsidP="00000000" w:rsidRDefault="00000000" w:rsidRPr="00000000" w14:paraId="00000474">
      <w:pPr>
        <w:spacing w:after="0" w:before="0" w:line="480" w:lineRule="auto"/>
        <w:ind w:left="720" w:firstLine="720"/>
        <w:rPr/>
      </w:pPr>
      <w:r w:rsidDel="00000000" w:rsidR="00000000" w:rsidRPr="00000000">
        <w:rPr>
          <w:rtl w:val="0"/>
        </w:rPr>
        <w:t xml:space="preserve">She spun around, twirled a writing stone between her fingers, and underlined the words on the slate.</w:t>
      </w:r>
    </w:p>
    <w:p w:rsidR="00000000" w:rsidDel="00000000" w:rsidP="00000000" w:rsidRDefault="00000000" w:rsidRPr="00000000" w14:paraId="00000475">
      <w:pPr>
        <w:spacing w:after="0" w:before="0" w:line="480" w:lineRule="auto"/>
        <w:ind w:left="720" w:firstLine="720"/>
        <w:rPr/>
      </w:pPr>
      <w:r w:rsidDel="00000000" w:rsidR="00000000" w:rsidRPr="00000000">
        <w:rPr>
          <w:rtl w:val="0"/>
        </w:rPr>
        <w:t xml:space="preserve">Ghost Operation.</w:t>
      </w:r>
    </w:p>
    <w:p w:rsidR="00000000" w:rsidDel="00000000" w:rsidP="00000000" w:rsidRDefault="00000000" w:rsidRPr="00000000" w14:paraId="00000476">
      <w:pPr>
        <w:spacing w:after="0" w:before="0" w:line="480" w:lineRule="auto"/>
        <w:ind w:left="720" w:firstLine="720"/>
        <w:rPr/>
      </w:pPr>
      <w:r w:rsidDel="00000000" w:rsidR="00000000" w:rsidRPr="00000000">
        <w:rPr>
          <w:rtl w:val="0"/>
        </w:rPr>
        <w:t xml:space="preserve">“That’s adorable,” she said brightly. “Truly. But no. If you’re in this class, you’re going to learn how to stab people in exactly the right place to make sure they don’t scream. Or better yet—how to make it look like they died in their sleep. Or tripped on their own stupidity.”</w:t>
      </w:r>
    </w:p>
    <w:p w:rsidR="00000000" w:rsidDel="00000000" w:rsidP="00000000" w:rsidRDefault="00000000" w:rsidRPr="00000000" w14:paraId="00000477">
      <w:pPr>
        <w:spacing w:after="0" w:before="0" w:line="480" w:lineRule="auto"/>
        <w:ind w:left="720" w:firstLine="720"/>
        <w:rPr/>
      </w:pPr>
      <w:r w:rsidDel="00000000" w:rsidR="00000000" w:rsidRPr="00000000">
        <w:rPr>
          <w:rtl w:val="0"/>
        </w:rPr>
        <w:t xml:space="preserve">She turned back to the class, eyes twinkling. “Fun, right?”</w:t>
      </w:r>
    </w:p>
    <w:p w:rsidR="00000000" w:rsidDel="00000000" w:rsidP="00000000" w:rsidRDefault="00000000" w:rsidRPr="00000000" w14:paraId="00000478">
      <w:pPr>
        <w:spacing w:after="0" w:before="0" w:line="480" w:lineRule="auto"/>
        <w:ind w:left="720" w:firstLine="720"/>
        <w:rPr/>
      </w:pPr>
      <w:r w:rsidDel="00000000" w:rsidR="00000000" w:rsidRPr="00000000">
        <w:rPr>
          <w:rtl w:val="0"/>
        </w:rPr>
        <w:t xml:space="preserve">No one spoke.</w:t>
      </w:r>
    </w:p>
    <w:p w:rsidR="00000000" w:rsidDel="00000000" w:rsidP="00000000" w:rsidRDefault="00000000" w:rsidRPr="00000000" w14:paraId="00000479">
      <w:pPr>
        <w:spacing w:after="0" w:before="0" w:line="480" w:lineRule="auto"/>
        <w:ind w:left="720" w:firstLine="720"/>
        <w:rPr/>
      </w:pPr>
      <w:r w:rsidDel="00000000" w:rsidR="00000000" w:rsidRPr="00000000">
        <w:rPr>
          <w:rtl w:val="0"/>
        </w:rPr>
        <w:t xml:space="preserve">“Oh, still doing the no-talking thing?” she said, mock-whispering. “That was Instructor Shadow. So mysterious. I bet they even taught you to breathe quietly.”</w:t>
      </w:r>
    </w:p>
    <w:p w:rsidR="00000000" w:rsidDel="00000000" w:rsidP="00000000" w:rsidRDefault="00000000" w:rsidRPr="00000000" w14:paraId="0000047A">
      <w:pPr>
        <w:spacing w:after="0" w:before="0" w:line="480" w:lineRule="auto"/>
        <w:ind w:left="720" w:firstLine="720"/>
        <w:rPr/>
      </w:pPr>
      <w:r w:rsidDel="00000000" w:rsidR="00000000" w:rsidRPr="00000000">
        <w:rPr>
          <w:rtl w:val="0"/>
        </w:rPr>
        <w:t xml:space="preserve">She leaned over the desk. “Not me. Breathe loud. Ask questions. Or don’t. I’ll just keep talking anyway.”</w:t>
      </w:r>
    </w:p>
    <w:p w:rsidR="00000000" w:rsidDel="00000000" w:rsidP="00000000" w:rsidRDefault="00000000" w:rsidRPr="00000000" w14:paraId="0000047B">
      <w:pPr>
        <w:spacing w:after="0" w:before="0" w:line="480" w:lineRule="auto"/>
        <w:ind w:left="720" w:firstLine="720"/>
        <w:rPr/>
      </w:pPr>
      <w:r w:rsidDel="00000000" w:rsidR="00000000" w:rsidRPr="00000000">
        <w:rPr>
          <w:rtl w:val="0"/>
        </w:rPr>
        <w:t xml:space="preserve">Right on cue, the room flickered—one full breath of darkness.</w:t>
      </w:r>
    </w:p>
    <w:p w:rsidR="00000000" w:rsidDel="00000000" w:rsidP="00000000" w:rsidRDefault="00000000" w:rsidRPr="00000000" w14:paraId="0000047C">
      <w:pPr>
        <w:spacing w:after="0" w:before="0" w:line="480" w:lineRule="auto"/>
        <w:ind w:left="720" w:firstLine="720"/>
        <w:rPr/>
      </w:pPr>
      <w:r w:rsidDel="00000000" w:rsidR="00000000" w:rsidRPr="00000000">
        <w:rPr>
          <w:rtl w:val="0"/>
        </w:rPr>
        <w:t xml:space="preserve">Zzip. Zzip. Zzip.</w:t>
      </w:r>
    </w:p>
    <w:p w:rsidR="00000000" w:rsidDel="00000000" w:rsidP="00000000" w:rsidRDefault="00000000" w:rsidRPr="00000000" w14:paraId="0000047D">
      <w:pPr>
        <w:spacing w:after="0" w:before="0" w:line="480" w:lineRule="auto"/>
        <w:ind w:left="720" w:firstLine="720"/>
        <w:rPr/>
      </w:pPr>
      <w:r w:rsidDel="00000000" w:rsidR="00000000" w:rsidRPr="00000000">
        <w:rPr>
          <w:rtl w:val="0"/>
        </w:rPr>
        <w:t xml:space="preserve">Air split in rapid succession.</w:t>
      </w:r>
    </w:p>
    <w:p w:rsidR="00000000" w:rsidDel="00000000" w:rsidP="00000000" w:rsidRDefault="00000000" w:rsidRPr="00000000" w14:paraId="0000047E">
      <w:pPr>
        <w:spacing w:after="0" w:before="0" w:line="480" w:lineRule="auto"/>
        <w:ind w:left="720" w:firstLine="720"/>
        <w:rPr/>
      </w:pPr>
      <w:r w:rsidDel="00000000" w:rsidR="00000000" w:rsidRPr="00000000">
        <w:rPr>
          <w:rtl w:val="0"/>
        </w:rPr>
        <w:t xml:space="preserve">“Ow—what the—”</w:t>
      </w:r>
    </w:p>
    <w:p w:rsidR="00000000" w:rsidDel="00000000" w:rsidP="00000000" w:rsidRDefault="00000000" w:rsidRPr="00000000" w14:paraId="0000047F">
      <w:pPr>
        <w:spacing w:after="0" w:before="0" w:line="480" w:lineRule="auto"/>
        <w:ind w:left="720" w:firstLine="720"/>
        <w:rPr/>
      </w:pPr>
      <w:r w:rsidDel="00000000" w:rsidR="00000000" w:rsidRPr="00000000">
        <w:rPr>
          <w:rtl w:val="0"/>
        </w:rPr>
        <w:t xml:space="preserve">“Something hit me!”</w:t>
      </w:r>
    </w:p>
    <w:p w:rsidR="00000000" w:rsidDel="00000000" w:rsidP="00000000" w:rsidRDefault="00000000" w:rsidRPr="00000000" w14:paraId="00000480">
      <w:pPr>
        <w:spacing w:after="0" w:before="0" w:line="480" w:lineRule="auto"/>
        <w:ind w:left="720" w:firstLine="720"/>
        <w:rPr/>
      </w:pPr>
      <w:r w:rsidDel="00000000" w:rsidR="00000000" w:rsidRPr="00000000">
        <w:rPr>
          <w:rtl w:val="0"/>
        </w:rPr>
        <w:t xml:space="preserve">Praew flinched at the sting. Her whole body tensed—something had definitely struck her ear. Her hand shot up on instinct. A thin needle pierced clean through her right lobe, warm and smooth, embedded like a forged earring.</w:t>
      </w:r>
    </w:p>
    <w:p w:rsidR="00000000" w:rsidDel="00000000" w:rsidP="00000000" w:rsidRDefault="00000000" w:rsidRPr="00000000" w14:paraId="00000481">
      <w:pPr>
        <w:spacing w:after="0" w:before="0" w:line="480" w:lineRule="auto"/>
        <w:ind w:left="720" w:firstLine="720"/>
        <w:rPr/>
      </w:pPr>
      <w:r w:rsidDel="00000000" w:rsidR="00000000" w:rsidRPr="00000000">
        <w:rPr>
          <w:rtl w:val="0"/>
        </w:rPr>
        <w:t xml:space="preserve">The light slowly returned.</w:t>
      </w:r>
    </w:p>
    <w:p w:rsidR="00000000" w:rsidDel="00000000" w:rsidP="00000000" w:rsidRDefault="00000000" w:rsidRPr="00000000" w14:paraId="00000482">
      <w:pPr>
        <w:spacing w:after="0" w:before="0" w:line="480" w:lineRule="auto"/>
        <w:ind w:left="720" w:firstLine="720"/>
        <w:rPr/>
      </w:pPr>
      <w:r w:rsidDel="00000000" w:rsidR="00000000" w:rsidRPr="00000000">
        <w:rPr>
          <w:rtl w:val="0"/>
        </w:rPr>
        <w:t xml:space="preserve">Mai stood at the front, clapping. “Beautiful form! Not a single miss.”</w:t>
      </w:r>
    </w:p>
    <w:p w:rsidR="00000000" w:rsidDel="00000000" w:rsidP="00000000" w:rsidRDefault="00000000" w:rsidRPr="00000000" w14:paraId="00000483">
      <w:pPr>
        <w:spacing w:after="0" w:before="0" w:line="480" w:lineRule="auto"/>
        <w:ind w:left="720" w:firstLine="720"/>
        <w:rPr/>
      </w:pPr>
      <w:r w:rsidDel="00000000" w:rsidR="00000000" w:rsidRPr="00000000">
        <w:rPr>
          <w:rtl w:val="0"/>
        </w:rPr>
        <w:t xml:space="preserve">Praew looked around—every student had one. Perfect placement. Gleaming tips. Not a drop of blood.</w:t>
      </w:r>
    </w:p>
    <w:p w:rsidR="00000000" w:rsidDel="00000000" w:rsidP="00000000" w:rsidRDefault="00000000" w:rsidRPr="00000000" w14:paraId="00000484">
      <w:pPr>
        <w:spacing w:after="0" w:before="0" w:line="480" w:lineRule="auto"/>
        <w:ind w:left="720" w:firstLine="720"/>
        <w:rPr/>
      </w:pPr>
      <w:r w:rsidDel="00000000" w:rsidR="00000000" w:rsidRPr="00000000">
        <w:rPr>
          <w:rtl w:val="0"/>
        </w:rPr>
        <w:t xml:space="preserve">Mai beamed. “Oh, and those were soaked in a very deadly poison, by the way. But don’t worry—it’s very slow-acting. You’ll be just fine… if you finish class and do your part. Otherwise, well… no antidote for you.”</w:t>
      </w:r>
    </w:p>
    <w:p w:rsidR="00000000" w:rsidDel="00000000" w:rsidP="00000000" w:rsidRDefault="00000000" w:rsidRPr="00000000" w14:paraId="00000485">
      <w:pPr>
        <w:spacing w:after="0" w:before="0" w:line="480" w:lineRule="auto"/>
        <w:ind w:left="720" w:firstLine="720"/>
        <w:rPr/>
      </w:pPr>
      <w:r w:rsidDel="00000000" w:rsidR="00000000" w:rsidRPr="00000000">
        <w:rPr>
          <w:rtl w:val="0"/>
        </w:rPr>
        <w:t xml:space="preserve">A hand shot up. Bpen looked nervous and flushed, his voice cracking as he stood halfway.</w:t>
      </w:r>
    </w:p>
    <w:p w:rsidR="00000000" w:rsidDel="00000000" w:rsidP="00000000" w:rsidRDefault="00000000" w:rsidRPr="00000000" w14:paraId="00000486">
      <w:pPr>
        <w:spacing w:after="0" w:before="0" w:line="480" w:lineRule="auto"/>
        <w:ind w:left="720" w:firstLine="720"/>
        <w:rPr/>
      </w:pPr>
      <w:r w:rsidDel="00000000" w:rsidR="00000000" w:rsidRPr="00000000">
        <w:rPr>
          <w:rtl w:val="0"/>
        </w:rPr>
        <w:t xml:space="preserve">“Wait, what? You poisoned us? That’s insane! And assassinating people? That’s not heroic, it’s cowardly!”</w:t>
      </w:r>
    </w:p>
    <w:p w:rsidR="00000000" w:rsidDel="00000000" w:rsidP="00000000" w:rsidRDefault="00000000" w:rsidRPr="00000000" w14:paraId="00000487">
      <w:pPr>
        <w:spacing w:after="0" w:before="0" w:line="480" w:lineRule="auto"/>
        <w:ind w:left="720" w:firstLine="720"/>
        <w:rPr/>
      </w:pPr>
      <w:r w:rsidDel="00000000" w:rsidR="00000000" w:rsidRPr="00000000">
        <w:rPr>
          <w:rtl w:val="0"/>
        </w:rPr>
        <w:t xml:space="preserve">Mai tilted her head, eyes narrowing just a touch. Her smile didn’t move.</w:t>
      </w:r>
    </w:p>
    <w:p w:rsidR="00000000" w:rsidDel="00000000" w:rsidP="00000000" w:rsidRDefault="00000000" w:rsidRPr="00000000" w14:paraId="00000488">
      <w:pPr>
        <w:spacing w:after="0" w:before="0" w:line="480" w:lineRule="auto"/>
        <w:ind w:left="720" w:firstLine="720"/>
        <w:rPr/>
      </w:pPr>
      <w:r w:rsidDel="00000000" w:rsidR="00000000" w:rsidRPr="00000000">
        <w:rPr>
          <w:rtl w:val="0"/>
        </w:rPr>
        <w:t xml:space="preserve">He tried to go on. “You’re clearly the same age as us, how can you be our instructor? You’re just some—”</w:t>
      </w:r>
    </w:p>
    <w:p w:rsidR="00000000" w:rsidDel="00000000" w:rsidP="00000000" w:rsidRDefault="00000000" w:rsidRPr="00000000" w14:paraId="00000489">
      <w:pPr>
        <w:spacing w:after="0" w:before="0" w:line="480" w:lineRule="auto"/>
        <w:ind w:left="720" w:firstLine="720"/>
        <w:rPr/>
      </w:pPr>
      <w:r w:rsidDel="00000000" w:rsidR="00000000" w:rsidRPr="00000000">
        <w:rPr>
          <w:rtl w:val="0"/>
        </w:rPr>
        <w:t xml:space="preserve">Thip.  </w:t>
      </w:r>
    </w:p>
    <w:p w:rsidR="00000000" w:rsidDel="00000000" w:rsidP="00000000" w:rsidRDefault="00000000" w:rsidRPr="00000000" w14:paraId="0000048A">
      <w:pPr>
        <w:spacing w:after="0" w:before="0" w:line="480" w:lineRule="auto"/>
        <w:ind w:left="720" w:firstLine="720"/>
        <w:rPr/>
      </w:pPr>
      <w:r w:rsidDel="00000000" w:rsidR="00000000" w:rsidRPr="00000000">
        <w:rPr>
          <w:rtl w:val="0"/>
        </w:rPr>
        <w:t xml:space="preserve">As Mai covered her eyes with her right hand, a metal needle flicked from her left, piercing his other ear mid-sentence.</w:t>
      </w:r>
    </w:p>
    <w:p w:rsidR="00000000" w:rsidDel="00000000" w:rsidP="00000000" w:rsidRDefault="00000000" w:rsidRPr="00000000" w14:paraId="0000048B">
      <w:pPr>
        <w:spacing w:after="0" w:before="0" w:line="480" w:lineRule="auto"/>
        <w:ind w:left="720" w:firstLine="720"/>
        <w:rPr/>
      </w:pPr>
      <w:r w:rsidDel="00000000" w:rsidR="00000000" w:rsidRPr="00000000">
        <w:rPr>
          <w:rtl w:val="0"/>
        </w:rPr>
        <w:t xml:space="preserve">She sighed, still smiling but her voice grew sharp. “That was a larger dose of poison. Any more and you won’t make it to the end of class. Consider this a mercy. If it hit your eye, you would be blind. Lips or tongue? You wouldn't have survived another breath.”</w:t>
      </w:r>
    </w:p>
    <w:p w:rsidR="00000000" w:rsidDel="00000000" w:rsidP="00000000" w:rsidRDefault="00000000" w:rsidRPr="00000000" w14:paraId="0000048C">
      <w:pPr>
        <w:spacing w:after="0" w:before="0" w:line="480" w:lineRule="auto"/>
        <w:ind w:left="720" w:firstLine="720"/>
        <w:rPr/>
      </w:pPr>
      <w:r w:rsidDel="00000000" w:rsidR="00000000" w:rsidRPr="00000000">
        <w:rPr>
          <w:rtl w:val="0"/>
        </w:rPr>
        <w:t xml:space="preserve">She looked around at the rest of them, voice chipper again.</w:t>
      </w:r>
    </w:p>
    <w:p w:rsidR="00000000" w:rsidDel="00000000" w:rsidP="00000000" w:rsidRDefault="00000000" w:rsidRPr="00000000" w14:paraId="0000048D">
      <w:pPr>
        <w:spacing w:after="0" w:before="0" w:line="480" w:lineRule="auto"/>
        <w:ind w:left="720" w:firstLine="720"/>
        <w:rPr/>
      </w:pPr>
      <w:r w:rsidDel="00000000" w:rsidR="00000000" w:rsidRPr="00000000">
        <w:rPr>
          <w:rtl w:val="0"/>
        </w:rPr>
        <w:t xml:space="preserve">“To learn how to assassinate is also to learn how not to be assassinated. Cowardly or not… you will learn. Or you will die.”</w:t>
      </w:r>
    </w:p>
    <w:p w:rsidR="00000000" w:rsidDel="00000000" w:rsidP="00000000" w:rsidRDefault="00000000" w:rsidRPr="00000000" w14:paraId="0000048E">
      <w:pPr>
        <w:spacing w:after="0" w:before="0" w:line="480" w:lineRule="auto"/>
        <w:ind w:left="720" w:firstLine="720"/>
        <w:rPr/>
      </w:pPr>
      <w:r w:rsidDel="00000000" w:rsidR="00000000" w:rsidRPr="00000000">
        <w:rPr>
          <w:rtl w:val="0"/>
        </w:rPr>
        <w:t xml:space="preserve">Mai twirled her writing stone, then spun toward the board. “Now, arteries!“</w:t>
      </w:r>
    </w:p>
    <w:p w:rsidR="00000000" w:rsidDel="00000000" w:rsidP="00000000" w:rsidRDefault="00000000" w:rsidRPr="00000000" w14:paraId="0000048F">
      <w:pPr>
        <w:spacing w:after="0" w:before="0" w:line="480" w:lineRule="auto"/>
        <w:ind w:left="720" w:firstLine="720"/>
        <w:rPr/>
      </w:pPr>
      <w:r w:rsidDel="00000000" w:rsidR="00000000" w:rsidRPr="00000000">
        <w:rPr>
          <w:rtl w:val="0"/>
        </w:rPr>
        <w:t xml:space="preserve">With a few quick strokes, she drew a sloppy stick figure and jabbed three dots onto it—neck, inner thigh, and wrist.</w:t>
      </w:r>
    </w:p>
    <w:p w:rsidR="00000000" w:rsidDel="00000000" w:rsidP="00000000" w:rsidRDefault="00000000" w:rsidRPr="00000000" w14:paraId="00000490">
      <w:pPr>
        <w:spacing w:after="0" w:before="0" w:line="480" w:lineRule="auto"/>
        <w:ind w:left="720" w:firstLine="720"/>
        <w:rPr/>
      </w:pPr>
      <w:r w:rsidDel="00000000" w:rsidR="00000000" w:rsidRPr="00000000">
        <w:rPr>
          <w:rtl w:val="0"/>
        </w:rPr>
        <w:t xml:space="preserve">“There are lots of ways to kill someone,” Mai said brightly, “but arteries are your best friends. Veins take too long, guts are too messy, and bones? Don’t even get me started.”</w:t>
      </w:r>
    </w:p>
    <w:p w:rsidR="00000000" w:rsidDel="00000000" w:rsidP="00000000" w:rsidRDefault="00000000" w:rsidRPr="00000000" w14:paraId="00000491">
      <w:pPr>
        <w:spacing w:after="0" w:before="0" w:line="480" w:lineRule="auto"/>
        <w:ind w:left="720" w:firstLine="720"/>
        <w:rPr/>
      </w:pPr>
      <w:r w:rsidDel="00000000" w:rsidR="00000000" w:rsidRPr="00000000">
        <w:rPr>
          <w:rtl w:val="0"/>
        </w:rPr>
        <w:t xml:space="preserve">She tapped the neck dot with the stone. “This one’s your carotid. Slice it clean, and they’ll pass out in half a flicker. Dead in one if they don’t get help. It’s fast, flashy, and nice and quiet if you don’t hesitate.”</w:t>
      </w:r>
    </w:p>
    <w:p w:rsidR="00000000" w:rsidDel="00000000" w:rsidP="00000000" w:rsidRDefault="00000000" w:rsidRPr="00000000" w14:paraId="00000492">
      <w:pPr>
        <w:spacing w:after="0" w:before="0" w:line="480" w:lineRule="auto"/>
        <w:ind w:left="720" w:firstLine="720"/>
        <w:rPr/>
      </w:pPr>
      <w:r w:rsidDel="00000000" w:rsidR="00000000" w:rsidRPr="00000000">
        <w:rPr>
          <w:rtl w:val="0"/>
        </w:rPr>
        <w:t xml:space="preserve">She moved to the thigh. “Femoral artery. Big one. You’ll know you hit it when the blood arcs. It’s dramatic. They’ll bleed out in a flicker, maybe two. Not subtle, but fun at parties.”</w:t>
      </w:r>
    </w:p>
    <w:p w:rsidR="00000000" w:rsidDel="00000000" w:rsidP="00000000" w:rsidRDefault="00000000" w:rsidRPr="00000000" w14:paraId="00000493">
      <w:pPr>
        <w:spacing w:after="0" w:before="0" w:line="480" w:lineRule="auto"/>
        <w:ind w:left="720" w:firstLine="720"/>
        <w:rPr/>
      </w:pPr>
      <w:r w:rsidDel="00000000" w:rsidR="00000000" w:rsidRPr="00000000">
        <w:rPr>
          <w:rtl w:val="0"/>
        </w:rPr>
        <w:t xml:space="preserve">She pointed to the wrist. “This works if you’re patient. Slowest of the three. Might take three flickers or more, but if you’re trying to make it look like an accident? This one’s your girl.”</w:t>
      </w:r>
    </w:p>
    <w:p w:rsidR="00000000" w:rsidDel="00000000" w:rsidP="00000000" w:rsidRDefault="00000000" w:rsidRPr="00000000" w14:paraId="00000494">
      <w:pPr>
        <w:spacing w:after="0" w:before="0" w:line="480" w:lineRule="auto"/>
        <w:ind w:left="720" w:firstLine="720"/>
        <w:rPr/>
      </w:pPr>
      <w:r w:rsidDel="00000000" w:rsidR="00000000" w:rsidRPr="00000000">
        <w:rPr>
          <w:rtl w:val="0"/>
        </w:rPr>
        <w:t xml:space="preserve">She spun back to face them, eyes bright. “There’s plenty more, but these are the classics. Stab here—” she jabbed her own neck lightly, “and it’s over before the breath’s even finished.”</w:t>
      </w:r>
    </w:p>
    <w:p w:rsidR="00000000" w:rsidDel="00000000" w:rsidP="00000000" w:rsidRDefault="00000000" w:rsidRPr="00000000" w14:paraId="00000495">
      <w:pPr>
        <w:spacing w:after="0" w:before="0" w:line="480" w:lineRule="auto"/>
        <w:ind w:left="720" w:firstLine="720"/>
        <w:rPr/>
      </w:pPr>
      <w:r w:rsidDel="00000000" w:rsidR="00000000" w:rsidRPr="00000000">
        <w:rPr>
          <w:rtl w:val="0"/>
        </w:rPr>
        <w:t xml:space="preserve">Mai spun her writing stone once more, then walked to the back of the classroom. She pressed her hand against a panel that didn’t look like a door—until it slid open with a low hiss.</w:t>
      </w:r>
    </w:p>
    <w:p w:rsidR="00000000" w:rsidDel="00000000" w:rsidP="00000000" w:rsidRDefault="00000000" w:rsidRPr="00000000" w14:paraId="00000496">
      <w:pPr>
        <w:spacing w:after="0" w:before="0" w:line="480" w:lineRule="auto"/>
        <w:ind w:left="720" w:firstLine="720"/>
        <w:rPr/>
      </w:pPr>
      <w:r w:rsidDel="00000000" w:rsidR="00000000" w:rsidRPr="00000000">
        <w:rPr>
          <w:rtl w:val="0"/>
        </w:rPr>
        <w:t xml:space="preserve">Behind it was a narrow, dim hallway.</w:t>
      </w:r>
    </w:p>
    <w:p w:rsidR="00000000" w:rsidDel="00000000" w:rsidP="00000000" w:rsidRDefault="00000000" w:rsidRPr="00000000" w14:paraId="00000497">
      <w:pPr>
        <w:spacing w:after="0" w:before="0" w:line="480" w:lineRule="auto"/>
        <w:ind w:left="720" w:firstLine="720"/>
        <w:rPr/>
      </w:pPr>
      <w:r w:rsidDel="00000000" w:rsidR="00000000" w:rsidRPr="00000000">
        <w:rPr>
          <w:rtl w:val="0"/>
        </w:rPr>
        <w:t xml:space="preserve">“Closest to the door,” she said sweetly. “Come with me.”</w:t>
      </w:r>
    </w:p>
    <w:p w:rsidR="00000000" w:rsidDel="00000000" w:rsidP="00000000" w:rsidRDefault="00000000" w:rsidRPr="00000000" w14:paraId="00000498">
      <w:pPr>
        <w:spacing w:after="0" w:before="0" w:line="480" w:lineRule="auto"/>
        <w:ind w:left="720" w:firstLine="720"/>
        <w:rPr/>
      </w:pPr>
      <w:r w:rsidDel="00000000" w:rsidR="00000000" w:rsidRPr="00000000">
        <w:rPr>
          <w:rtl w:val="0"/>
        </w:rPr>
        <w:t xml:space="preserve">The student nearest the back stepped forward, stiff and hesitant, then followed her through. The door slid shut behind them.</w:t>
      </w:r>
    </w:p>
    <w:p w:rsidR="00000000" w:rsidDel="00000000" w:rsidP="00000000" w:rsidRDefault="00000000" w:rsidRPr="00000000" w14:paraId="00000499">
      <w:pPr>
        <w:spacing w:after="0" w:before="0" w:line="480" w:lineRule="auto"/>
        <w:ind w:left="720" w:firstLine="720"/>
        <w:rPr/>
      </w:pPr>
      <w:r w:rsidDel="00000000" w:rsidR="00000000" w:rsidRPr="00000000">
        <w:rPr>
          <w:rtl w:val="0"/>
        </w:rPr>
        <w:t xml:space="preserve">Three flickers passed.</w:t>
      </w:r>
    </w:p>
    <w:p w:rsidR="00000000" w:rsidDel="00000000" w:rsidP="00000000" w:rsidRDefault="00000000" w:rsidRPr="00000000" w14:paraId="0000049A">
      <w:pPr>
        <w:spacing w:after="0" w:before="0" w:line="480" w:lineRule="auto"/>
        <w:ind w:left="720" w:firstLine="720"/>
        <w:rPr/>
      </w:pPr>
      <w:r w:rsidDel="00000000" w:rsidR="00000000" w:rsidRPr="00000000">
        <w:rPr>
          <w:rtl w:val="0"/>
        </w:rPr>
        <w:t xml:space="preserve">Only Mai returned.</w:t>
      </w:r>
    </w:p>
    <w:p w:rsidR="00000000" w:rsidDel="00000000" w:rsidP="00000000" w:rsidRDefault="00000000" w:rsidRPr="00000000" w14:paraId="0000049B">
      <w:pPr>
        <w:spacing w:after="0" w:before="0" w:line="480" w:lineRule="auto"/>
        <w:ind w:left="720" w:firstLine="720"/>
        <w:rPr/>
      </w:pPr>
      <w:r w:rsidDel="00000000" w:rsidR="00000000" w:rsidRPr="00000000">
        <w:rPr>
          <w:rtl w:val="0"/>
        </w:rPr>
        <w:t xml:space="preserve">She was still smiling. “Next.”</w:t>
      </w:r>
    </w:p>
    <w:p w:rsidR="00000000" w:rsidDel="00000000" w:rsidP="00000000" w:rsidRDefault="00000000" w:rsidRPr="00000000" w14:paraId="0000049C">
      <w:pPr>
        <w:spacing w:after="0" w:before="0" w:line="480" w:lineRule="auto"/>
        <w:ind w:left="720" w:firstLine="720"/>
        <w:rPr/>
      </w:pPr>
      <w:r w:rsidDel="00000000" w:rsidR="00000000" w:rsidRPr="00000000">
        <w:rPr>
          <w:rtl w:val="0"/>
        </w:rPr>
        <w:t xml:space="preserve">And so it went. One by one, students were called. One by one, they entered the hallway. And only Mai returned. Her cheer never faded. Her voice never changed.</w:t>
      </w:r>
    </w:p>
    <w:p w:rsidR="00000000" w:rsidDel="00000000" w:rsidP="00000000" w:rsidRDefault="00000000" w:rsidRPr="00000000" w14:paraId="0000049D">
      <w:pPr>
        <w:spacing w:after="0" w:before="0" w:line="480" w:lineRule="auto"/>
        <w:ind w:left="720" w:firstLine="720"/>
        <w:rPr/>
      </w:pPr>
      <w:r w:rsidDel="00000000" w:rsidR="00000000" w:rsidRPr="00000000">
        <w:rPr>
          <w:rtl w:val="0"/>
        </w:rPr>
        <w:t xml:space="preserve">“Next.”</w:t>
      </w:r>
    </w:p>
    <w:p w:rsidR="00000000" w:rsidDel="00000000" w:rsidP="00000000" w:rsidRDefault="00000000" w:rsidRPr="00000000" w14:paraId="0000049E">
      <w:pPr>
        <w:spacing w:after="0" w:before="0" w:line="480" w:lineRule="auto"/>
        <w:ind w:left="720" w:firstLine="720"/>
        <w:rPr/>
      </w:pPr>
      <w:r w:rsidDel="00000000" w:rsidR="00000000" w:rsidRPr="00000000">
        <w:rPr>
          <w:rtl w:val="0"/>
        </w:rPr>
        <w:t xml:space="preserve">Soon, only four students remained—Junya, Wannii, Bpen, and Praew. They’d huddled together without even realizing it, like prey flocking tight. None of them spoke above a whisper. No one laughed.</w:t>
      </w:r>
    </w:p>
    <w:p w:rsidR="00000000" w:rsidDel="00000000" w:rsidP="00000000" w:rsidRDefault="00000000" w:rsidRPr="00000000" w14:paraId="0000049F">
      <w:pPr>
        <w:spacing w:after="0" w:before="0" w:line="480" w:lineRule="auto"/>
        <w:ind w:left="720" w:firstLine="720"/>
        <w:rPr/>
      </w:pPr>
      <w:r w:rsidDel="00000000" w:rsidR="00000000" w:rsidRPr="00000000">
        <w:rPr>
          <w:rtl w:val="0"/>
        </w:rPr>
        <w:t xml:space="preserve">Wannii was called. She swallowed hard, nodded once, and left without looking back.</w:t>
      </w:r>
    </w:p>
    <w:p w:rsidR="00000000" w:rsidDel="00000000" w:rsidP="00000000" w:rsidRDefault="00000000" w:rsidRPr="00000000" w14:paraId="000004A0">
      <w:pPr>
        <w:spacing w:after="0" w:before="0" w:line="480" w:lineRule="auto"/>
        <w:ind w:left="720" w:firstLine="720"/>
        <w:rPr/>
      </w:pPr>
      <w:r w:rsidDel="00000000" w:rsidR="00000000" w:rsidRPr="00000000">
        <w:rPr>
          <w:rtl w:val="0"/>
        </w:rPr>
        <w:t xml:space="preserve">“Next.”</w:t>
      </w:r>
    </w:p>
    <w:p w:rsidR="00000000" w:rsidDel="00000000" w:rsidP="00000000" w:rsidRDefault="00000000" w:rsidRPr="00000000" w14:paraId="000004A1">
      <w:pPr>
        <w:spacing w:after="0" w:before="0" w:line="480" w:lineRule="auto"/>
        <w:ind w:left="720" w:firstLine="720"/>
        <w:rPr/>
      </w:pPr>
      <w:r w:rsidDel="00000000" w:rsidR="00000000" w:rsidRPr="00000000">
        <w:rPr>
          <w:rtl w:val="0"/>
        </w:rPr>
        <w:t xml:space="preserve">Bpen stood slower. His legs shook. He looked like he might cry. He didn’t say a word as he followed Mai into the dark.</w:t>
      </w:r>
    </w:p>
    <w:p w:rsidR="00000000" w:rsidDel="00000000" w:rsidP="00000000" w:rsidRDefault="00000000" w:rsidRPr="00000000" w14:paraId="000004A2">
      <w:pPr>
        <w:spacing w:after="0" w:before="0" w:line="480" w:lineRule="auto"/>
        <w:ind w:left="720" w:firstLine="720"/>
        <w:rPr/>
      </w:pPr>
      <w:r w:rsidDel="00000000" w:rsidR="00000000" w:rsidRPr="00000000">
        <w:rPr>
          <w:rtl w:val="0"/>
        </w:rPr>
        <w:t xml:space="preserve">Now it was just Praew and Junya.</w:t>
      </w:r>
    </w:p>
    <w:p w:rsidR="00000000" w:rsidDel="00000000" w:rsidP="00000000" w:rsidRDefault="00000000" w:rsidRPr="00000000" w14:paraId="000004A3">
      <w:pPr>
        <w:spacing w:after="0" w:before="0" w:line="480" w:lineRule="auto"/>
        <w:ind w:left="720" w:firstLine="720"/>
        <w:rPr/>
      </w:pPr>
      <w:r w:rsidDel="00000000" w:rsidR="00000000" w:rsidRPr="00000000">
        <w:rPr>
          <w:rtl w:val="0"/>
        </w:rPr>
        <w:t xml:space="preserve">They stood in silence until Junya slowly turned toward her, her voice barely audible.</w:t>
      </w:r>
    </w:p>
    <w:p w:rsidR="00000000" w:rsidDel="00000000" w:rsidP="00000000" w:rsidRDefault="00000000" w:rsidRPr="00000000" w14:paraId="000004A4">
      <w:pPr>
        <w:spacing w:after="0" w:before="0" w:line="480" w:lineRule="auto"/>
        <w:ind w:left="720" w:firstLine="720"/>
        <w:rPr/>
      </w:pPr>
      <w:r w:rsidDel="00000000" w:rsidR="00000000" w:rsidRPr="00000000">
        <w:rPr>
          <w:rtl w:val="0"/>
        </w:rPr>
        <w:t xml:space="preserve">“If I don’t come back,” she whispered, “please look for a man named Note on the Third Floor. The food shortages aren’t real.”</w:t>
      </w:r>
    </w:p>
    <w:p w:rsidR="00000000" w:rsidDel="00000000" w:rsidP="00000000" w:rsidRDefault="00000000" w:rsidRPr="00000000" w14:paraId="000004A5">
      <w:pPr>
        <w:spacing w:after="0" w:before="0" w:line="480" w:lineRule="auto"/>
        <w:ind w:left="720" w:firstLine="720"/>
        <w:rPr/>
      </w:pPr>
      <w:r w:rsidDel="00000000" w:rsidR="00000000" w:rsidRPr="00000000">
        <w:rPr>
          <w:rtl w:val="0"/>
        </w:rPr>
        <w:t xml:space="preserve">Then Mai returned.</w:t>
      </w:r>
    </w:p>
    <w:p w:rsidR="00000000" w:rsidDel="00000000" w:rsidP="00000000" w:rsidRDefault="00000000" w:rsidRPr="00000000" w14:paraId="000004A6">
      <w:pPr>
        <w:spacing w:after="0" w:before="0" w:line="480" w:lineRule="auto"/>
        <w:ind w:left="720" w:firstLine="720"/>
        <w:rPr/>
      </w:pPr>
      <w:r w:rsidDel="00000000" w:rsidR="00000000" w:rsidRPr="00000000">
        <w:rPr>
          <w:rtl w:val="0"/>
        </w:rPr>
        <w:t xml:space="preserve">“Next.”</w:t>
      </w:r>
    </w:p>
    <w:p w:rsidR="00000000" w:rsidDel="00000000" w:rsidP="00000000" w:rsidRDefault="00000000" w:rsidRPr="00000000" w14:paraId="000004A7">
      <w:pPr>
        <w:spacing w:after="0" w:before="0" w:line="480" w:lineRule="auto"/>
        <w:ind w:left="720" w:firstLine="720"/>
        <w:rPr/>
      </w:pPr>
      <w:r w:rsidDel="00000000" w:rsidR="00000000" w:rsidRPr="00000000">
        <w:rPr>
          <w:rtl w:val="0"/>
        </w:rPr>
        <w:t xml:space="preserve">Junya stood. Her eyes met Praew’s for a heartbeat. Then she stepped into the hallway, and the door sealed behind her.</w:t>
      </w:r>
    </w:p>
    <w:p w:rsidR="00000000" w:rsidDel="00000000" w:rsidP="00000000" w:rsidRDefault="00000000" w:rsidRPr="00000000" w14:paraId="000004A8">
      <w:pPr>
        <w:spacing w:after="0" w:before="0" w:line="480" w:lineRule="auto"/>
        <w:ind w:left="720" w:firstLine="720"/>
        <w:rPr/>
      </w:pPr>
      <w:r w:rsidDel="00000000" w:rsidR="00000000" w:rsidRPr="00000000">
        <w:rPr>
          <w:rtl w:val="0"/>
        </w:rPr>
        <w:t xml:space="preserve">Praew was alone.</w:t>
      </w:r>
    </w:p>
    <w:p w:rsidR="00000000" w:rsidDel="00000000" w:rsidP="00000000" w:rsidRDefault="00000000" w:rsidRPr="00000000" w14:paraId="000004A9">
      <w:pPr>
        <w:spacing w:after="0" w:before="0" w:line="480" w:lineRule="auto"/>
        <w:ind w:left="720" w:firstLine="720"/>
        <w:rPr/>
      </w:pPr>
      <w:r w:rsidDel="00000000" w:rsidR="00000000" w:rsidRPr="00000000">
        <w:rPr>
          <w:rtl w:val="0"/>
        </w:rPr>
        <w:t xml:space="preserve">Her heart thudded in her chest—louder than the silence.</w:t>
      </w:r>
    </w:p>
    <w:p w:rsidR="00000000" w:rsidDel="00000000" w:rsidP="00000000" w:rsidRDefault="00000000" w:rsidRPr="00000000" w14:paraId="000004AA">
      <w:pPr>
        <w:spacing w:after="0" w:before="0" w:line="480" w:lineRule="auto"/>
        <w:ind w:left="720" w:firstLine="720"/>
        <w:rPr/>
      </w:pPr>
      <w:r w:rsidDel="00000000" w:rsidR="00000000" w:rsidRPr="00000000">
        <w:rPr>
          <w:rtl w:val="0"/>
        </w:rPr>
        <w:t xml:space="preserve">Finally, the door opened once more.</w:t>
      </w:r>
    </w:p>
    <w:p w:rsidR="00000000" w:rsidDel="00000000" w:rsidP="00000000" w:rsidRDefault="00000000" w:rsidRPr="00000000" w14:paraId="000004AB">
      <w:pPr>
        <w:spacing w:after="0" w:before="0" w:line="480" w:lineRule="auto"/>
        <w:ind w:left="720" w:firstLine="720"/>
        <w:rPr/>
      </w:pPr>
      <w:r w:rsidDel="00000000" w:rsidR="00000000" w:rsidRPr="00000000">
        <w:rPr>
          <w:rtl w:val="0"/>
        </w:rPr>
        <w:t xml:space="preserve">Mai stood there, glowing as ever. “Your turn, Praew.”</w:t>
      </w:r>
    </w:p>
    <w:p w:rsidR="00000000" w:rsidDel="00000000" w:rsidP="00000000" w:rsidRDefault="00000000" w:rsidRPr="00000000" w14:paraId="000004AC">
      <w:pPr>
        <w:spacing w:after="0" w:before="0" w:line="480" w:lineRule="auto"/>
        <w:ind w:left="720" w:firstLine="720"/>
        <w:rPr/>
      </w:pPr>
      <w:r w:rsidDel="00000000" w:rsidR="00000000" w:rsidRPr="00000000">
        <w:rPr>
          <w:rtl w:val="0"/>
        </w:rPr>
        <w:t xml:space="preserve">The door sealed behind her with a quiet hiss.</w:t>
      </w:r>
    </w:p>
    <w:p w:rsidR="00000000" w:rsidDel="00000000" w:rsidP="00000000" w:rsidRDefault="00000000" w:rsidRPr="00000000" w14:paraId="000004AD">
      <w:pPr>
        <w:spacing w:after="0" w:before="0" w:line="480" w:lineRule="auto"/>
        <w:ind w:left="720" w:firstLine="720"/>
        <w:rPr/>
      </w:pPr>
      <w:r w:rsidDel="00000000" w:rsidR="00000000" w:rsidRPr="00000000">
        <w:rPr>
          <w:rtl w:val="0"/>
        </w:rPr>
        <w:t xml:space="preserve">Praew stepped into a dim, narrow room lit only by a single SolarStone embedded in the ceiling. The air felt damp and wrong, like it had been still for too long. At the center of the room sat a man bound to a heavy wooden chair. His legs were tied down, his wrists strapped together in front of him and anchored to his knees. He wasn’t struggling but his breathing was so frantic, shaking with wide, terrified eyes.</w:t>
      </w:r>
    </w:p>
    <w:p w:rsidR="00000000" w:rsidDel="00000000" w:rsidP="00000000" w:rsidRDefault="00000000" w:rsidRPr="00000000" w14:paraId="000004AE">
      <w:pPr>
        <w:spacing w:after="0" w:before="0" w:line="480" w:lineRule="auto"/>
        <w:ind w:left="720" w:firstLine="720"/>
        <w:rPr/>
      </w:pPr>
      <w:r w:rsidDel="00000000" w:rsidR="00000000" w:rsidRPr="00000000">
        <w:rPr>
          <w:rtl w:val="0"/>
        </w:rPr>
        <w:t xml:space="preserve">When he saw Praew, his voice cracked. “Please. I have a wife… a daughter. She’s only four. They need me. I haven’t done anything wrong!”</w:t>
      </w:r>
    </w:p>
    <w:p w:rsidR="00000000" w:rsidDel="00000000" w:rsidP="00000000" w:rsidRDefault="00000000" w:rsidRPr="00000000" w14:paraId="000004AF">
      <w:pPr>
        <w:spacing w:after="0" w:before="0" w:line="480" w:lineRule="auto"/>
        <w:ind w:left="720" w:firstLine="720"/>
        <w:rPr/>
      </w:pPr>
      <w:r w:rsidDel="00000000" w:rsidR="00000000" w:rsidRPr="00000000">
        <w:rPr>
          <w:rtl w:val="0"/>
        </w:rPr>
        <w:t xml:space="preserve">Mai stepped forward, her voice disturbingly calm. “Don’t worry,” she said. “I already paid them a visit. Don’t you want to join them?”</w:t>
      </w:r>
    </w:p>
    <w:p w:rsidR="00000000" w:rsidDel="00000000" w:rsidP="00000000" w:rsidRDefault="00000000" w:rsidRPr="00000000" w14:paraId="000004B0">
      <w:pPr>
        <w:spacing w:after="0" w:before="0" w:line="480" w:lineRule="auto"/>
        <w:ind w:left="720" w:firstLine="720"/>
        <w:rPr/>
      </w:pPr>
      <w:r w:rsidDel="00000000" w:rsidR="00000000" w:rsidRPr="00000000">
        <w:rPr>
          <w:rtl w:val="0"/>
        </w:rPr>
        <w:t xml:space="preserve">The man broke. His sobs tore through the room, wild and unrestrained. He begged louder, blubbering nonsense, his words lost beneath panic.</w:t>
      </w:r>
    </w:p>
    <w:p w:rsidR="00000000" w:rsidDel="00000000" w:rsidP="00000000" w:rsidRDefault="00000000" w:rsidRPr="00000000" w14:paraId="000004B1">
      <w:pPr>
        <w:spacing w:after="0" w:before="0" w:line="480" w:lineRule="auto"/>
        <w:ind w:left="720" w:firstLine="720"/>
        <w:rPr/>
      </w:pPr>
      <w:r w:rsidDel="00000000" w:rsidR="00000000" w:rsidRPr="00000000">
        <w:rPr>
          <w:rtl w:val="0"/>
        </w:rPr>
        <w:t xml:space="preserve">Praew froze. Her limbs felt heavier than stone. There was nothing threatening about the man—not in his voice, not in his eyes. He looked like a man who’d been broken long before today.</w:t>
      </w:r>
    </w:p>
    <w:p w:rsidR="00000000" w:rsidDel="00000000" w:rsidP="00000000" w:rsidRDefault="00000000" w:rsidRPr="00000000" w14:paraId="000004B2">
      <w:pPr>
        <w:spacing w:after="0" w:before="0" w:line="480" w:lineRule="auto"/>
        <w:ind w:left="720" w:firstLine="720"/>
        <w:rPr/>
      </w:pPr>
      <w:r w:rsidDel="00000000" w:rsidR="00000000" w:rsidRPr="00000000">
        <w:rPr>
          <w:rtl w:val="0"/>
        </w:rPr>
        <w:t xml:space="preserve">Mai stepped in behind her and let the door close. She walked over to a small stone table without a word, picked up a narrow, polished blade, then held it out to Praew. “One of three arteries,” she said brightly. “Neck, thigh, or wrist. Clean or messy, doesn’t matter to me. Just end him.”</w:t>
      </w:r>
    </w:p>
    <w:p w:rsidR="00000000" w:rsidDel="00000000" w:rsidP="00000000" w:rsidRDefault="00000000" w:rsidRPr="00000000" w14:paraId="000004B3">
      <w:pPr>
        <w:spacing w:after="0" w:before="0" w:line="480" w:lineRule="auto"/>
        <w:ind w:left="720" w:firstLine="720"/>
        <w:rPr/>
      </w:pPr>
      <w:r w:rsidDel="00000000" w:rsidR="00000000" w:rsidRPr="00000000">
        <w:rPr>
          <w:rtl w:val="0"/>
        </w:rPr>
        <w:t xml:space="preserve">Praew didn’t move. Her hands clenched at her sides as the man began to sob, whispering his daughter’s name.</w:t>
      </w:r>
    </w:p>
    <w:p w:rsidR="00000000" w:rsidDel="00000000" w:rsidP="00000000" w:rsidRDefault="00000000" w:rsidRPr="00000000" w14:paraId="000004B4">
      <w:pPr>
        <w:spacing w:after="0" w:before="0" w:line="480" w:lineRule="auto"/>
        <w:ind w:left="720" w:firstLine="720"/>
        <w:rPr/>
      </w:pPr>
      <w:r w:rsidDel="00000000" w:rsidR="00000000" w:rsidRPr="00000000">
        <w:rPr>
          <w:rtl w:val="0"/>
        </w:rPr>
        <w:t xml:space="preserve">“I’m not a killer,” she said, barely audible.</w:t>
      </w:r>
    </w:p>
    <w:p w:rsidR="00000000" w:rsidDel="00000000" w:rsidP="00000000" w:rsidRDefault="00000000" w:rsidRPr="00000000" w14:paraId="000004B5">
      <w:pPr>
        <w:spacing w:after="0" w:before="0" w:line="480" w:lineRule="auto"/>
        <w:ind w:left="720" w:firstLine="720"/>
        <w:rPr/>
      </w:pPr>
      <w:r w:rsidDel="00000000" w:rsidR="00000000" w:rsidRPr="00000000">
        <w:rPr>
          <w:rtl w:val="0"/>
        </w:rPr>
        <w:t xml:space="preserve">Mai tilted her head, her smile still fixed. “You will be if you want to live. This is an order from The Prime Archon himself.”</w:t>
      </w:r>
    </w:p>
    <w:p w:rsidR="00000000" w:rsidDel="00000000" w:rsidP="00000000" w:rsidRDefault="00000000" w:rsidRPr="00000000" w14:paraId="000004B6">
      <w:pPr>
        <w:spacing w:after="0" w:before="0" w:line="480" w:lineRule="auto"/>
        <w:ind w:left="720" w:firstLine="720"/>
        <w:rPr/>
      </w:pPr>
      <w:r w:rsidDel="00000000" w:rsidR="00000000" w:rsidRPr="00000000">
        <w:rPr>
          <w:rtl w:val="0"/>
        </w:rPr>
        <w:t xml:space="preserve">Praew’s stomach churned. The man was pleading louder now, saying things she didn’t want to hear. Saying he was innocent. That he didn’t deserve to die. Her heart pounded, each thud louder than the last. Still, she didn’t move.</w:t>
      </w:r>
    </w:p>
    <w:p w:rsidR="00000000" w:rsidDel="00000000" w:rsidP="00000000" w:rsidRDefault="00000000" w:rsidRPr="00000000" w14:paraId="000004B7">
      <w:pPr>
        <w:spacing w:after="0" w:before="0" w:line="480" w:lineRule="auto"/>
        <w:ind w:left="720" w:firstLine="720"/>
        <w:rPr/>
      </w:pPr>
      <w:r w:rsidDel="00000000" w:rsidR="00000000" w:rsidRPr="00000000">
        <w:rPr>
          <w:rtl w:val="0"/>
        </w:rPr>
        <w:t xml:space="preserve">Mai lowered the blade slightly, her voice dropping to something flat and cold. “If you don’t do it, you won’t need to worry about the antidote. I’ll kill you right here and now. Then he will join you. Treason will not be tolerated.”</w:t>
      </w:r>
    </w:p>
    <w:p w:rsidR="00000000" w:rsidDel="00000000" w:rsidP="00000000" w:rsidRDefault="00000000" w:rsidRPr="00000000" w14:paraId="000004B8">
      <w:pPr>
        <w:spacing w:after="0" w:before="0" w:line="480" w:lineRule="auto"/>
        <w:ind w:left="720" w:firstLine="720"/>
        <w:rPr/>
      </w:pPr>
      <w:r w:rsidDel="00000000" w:rsidR="00000000" w:rsidRPr="00000000">
        <w:rPr>
          <w:rtl w:val="0"/>
        </w:rPr>
        <w:t xml:space="preserve">Praew turned toward her. She wanted to speak, to argue, but the words stuck. Mai took a step forward. Her gaze no longer playful, no longer forgiving. Just a blade with legs and a smile.</w:t>
      </w:r>
    </w:p>
    <w:p w:rsidR="00000000" w:rsidDel="00000000" w:rsidP="00000000" w:rsidRDefault="00000000" w:rsidRPr="00000000" w14:paraId="000004B9">
      <w:pPr>
        <w:spacing w:after="0" w:before="0" w:line="480" w:lineRule="auto"/>
        <w:ind w:left="720" w:firstLine="720"/>
        <w:rPr/>
      </w:pPr>
      <w:r w:rsidDel="00000000" w:rsidR="00000000" w:rsidRPr="00000000">
        <w:rPr>
          <w:rtl w:val="0"/>
        </w:rPr>
        <w:t xml:space="preserve">“I said no,” Praew whispered, then louder, trembling, “I won’t do it.”</w:t>
      </w:r>
    </w:p>
    <w:p w:rsidR="00000000" w:rsidDel="00000000" w:rsidP="00000000" w:rsidRDefault="00000000" w:rsidRPr="00000000" w14:paraId="000004BA">
      <w:pPr>
        <w:spacing w:after="0" w:before="0" w:line="480" w:lineRule="auto"/>
        <w:ind w:left="720" w:firstLine="720"/>
        <w:rPr/>
      </w:pPr>
      <w:r w:rsidDel="00000000" w:rsidR="00000000" w:rsidRPr="00000000">
        <w:rPr>
          <w:rtl w:val="0"/>
        </w:rPr>
        <w:t xml:space="preserve">Mai kept coming.</w:t>
      </w:r>
    </w:p>
    <w:p w:rsidR="00000000" w:rsidDel="00000000" w:rsidP="00000000" w:rsidRDefault="00000000" w:rsidRPr="00000000" w14:paraId="000004BB">
      <w:pPr>
        <w:spacing w:after="0" w:before="0" w:line="480" w:lineRule="auto"/>
        <w:ind w:left="720" w:firstLine="720"/>
        <w:rPr/>
      </w:pPr>
      <w:r w:rsidDel="00000000" w:rsidR="00000000" w:rsidRPr="00000000">
        <w:rPr>
          <w:i w:val="1"/>
          <w:iCs w:val="1"/>
          <w:rtl w:val="0"/>
        </w:rPr>
        <w:t xml:space="preserve">If this is what it takes to live… then maybe I’m not meant to survive this place.</w:t>
      </w:r>
      <w:r w:rsidDel="00000000" w:rsidR="00000000" w:rsidRPr="00000000">
        <w:rPr>
          <w:rtl w:val="0"/>
        </w:rPr>
        <w:t xml:space="preserve"> </w:t>
      </w:r>
    </w:p>
    <w:p w:rsidR="00000000" w:rsidDel="00000000" w:rsidP="00000000" w:rsidRDefault="00000000" w:rsidRPr="00000000" w14:paraId="000004BC">
      <w:pPr>
        <w:spacing w:after="0" w:before="0" w:line="480" w:lineRule="auto"/>
        <w:ind w:left="720" w:firstLine="720"/>
        <w:rPr/>
      </w:pPr>
      <w:r w:rsidDel="00000000" w:rsidR="00000000" w:rsidRPr="00000000">
        <w:rPr>
          <w:rtl w:val="0"/>
        </w:rPr>
        <w:t xml:space="preserve">Backed into a wall of panic, Praew shut her eyes. Her thoughts darted wildly—until something Haldric once told her surfaced, clear as a breath between heartbeats:</w:t>
      </w:r>
    </w:p>
    <w:p w:rsidR="00000000" w:rsidDel="00000000" w:rsidP="00000000" w:rsidRDefault="00000000" w:rsidRPr="00000000" w14:paraId="000004BD">
      <w:pPr>
        <w:spacing w:after="0" w:before="0" w:line="480" w:lineRule="auto"/>
        <w:ind w:left="720" w:firstLine="720"/>
        <w:rPr/>
      </w:pPr>
      <w:r w:rsidDel="00000000" w:rsidR="00000000" w:rsidRPr="00000000">
        <w:rPr>
          <w:rtl w:val="0"/>
        </w:rPr>
        <w:t xml:space="preserve">“Every good Hunter knows to be careful when you corner a beast. Most will cower, becoming easy prey, but some bare their teeth. Cornered beasts are the most unpredictable—‘cause they have nothing left to lose.”</w:t>
      </w:r>
    </w:p>
    <w:p w:rsidR="00000000" w:rsidDel="00000000" w:rsidP="00000000" w:rsidRDefault="00000000" w:rsidRPr="00000000" w14:paraId="000004BE">
      <w:pPr>
        <w:spacing w:after="0" w:before="0" w:line="480" w:lineRule="auto"/>
        <w:ind w:left="720" w:firstLine="720"/>
        <w:rPr/>
      </w:pPr>
      <w:r w:rsidDel="00000000" w:rsidR="00000000" w:rsidRPr="00000000">
        <w:rPr>
          <w:rtl w:val="0"/>
        </w:rPr>
        <w:t xml:space="preserve">No! She would not cower in her final moments.</w:t>
      </w:r>
    </w:p>
    <w:p w:rsidR="00000000" w:rsidDel="00000000" w:rsidP="00000000" w:rsidRDefault="00000000" w:rsidRPr="00000000" w14:paraId="000004BF">
      <w:pPr>
        <w:spacing w:after="0" w:before="0" w:line="480" w:lineRule="auto"/>
        <w:ind w:left="720" w:firstLine="720"/>
        <w:rPr/>
      </w:pPr>
      <w:r w:rsidDel="00000000" w:rsidR="00000000" w:rsidRPr="00000000">
        <w:rPr>
          <w:rtl w:val="0"/>
        </w:rPr>
        <w:t xml:space="preserve">Praew’s eyes snapped open and locked onto </w:t>
      </w:r>
      <w:r w:rsidDel="00000000" w:rsidR="00000000" w:rsidRPr="00000000">
        <w:rPr>
          <w:rtl w:val="0"/>
        </w:rPr>
        <w:t xml:space="preserve">Mai’s. </w:t>
      </w:r>
      <w:r w:rsidDel="00000000" w:rsidR="00000000" w:rsidRPr="00000000">
        <w:rPr>
          <w:rtl w:val="0"/>
        </w:rPr>
        <w:t xml:space="preserve">“Then get it over with,” she said with a sneer, raising her chin like a blade ready to clash with the one in Mai’s hand.</w:t>
      </w:r>
    </w:p>
    <w:p w:rsidR="00000000" w:rsidDel="00000000" w:rsidP="00000000" w:rsidRDefault="00000000" w:rsidRPr="00000000" w14:paraId="000004C0">
      <w:pPr>
        <w:spacing w:after="0" w:before="0" w:line="480" w:lineRule="auto"/>
        <w:ind w:left="720" w:firstLine="720"/>
        <w:rPr/>
      </w:pPr>
      <w:r w:rsidDel="00000000" w:rsidR="00000000" w:rsidRPr="00000000">
        <w:rPr>
          <w:rtl w:val="0"/>
        </w:rPr>
        <w:t xml:space="preserve">Praew braced herself—body tense, breath held, heart wild.</w:t>
      </w:r>
    </w:p>
    <w:p w:rsidR="00000000" w:rsidDel="00000000" w:rsidP="00000000" w:rsidRDefault="00000000" w:rsidRPr="00000000" w14:paraId="000004C1">
      <w:pPr>
        <w:spacing w:after="0" w:before="0" w:line="480" w:lineRule="auto"/>
        <w:ind w:left="720" w:firstLine="720"/>
        <w:rPr/>
      </w:pPr>
      <w:r w:rsidDel="00000000" w:rsidR="00000000" w:rsidRPr="00000000">
        <w:rPr>
          <w:rtl w:val="0"/>
        </w:rPr>
        <w:t xml:space="preserve">Mai Azadi hesitated.</w:t>
      </w:r>
    </w:p>
    <w:p w:rsidR="00000000" w:rsidDel="00000000" w:rsidP="00000000" w:rsidRDefault="00000000" w:rsidRPr="00000000" w14:paraId="000004C2">
      <w:pPr>
        <w:spacing w:after="0" w:before="0" w:line="480" w:lineRule="auto"/>
        <w:ind w:left="720" w:firstLine="720"/>
        <w:rPr/>
      </w:pPr>
      <w:r w:rsidDel="00000000" w:rsidR="00000000" w:rsidRPr="00000000">
        <w:rPr>
          <w:rtl w:val="0"/>
        </w:rPr>
        <w:t xml:space="preserve">Praew felt it—a flurry of emotion breaking through her perfect mask. Mai’s eyes narrowed. She swallowed. Her fingers fidgeted around the hilt of the blade. </w:t>
      </w:r>
    </w:p>
    <w:p w:rsidR="00000000" w:rsidDel="00000000" w:rsidP="00000000" w:rsidRDefault="00000000" w:rsidRPr="00000000" w14:paraId="000004C3">
      <w:pPr>
        <w:spacing w:after="0" w:before="0" w:line="480" w:lineRule="auto"/>
        <w:ind w:left="720" w:firstLine="720"/>
        <w:rPr>
          <w:i w:val="1"/>
          <w:iCs w:val="1"/>
        </w:rPr>
      </w:pPr>
      <w:r w:rsidDel="00000000" w:rsidR="00000000" w:rsidRPr="00000000">
        <w:rPr>
          <w:i w:val="1"/>
          <w:iCs w:val="1"/>
          <w:rtl w:val="0"/>
        </w:rPr>
        <w:t xml:space="preserve">Maybe she wouldn’t do it. Maybe the blade will lower.</w:t>
      </w:r>
    </w:p>
    <w:p w:rsidR="00000000" w:rsidDel="00000000" w:rsidP="00000000" w:rsidRDefault="00000000" w:rsidRPr="00000000" w14:paraId="000004C4">
      <w:pPr>
        <w:spacing w:after="0" w:before="0" w:line="480" w:lineRule="auto"/>
        <w:ind w:left="720" w:firstLine="720"/>
        <w:rPr/>
      </w:pPr>
      <w:r w:rsidDel="00000000" w:rsidR="00000000" w:rsidRPr="00000000">
        <w:rPr>
          <w:rtl w:val="0"/>
        </w:rPr>
        <w:t xml:space="preserve">But then—for just a blink—Mai’s gaze darted to the man. And when her eyes returned to Praew, they were set.</w:t>
      </w:r>
    </w:p>
    <w:p w:rsidR="00000000" w:rsidDel="00000000" w:rsidP="00000000" w:rsidRDefault="00000000" w:rsidRPr="00000000" w14:paraId="000004C5">
      <w:pPr>
        <w:spacing w:after="0" w:before="0" w:line="480" w:lineRule="auto"/>
        <w:ind w:left="720" w:firstLine="720"/>
        <w:rPr/>
      </w:pPr>
      <w:r w:rsidDel="00000000" w:rsidR="00000000" w:rsidRPr="00000000">
        <w:rPr>
          <w:rtl w:val="0"/>
        </w:rPr>
        <w:t xml:space="preserve">“No!” Praew shouted, lunging forward. But it was too late. Praew felt the warmth, wet and thick.</w:t>
      </w:r>
    </w:p>
    <w:p w:rsidR="00000000" w:rsidDel="00000000" w:rsidP="00000000" w:rsidRDefault="00000000" w:rsidRPr="00000000" w14:paraId="000004C6">
      <w:pPr>
        <w:spacing w:after="0" w:before="0" w:line="480" w:lineRule="auto"/>
        <w:ind w:left="720" w:firstLine="720"/>
        <w:rPr>
          <w:i w:val="1"/>
          <w:iCs w:val="1"/>
        </w:rPr>
      </w:pPr>
      <w:r w:rsidDel="00000000" w:rsidR="00000000" w:rsidRPr="00000000">
        <w:rPr>
          <w:i w:val="1"/>
          <w:iCs w:val="1"/>
          <w:rtl w:val="0"/>
        </w:rPr>
        <w:t xml:space="preserve">Shlick.</w:t>
      </w:r>
    </w:p>
    <w:p w:rsidR="00000000" w:rsidDel="00000000" w:rsidP="00000000" w:rsidRDefault="00000000" w:rsidRPr="00000000" w14:paraId="000004C7">
      <w:pPr>
        <w:spacing w:after="0" w:before="0" w:line="480" w:lineRule="auto"/>
        <w:ind w:left="720" w:firstLine="720"/>
        <w:rPr/>
      </w:pPr>
      <w:r w:rsidDel="00000000" w:rsidR="00000000" w:rsidRPr="00000000">
        <w:rPr>
          <w:rtl w:val="0"/>
        </w:rPr>
        <w:t xml:space="preserve">Blood sprayed across her face.</w:t>
      </w:r>
    </w:p>
    <w:p w:rsidR="00000000" w:rsidDel="00000000" w:rsidP="00000000" w:rsidRDefault="00000000" w:rsidRPr="00000000" w14:paraId="000004C8">
      <w:pPr>
        <w:spacing w:after="0" w:before="0" w:line="480" w:lineRule="auto"/>
        <w:ind w:left="720" w:firstLine="720"/>
        <w:rPr/>
      </w:pPr>
      <w:r w:rsidDel="00000000" w:rsidR="00000000" w:rsidRPr="00000000">
        <w:rPr>
          <w:rtl w:val="0"/>
        </w:rPr>
        <w:t xml:space="preserve">Praew gasped. Hands shaking, she wiped at her face and snapped her eyes open. The man was slumped in the chair, his throat neatly cut open. Blood streamed down his chest and pooled around his feet. His eyes were still open, but there was nothing left behind them.</w:t>
      </w:r>
    </w:p>
    <w:p w:rsidR="00000000" w:rsidDel="00000000" w:rsidP="00000000" w:rsidRDefault="00000000" w:rsidRPr="00000000" w14:paraId="000004C9">
      <w:pPr>
        <w:spacing w:after="0" w:before="0" w:line="480" w:lineRule="auto"/>
        <w:ind w:left="720" w:firstLine="720"/>
        <w:rPr/>
      </w:pPr>
      <w:r w:rsidDel="00000000" w:rsidR="00000000" w:rsidRPr="00000000">
        <w:rPr>
          <w:rtl w:val="0"/>
        </w:rPr>
        <w:t xml:space="preserve">“What are you doing!?” Praew cried out.</w:t>
      </w:r>
    </w:p>
    <w:p w:rsidR="00000000" w:rsidDel="00000000" w:rsidP="00000000" w:rsidRDefault="00000000" w:rsidRPr="00000000" w14:paraId="000004CA">
      <w:pPr>
        <w:spacing w:after="0" w:before="0" w:line="480" w:lineRule="auto"/>
        <w:ind w:left="720" w:firstLine="720"/>
        <w:rPr/>
      </w:pPr>
      <w:r w:rsidDel="00000000" w:rsidR="00000000" w:rsidRPr="00000000">
        <w:rPr>
          <w:rtl w:val="0"/>
        </w:rPr>
        <w:t xml:space="preserve">Mai rushed forward and clamped a hand over Praew’s mouth. “I’m saving your life!” Mai hissed. “Now eat a stone and listen.”</w:t>
      </w:r>
    </w:p>
    <w:p w:rsidR="00000000" w:rsidDel="00000000" w:rsidP="00000000" w:rsidRDefault="00000000" w:rsidRPr="00000000" w14:paraId="000004CB">
      <w:pPr>
        <w:spacing w:after="0" w:before="0" w:line="480" w:lineRule="auto"/>
        <w:ind w:left="720" w:firstLine="720"/>
        <w:rPr/>
      </w:pPr>
      <w:r w:rsidDel="00000000" w:rsidR="00000000" w:rsidRPr="00000000">
        <w:rPr>
          <w:rtl w:val="0"/>
        </w:rPr>
        <w:t xml:space="preserve">Praew froze. Her breath came in short, ragged bursts.</w:t>
      </w:r>
    </w:p>
    <w:p w:rsidR="00000000" w:rsidDel="00000000" w:rsidP="00000000" w:rsidRDefault="00000000" w:rsidRPr="00000000" w14:paraId="000004CC">
      <w:pPr>
        <w:spacing w:after="0" w:before="0" w:line="480" w:lineRule="auto"/>
        <w:ind w:left="720" w:firstLine="720"/>
        <w:rPr/>
      </w:pPr>
      <w:r w:rsidDel="00000000" w:rsidR="00000000" w:rsidRPr="00000000">
        <w:rPr>
          <w:rtl w:val="0"/>
        </w:rPr>
        <w:t xml:space="preserve">Mai turned and pointed to a side door near the back wall. “The others are waiting. Walk through like you did the job. Pretend you slit his throat. Don’t say a word. I’ll figure out what to do with you later.”</w:t>
      </w:r>
    </w:p>
    <w:p w:rsidR="00000000" w:rsidDel="00000000" w:rsidP="00000000" w:rsidRDefault="00000000" w:rsidRPr="00000000" w14:paraId="000004CD">
      <w:pPr>
        <w:spacing w:after="0" w:before="0" w:line="480" w:lineRule="auto"/>
        <w:ind w:left="720" w:firstLine="720"/>
        <w:rPr/>
      </w:pPr>
      <w:r w:rsidDel="00000000" w:rsidR="00000000" w:rsidRPr="00000000">
        <w:rPr>
          <w:rtl w:val="0"/>
        </w:rPr>
        <w:t xml:space="preserve">Praew nodded slowly and walked out the door. The blood on her face felt hotter than before.</w:t>
      </w:r>
    </w:p>
    <w:p w:rsidR="00000000" w:rsidDel="00000000" w:rsidP="00000000" w:rsidRDefault="00000000" w:rsidRPr="00000000" w14:paraId="000004CE">
      <w:pPr>
        <w:spacing w:after="0" w:before="0" w:line="480" w:lineRule="auto"/>
        <w:ind w:left="720" w:firstLine="720"/>
        <w:rPr/>
      </w:pPr>
      <w:r w:rsidDel="00000000" w:rsidR="00000000" w:rsidRPr="00000000">
        <w:rPr>
          <w:rtl w:val="0"/>
        </w:rPr>
        <w:t xml:space="preserve">The hallway was longer than before. Each step landed like stone. Her fingers twitched, slick with dried blood that had already begun to flake. She rubbed them against her pants but couldn’t get rid of the warmth, or the stain.</w:t>
      </w:r>
    </w:p>
    <w:p w:rsidR="00000000" w:rsidDel="00000000" w:rsidP="00000000" w:rsidRDefault="00000000" w:rsidRPr="00000000" w14:paraId="000004CF">
      <w:pPr>
        <w:spacing w:after="0" w:before="0" w:line="480" w:lineRule="auto"/>
        <w:ind w:left="720" w:firstLine="720"/>
        <w:rPr/>
      </w:pPr>
      <w:r w:rsidDel="00000000" w:rsidR="00000000" w:rsidRPr="00000000">
        <w:rPr>
          <w:rtl w:val="0"/>
        </w:rPr>
        <w:t xml:space="preserve">She hadn’t killed anyone.</w:t>
      </w:r>
    </w:p>
    <w:p w:rsidR="00000000" w:rsidDel="00000000" w:rsidP="00000000" w:rsidRDefault="00000000" w:rsidRPr="00000000" w14:paraId="000004D0">
      <w:pPr>
        <w:spacing w:after="0" w:before="0" w:line="480" w:lineRule="auto"/>
        <w:ind w:left="720" w:firstLine="720"/>
        <w:rPr/>
      </w:pPr>
      <w:r w:rsidDel="00000000" w:rsidR="00000000" w:rsidRPr="00000000">
        <w:rPr>
          <w:rtl w:val="0"/>
        </w:rPr>
        <w:t xml:space="preserve">And yet she couldn’t stop shaking.</w:t>
      </w:r>
    </w:p>
    <w:p w:rsidR="00000000" w:rsidDel="00000000" w:rsidP="00000000" w:rsidRDefault="00000000" w:rsidRPr="00000000" w14:paraId="000004D1">
      <w:pPr>
        <w:spacing w:after="0" w:before="0" w:line="480" w:lineRule="auto"/>
        <w:ind w:left="720" w:firstLine="720"/>
        <w:rPr/>
      </w:pPr>
      <w:r w:rsidDel="00000000" w:rsidR="00000000" w:rsidRPr="00000000">
        <w:rPr>
          <w:rtl w:val="0"/>
        </w:rPr>
        <w:t xml:space="preserve">The waiting room was smaller than Praew expected—and far too quiet. No one spoke. No one moved.</w:t>
      </w:r>
    </w:p>
    <w:p w:rsidR="00000000" w:rsidDel="00000000" w:rsidP="00000000" w:rsidRDefault="00000000" w:rsidRPr="00000000" w14:paraId="000004D2">
      <w:pPr>
        <w:spacing w:after="0" w:before="0" w:line="480" w:lineRule="auto"/>
        <w:ind w:left="720" w:firstLine="720"/>
        <w:rPr/>
      </w:pPr>
      <w:r w:rsidDel="00000000" w:rsidR="00000000" w:rsidRPr="00000000">
        <w:rPr>
          <w:rtl w:val="0"/>
        </w:rPr>
        <w:t xml:space="preserve">The air was thick with the metallic stench of blood. It clung to everything—skin, uniforms, mouths. Every student was drenched in it. A few trembled. Most didn’t blink. Wide eyes fixed to nothing. As empty as the dead man tied to the chair.</w:t>
      </w:r>
    </w:p>
    <w:p w:rsidR="00000000" w:rsidDel="00000000" w:rsidP="00000000" w:rsidRDefault="00000000" w:rsidRPr="00000000" w14:paraId="000004D3">
      <w:pPr>
        <w:spacing w:after="0" w:before="0" w:line="480" w:lineRule="auto"/>
        <w:ind w:left="720" w:firstLine="720"/>
        <w:rPr/>
      </w:pPr>
      <w:r w:rsidDel="00000000" w:rsidR="00000000" w:rsidRPr="00000000">
        <w:rPr>
          <w:rtl w:val="0"/>
        </w:rPr>
        <w:t xml:space="preserve">Praew spotted Junya near the far wall, her jaw clenched so tight it looked painful. “We need to talk,” Praew said quietly, stepping toward her. “After class.”</w:t>
      </w:r>
    </w:p>
    <w:p w:rsidR="00000000" w:rsidDel="00000000" w:rsidP="00000000" w:rsidRDefault="00000000" w:rsidRPr="00000000" w14:paraId="000004D4">
      <w:pPr>
        <w:spacing w:after="0" w:before="0" w:line="480" w:lineRule="auto"/>
        <w:ind w:left="720" w:firstLine="720"/>
        <w:rPr/>
      </w:pPr>
      <w:r w:rsidDel="00000000" w:rsidR="00000000" w:rsidRPr="00000000">
        <w:rPr>
          <w:rtl w:val="0"/>
        </w:rPr>
        <w:t xml:space="preserve">Junya gave a small nod. That was all.</w:t>
      </w:r>
    </w:p>
    <w:p w:rsidR="00000000" w:rsidDel="00000000" w:rsidP="00000000" w:rsidRDefault="00000000" w:rsidRPr="00000000" w14:paraId="000004D5">
      <w:pPr>
        <w:spacing w:after="0" w:before="0" w:line="480" w:lineRule="auto"/>
        <w:ind w:left="720" w:firstLine="720"/>
        <w:rPr/>
      </w:pPr>
      <w:r w:rsidDel="00000000" w:rsidR="00000000" w:rsidRPr="00000000">
        <w:rPr>
          <w:rtl w:val="0"/>
        </w:rPr>
        <w:t xml:space="preserve">The door behind them scraped open.</w:t>
      </w:r>
    </w:p>
    <w:p w:rsidR="00000000" w:rsidDel="00000000" w:rsidP="00000000" w:rsidRDefault="00000000" w:rsidRPr="00000000" w14:paraId="000004D6">
      <w:pPr>
        <w:spacing w:after="0" w:before="0" w:line="480" w:lineRule="auto"/>
        <w:ind w:left="720" w:firstLine="720"/>
        <w:rPr/>
      </w:pPr>
      <w:r w:rsidDel="00000000" w:rsidR="00000000" w:rsidRPr="00000000">
        <w:rPr>
          <w:rtl w:val="0"/>
        </w:rPr>
        <w:t xml:space="preserve">Mai Azadi entered like nothing was wrong, her smile intact—but not reaching her eyes.</w:t>
      </w:r>
    </w:p>
    <w:p w:rsidR="00000000" w:rsidDel="00000000" w:rsidP="00000000" w:rsidRDefault="00000000" w:rsidRPr="00000000" w14:paraId="000004D7">
      <w:pPr>
        <w:spacing w:after="0" w:before="0" w:line="480" w:lineRule="auto"/>
        <w:ind w:left="720" w:firstLine="720"/>
        <w:rPr/>
      </w:pPr>
      <w:r w:rsidDel="00000000" w:rsidR="00000000" w:rsidRPr="00000000">
        <w:rPr>
          <w:rtl w:val="0"/>
        </w:rPr>
        <w:t xml:space="preserve">“Congratulations,” she said brightly, clapping once. “You all passed.”</w:t>
      </w:r>
    </w:p>
    <w:p w:rsidR="00000000" w:rsidDel="00000000" w:rsidP="00000000" w:rsidRDefault="00000000" w:rsidRPr="00000000" w14:paraId="000004D8">
      <w:pPr>
        <w:spacing w:after="0" w:before="0" w:line="480" w:lineRule="auto"/>
        <w:ind w:left="720" w:firstLine="720"/>
        <w:rPr/>
      </w:pPr>
      <w:r w:rsidDel="00000000" w:rsidR="00000000" w:rsidRPr="00000000">
        <w:rPr>
          <w:rtl w:val="0"/>
        </w:rPr>
        <w:t xml:space="preserve">Not a single student reacted.</w:t>
      </w:r>
    </w:p>
    <w:p w:rsidR="00000000" w:rsidDel="00000000" w:rsidP="00000000" w:rsidRDefault="00000000" w:rsidRPr="00000000" w14:paraId="000004D9">
      <w:pPr>
        <w:spacing w:after="0" w:before="0" w:line="480" w:lineRule="auto"/>
        <w:ind w:left="720" w:firstLine="720"/>
        <w:rPr/>
      </w:pPr>
      <w:r w:rsidDel="00000000" w:rsidR="00000000" w:rsidRPr="00000000">
        <w:rPr>
          <w:rtl w:val="0"/>
        </w:rPr>
        <w:t xml:space="preserve">Her smile wavered. When Mai spoke again, her voice lowered in an unusual moment of solemnity.</w:t>
      </w:r>
    </w:p>
    <w:p w:rsidR="00000000" w:rsidDel="00000000" w:rsidP="00000000" w:rsidRDefault="00000000" w:rsidRPr="00000000" w14:paraId="000004DA">
      <w:pPr>
        <w:spacing w:after="0" w:before="0" w:line="480" w:lineRule="auto"/>
        <w:ind w:left="720" w:firstLine="720"/>
        <w:rPr/>
      </w:pPr>
      <w:r w:rsidDel="00000000" w:rsidR="00000000" w:rsidRPr="00000000">
        <w:rPr>
          <w:rtl w:val="0"/>
        </w:rPr>
        <w:t xml:space="preserve">“Look, I know what you just went through was traumatic. You’ll find no comfort in hearing that it gets easier. Honestly, that might just make it worse.” She paused, glancing at a student near the corner who wouldn’t stop shaking. “But The Prime Archon makes this test mandatory in the first class so we can get it over with.”</w:t>
      </w:r>
    </w:p>
    <w:p w:rsidR="00000000" w:rsidDel="00000000" w:rsidP="00000000" w:rsidRDefault="00000000" w:rsidRPr="00000000" w14:paraId="000004DB">
      <w:pPr>
        <w:spacing w:after="0" w:before="0" w:line="480" w:lineRule="auto"/>
        <w:ind w:left="720" w:firstLine="720"/>
        <w:rPr/>
      </w:pPr>
      <w:r w:rsidDel="00000000" w:rsidR="00000000" w:rsidRPr="00000000">
        <w:rPr>
          <w:rtl w:val="0"/>
        </w:rPr>
        <w:t xml:space="preserve">A long silence stretched. Then her gaze swept across the room.</w:t>
      </w:r>
    </w:p>
    <w:p w:rsidR="00000000" w:rsidDel="00000000" w:rsidP="00000000" w:rsidRDefault="00000000" w:rsidRPr="00000000" w14:paraId="000004DC">
      <w:pPr>
        <w:spacing w:after="0" w:before="0" w:line="480" w:lineRule="auto"/>
        <w:ind w:left="720" w:firstLine="720"/>
        <w:rPr/>
      </w:pPr>
      <w:r w:rsidDel="00000000" w:rsidR="00000000" w:rsidRPr="00000000">
        <w:rPr>
          <w:rtl w:val="0"/>
        </w:rPr>
        <w:t xml:space="preserve">“There will be times on the surface,” she said slowly, “when you’ll have to kill another human. Trust me. The worst beasts I’ve ever fought… the ones that haunt me the most… never had claws or horns. They were human.”</w:t>
      </w:r>
    </w:p>
    <w:p w:rsidR="00000000" w:rsidDel="00000000" w:rsidP="00000000" w:rsidRDefault="00000000" w:rsidRPr="00000000" w14:paraId="000004DD">
      <w:pPr>
        <w:spacing w:after="0" w:before="0" w:line="480" w:lineRule="auto"/>
        <w:ind w:left="720" w:firstLine="720"/>
        <w:rPr/>
      </w:pPr>
      <w:r w:rsidDel="00000000" w:rsidR="00000000" w:rsidRPr="00000000">
        <w:rPr>
          <w:rtl w:val="0"/>
        </w:rPr>
        <w:t xml:space="preserve">No one responded. No one dared to protest.</w:t>
      </w:r>
    </w:p>
    <w:p w:rsidR="00000000" w:rsidDel="00000000" w:rsidP="00000000" w:rsidRDefault="00000000" w:rsidRPr="00000000" w14:paraId="000004DE">
      <w:pPr>
        <w:spacing w:after="0" w:before="0" w:line="480" w:lineRule="auto"/>
        <w:ind w:left="720" w:firstLine="720"/>
        <w:rPr/>
      </w:pPr>
      <w:r w:rsidDel="00000000" w:rsidR="00000000" w:rsidRPr="00000000">
        <w:rPr>
          <w:rtl w:val="0"/>
        </w:rPr>
        <w:t xml:space="preserve">But then the moment passed, and with a flick of her hand, her voice returned to its usual springy rhythm.</w:t>
      </w:r>
    </w:p>
    <w:p w:rsidR="00000000" w:rsidDel="00000000" w:rsidP="00000000" w:rsidRDefault="00000000" w:rsidRPr="00000000" w14:paraId="000004DF">
      <w:pPr>
        <w:spacing w:after="0" w:before="0" w:line="480" w:lineRule="auto"/>
        <w:ind w:left="720" w:firstLine="720"/>
        <w:rPr/>
      </w:pPr>
      <w:r w:rsidDel="00000000" w:rsidR="00000000" w:rsidRPr="00000000">
        <w:rPr>
          <w:rtl w:val="0"/>
        </w:rPr>
        <w:t xml:space="preserve">“Anyway! You’ll be surprised what you can do with a little pressure! I mean, I wasn’t even acclimated yet when I almost killed your other teacher. Mr. Stone-Face himself, Silverwing Godric!”</w:t>
      </w:r>
    </w:p>
    <w:p w:rsidR="00000000" w:rsidDel="00000000" w:rsidP="00000000" w:rsidRDefault="00000000" w:rsidRPr="00000000" w14:paraId="000004E0">
      <w:pPr>
        <w:spacing w:after="0" w:before="0" w:line="480" w:lineRule="auto"/>
        <w:ind w:left="720" w:firstLine="720"/>
        <w:rPr/>
      </w:pPr>
      <w:r w:rsidDel="00000000" w:rsidR="00000000" w:rsidRPr="00000000">
        <w:rPr>
          <w:rtl w:val="0"/>
        </w:rPr>
        <w:t xml:space="preserve">That broke the silence. A ripple moved through the group. A few heads turned. A murmur rose.</w:t>
      </w:r>
    </w:p>
    <w:p w:rsidR="00000000" w:rsidDel="00000000" w:rsidP="00000000" w:rsidRDefault="00000000" w:rsidRPr="00000000" w14:paraId="000004E1">
      <w:pPr>
        <w:spacing w:after="0" w:before="0" w:line="480" w:lineRule="auto"/>
        <w:ind w:left="720" w:firstLine="720"/>
        <w:rPr/>
      </w:pPr>
      <w:r w:rsidDel="00000000" w:rsidR="00000000" w:rsidRPr="00000000">
        <w:rPr>
          <w:rtl w:val="0"/>
        </w:rPr>
        <w:t xml:space="preserve">Junya raised a hand, the movement stiff. “Wait… Professor Stone is </w:t>
      </w:r>
      <w:r w:rsidDel="00000000" w:rsidR="00000000" w:rsidRPr="00000000">
        <w:rPr>
          <w:i w:val="1"/>
          <w:iCs w:val="1"/>
          <w:rtl w:val="0"/>
        </w:rPr>
        <w:t xml:space="preserve">the </w:t>
      </w:r>
      <w:r w:rsidDel="00000000" w:rsidR="00000000" w:rsidRPr="00000000">
        <w:rPr>
          <w:rtl w:val="0"/>
        </w:rPr>
        <w:t xml:space="preserve">Silverwing Godric, Mythical Beast Hunter? The one who wrote </w:t>
      </w:r>
      <w:r w:rsidDel="00000000" w:rsidR="00000000" w:rsidRPr="00000000">
        <w:rPr>
          <w:i w:val="1"/>
          <w:iCs w:val="1"/>
          <w:rtl w:val="0"/>
        </w:rPr>
        <w:t xml:space="preserve">Crescent Moon Srevlis</w:t>
      </w:r>
      <w:r w:rsidDel="00000000" w:rsidR="00000000" w:rsidRPr="00000000">
        <w:rPr>
          <w:rtl w:val="0"/>
        </w:rPr>
        <w:t xml:space="preserve">?”</w:t>
      </w:r>
    </w:p>
    <w:p w:rsidR="00000000" w:rsidDel="00000000" w:rsidP="00000000" w:rsidRDefault="00000000" w:rsidRPr="00000000" w14:paraId="000004E2">
      <w:pPr>
        <w:spacing w:after="0" w:before="0" w:line="480" w:lineRule="auto"/>
        <w:ind w:left="720" w:firstLine="720"/>
        <w:rPr/>
      </w:pPr>
      <w:r w:rsidDel="00000000" w:rsidR="00000000" w:rsidRPr="00000000">
        <w:rPr>
          <w:rtl w:val="0"/>
        </w:rPr>
        <w:t xml:space="preserve">“Yup! Is that book any good? I’ve never read it,” Mai said cheerfully, like she hadn’t just dropped a boulder into the room. “You guys didn’t know that? Huh. I guess that’s why he told me not to use his real name around you. Oh well!”</w:t>
      </w:r>
    </w:p>
    <w:p w:rsidR="00000000" w:rsidDel="00000000" w:rsidP="00000000" w:rsidRDefault="00000000" w:rsidRPr="00000000" w14:paraId="000004E3">
      <w:pPr>
        <w:spacing w:after="0" w:before="0" w:line="480" w:lineRule="auto"/>
        <w:ind w:left="720" w:firstLine="720"/>
        <w:rPr/>
      </w:pPr>
      <w:r w:rsidDel="00000000" w:rsidR="00000000" w:rsidRPr="00000000">
        <w:rPr>
          <w:rtl w:val="0"/>
        </w:rPr>
        <w:t xml:space="preserve">The room said nothing. A few students shifted. One coughed. No one looked at anyone else.</w:t>
      </w:r>
    </w:p>
    <w:p w:rsidR="00000000" w:rsidDel="00000000" w:rsidP="00000000" w:rsidRDefault="00000000" w:rsidRPr="00000000" w14:paraId="000004E4">
      <w:pPr>
        <w:spacing w:after="0" w:before="0" w:line="480" w:lineRule="auto"/>
        <w:ind w:left="720" w:firstLine="720"/>
        <w:rPr/>
      </w:pPr>
      <w:r w:rsidDel="00000000" w:rsidR="00000000" w:rsidRPr="00000000">
        <w:rPr>
          <w:rtl w:val="0"/>
        </w:rPr>
        <w:t xml:space="preserve">She shrugged, then clapped again, a little off the beat this time. “Alright! Door to your right leads to two wash stations—men’s and women’s. Can’t exactly have you walking the halls covered in blood, can we? You’ll find fresh uniforms in your sizes inside.”</w:t>
      </w:r>
    </w:p>
    <w:p w:rsidR="00000000" w:rsidDel="00000000" w:rsidP="00000000" w:rsidRDefault="00000000" w:rsidRPr="00000000" w14:paraId="000004E5">
      <w:pPr>
        <w:spacing w:after="0" w:before="0" w:line="480" w:lineRule="auto"/>
        <w:ind w:left="720" w:firstLine="720"/>
        <w:rPr/>
      </w:pPr>
      <w:r w:rsidDel="00000000" w:rsidR="00000000" w:rsidRPr="00000000">
        <w:rPr>
          <w:rtl w:val="0"/>
        </w:rPr>
        <w:t xml:space="preserve">She grinned. “And if anyone enters the wrong wash station,” she added sweetly, “I’ll kill them where they stand.”</w:t>
      </w:r>
    </w:p>
    <w:p w:rsidR="00000000" w:rsidDel="00000000" w:rsidP="00000000" w:rsidRDefault="00000000" w:rsidRPr="00000000" w14:paraId="000004E6">
      <w:pPr>
        <w:spacing w:after="0" w:before="0" w:line="480" w:lineRule="auto"/>
        <w:ind w:left="720" w:firstLine="720"/>
        <w:rPr/>
      </w:pPr>
      <w:r w:rsidDel="00000000" w:rsidR="00000000" w:rsidRPr="00000000">
        <w:rPr>
          <w:rtl w:val="0"/>
        </w:rPr>
        <w:t xml:space="preserve">It was probably a joke, but no one laughed.</w:t>
      </w:r>
    </w:p>
    <w:p w:rsidR="00000000" w:rsidDel="00000000" w:rsidP="00000000" w:rsidRDefault="00000000" w:rsidRPr="00000000" w14:paraId="000004E7">
      <w:pPr>
        <w:spacing w:after="0" w:before="0" w:line="480" w:lineRule="auto"/>
        <w:ind w:left="720" w:firstLine="720"/>
        <w:rPr/>
      </w:pPr>
      <w:r w:rsidDel="00000000" w:rsidR="00000000" w:rsidRPr="00000000">
        <w:rPr>
          <w:rtl w:val="0"/>
        </w:rPr>
        <w:t xml:space="preserve">Mai gave the group one last sweeping glance. “Oh yeah, and Praew?” Her gaze stopped on her. “I’d like you to stay behind and speak with me. Everyone else, class dismissed.”</w:t>
      </w:r>
    </w:p>
    <w:p w:rsidR="00000000" w:rsidDel="00000000" w:rsidP="00000000" w:rsidRDefault="00000000" w:rsidRPr="00000000" w14:paraId="000004E8">
      <w:pPr>
        <w:spacing w:after="0" w:before="0" w:line="480" w:lineRule="auto"/>
        <w:ind w:left="720" w:firstLine="720"/>
        <w:rPr/>
      </w:pPr>
      <w:r w:rsidDel="00000000" w:rsidR="00000000" w:rsidRPr="00000000">
        <w:rPr>
          <w:rtl w:val="0"/>
        </w:rPr>
        <w:t xml:space="preserve">“Oh, one last thing,” Mai added, raising a finger like she’d just remembered something mildly important, just before anyone had the chance to leave.</w:t>
      </w:r>
    </w:p>
    <w:p w:rsidR="00000000" w:rsidDel="00000000" w:rsidP="00000000" w:rsidRDefault="00000000" w:rsidRPr="00000000" w14:paraId="000004E9">
      <w:pPr>
        <w:spacing w:after="0" w:before="0" w:line="480" w:lineRule="auto"/>
        <w:ind w:left="720" w:firstLine="720"/>
        <w:rPr/>
      </w:pPr>
      <w:r w:rsidDel="00000000" w:rsidR="00000000" w:rsidRPr="00000000">
        <w:rPr>
          <w:rtl w:val="0"/>
        </w:rPr>
        <w:t xml:space="preserve">“Don’t get too distracted, by the way. Forgetting little details can get you killed.”</w:t>
      </w:r>
    </w:p>
    <w:p w:rsidR="00000000" w:rsidDel="00000000" w:rsidP="00000000" w:rsidRDefault="00000000" w:rsidRPr="00000000" w14:paraId="000004EA">
      <w:pPr>
        <w:spacing w:after="0" w:before="0" w:line="480" w:lineRule="auto"/>
        <w:ind w:left="720" w:firstLine="720"/>
        <w:rPr/>
      </w:pPr>
      <w:r w:rsidDel="00000000" w:rsidR="00000000" w:rsidRPr="00000000">
        <w:rPr>
          <w:rtl w:val="0"/>
        </w:rPr>
        <w:t xml:space="preserve">The students froze. Several hands darted to their ears.</w:t>
      </w:r>
    </w:p>
    <w:p w:rsidR="00000000" w:rsidDel="00000000" w:rsidP="00000000" w:rsidRDefault="00000000" w:rsidRPr="00000000" w14:paraId="000004EB">
      <w:pPr>
        <w:spacing w:after="0" w:before="0" w:line="480" w:lineRule="auto"/>
        <w:ind w:left="720" w:firstLine="720"/>
        <w:rPr/>
      </w:pPr>
      <w:r w:rsidDel="00000000" w:rsidR="00000000" w:rsidRPr="00000000">
        <w:rPr>
          <w:rtl w:val="0"/>
        </w:rPr>
        <w:t xml:space="preserve">“The poison,” someone whispered.</w:t>
      </w:r>
    </w:p>
    <w:p w:rsidR="00000000" w:rsidDel="00000000" w:rsidP="00000000" w:rsidRDefault="00000000" w:rsidRPr="00000000" w14:paraId="000004EC">
      <w:pPr>
        <w:spacing w:after="0" w:before="0" w:line="480" w:lineRule="auto"/>
        <w:ind w:left="720" w:firstLine="720"/>
        <w:rPr/>
      </w:pPr>
      <w:r w:rsidDel="00000000" w:rsidR="00000000" w:rsidRPr="00000000">
        <w:rPr>
          <w:rtl w:val="0"/>
        </w:rPr>
        <w:t xml:space="preserve">Mai beamed. “Relax. I stabbed you with a second needle while you were busy executing your targets. That one had the antidote.”</w:t>
      </w:r>
    </w:p>
    <w:p w:rsidR="00000000" w:rsidDel="00000000" w:rsidP="00000000" w:rsidRDefault="00000000" w:rsidRPr="00000000" w14:paraId="000004ED">
      <w:pPr>
        <w:spacing w:after="0" w:before="0" w:line="480" w:lineRule="auto"/>
        <w:ind w:left="720" w:firstLine="720"/>
        <w:rPr/>
      </w:pPr>
      <w:r w:rsidDel="00000000" w:rsidR="00000000" w:rsidRPr="00000000">
        <w:rPr>
          <w:rtl w:val="0"/>
        </w:rPr>
        <w:t xml:space="preserve">“So congrats! You passed, you didn’t die, and now you smell like a birthing clinic.” She shrugged. “Still counts as a win. Now go clean up.”</w:t>
      </w:r>
    </w:p>
    <w:p w:rsidR="00000000" w:rsidDel="00000000" w:rsidP="00000000" w:rsidRDefault="00000000" w:rsidRPr="00000000" w14:paraId="000004EE">
      <w:pPr>
        <w:spacing w:after="0" w:before="0" w:line="480" w:lineRule="auto"/>
        <w:ind w:left="720" w:firstLine="720"/>
        <w:rPr/>
      </w:pPr>
      <w:r w:rsidDel="00000000" w:rsidR="00000000" w:rsidRPr="00000000">
        <w:rPr>
          <w:rtl w:val="0"/>
        </w:rPr>
        <w:t xml:space="preserve">Mai waited until the last of the class had shuffled out toward the wash stations. Only then did she speak. “Praew! I have great news. I failed you!”</w:t>
      </w:r>
    </w:p>
    <w:p w:rsidR="00000000" w:rsidDel="00000000" w:rsidP="00000000" w:rsidRDefault="00000000" w:rsidRPr="00000000" w14:paraId="000004EF">
      <w:pPr>
        <w:spacing w:after="0" w:before="0" w:line="480" w:lineRule="auto"/>
        <w:ind w:left="720" w:firstLine="720"/>
        <w:rPr/>
      </w:pPr>
      <w:r w:rsidDel="00000000" w:rsidR="00000000" w:rsidRPr="00000000">
        <w:rPr>
          <w:rtl w:val="0"/>
        </w:rPr>
        <w:t xml:space="preserve">Praew blinked. The words barely registered before Mai was already rambling on.</w:t>
      </w:r>
    </w:p>
    <w:p w:rsidR="00000000" w:rsidDel="00000000" w:rsidP="00000000" w:rsidRDefault="00000000" w:rsidRPr="00000000" w14:paraId="000004F0">
      <w:pPr>
        <w:spacing w:after="0" w:before="0" w:line="480" w:lineRule="auto"/>
        <w:ind w:left="720" w:firstLine="720"/>
        <w:rPr/>
      </w:pPr>
      <w:r w:rsidDel="00000000" w:rsidR="00000000" w:rsidRPr="00000000">
        <w:rPr>
          <w:rtl w:val="0"/>
        </w:rPr>
        <w:t xml:space="preserve">“I marked you down for successfully completing the kill—but I wrote that you hesitated too much and recommended expulsion from this class. So now you won’t have to assassinate anyone else!”</w:t>
      </w:r>
    </w:p>
    <w:p w:rsidR="00000000" w:rsidDel="00000000" w:rsidP="00000000" w:rsidRDefault="00000000" w:rsidRPr="00000000" w14:paraId="000004F1">
      <w:pPr>
        <w:spacing w:after="0" w:before="0" w:line="480" w:lineRule="auto"/>
        <w:ind w:left="720" w:firstLine="720"/>
        <w:rPr/>
      </w:pPr>
      <w:r w:rsidDel="00000000" w:rsidR="00000000" w:rsidRPr="00000000">
        <w:rPr>
          <w:rtl w:val="0"/>
        </w:rPr>
        <w:t xml:space="preserve">“Anyone else?” Praew echoed. The words felt loose in her mouth.</w:t>
      </w:r>
    </w:p>
    <w:p w:rsidR="00000000" w:rsidDel="00000000" w:rsidP="00000000" w:rsidRDefault="00000000" w:rsidRPr="00000000" w14:paraId="000004F2">
      <w:pPr>
        <w:spacing w:after="0" w:before="0" w:line="480" w:lineRule="auto"/>
        <w:ind w:left="720" w:firstLine="720"/>
        <w:rPr/>
      </w:pPr>
      <w:r w:rsidDel="00000000" w:rsidR="00000000" w:rsidRPr="00000000">
        <w:rPr>
          <w:rtl w:val="0"/>
        </w:rPr>
        <w:t xml:space="preserve">“Yeah! Isn’t that awesome? That means you’ll have to pass both of the other classes, though. Otherwise, you’ll get reassigned to the mines or something much worse, andm ugh, you don’t want that, trust me.” She grinned wide. “Ha! I see that stunned look on your face. It’s okay. You don’t have to thank me.”</w:t>
      </w:r>
    </w:p>
    <w:p w:rsidR="00000000" w:rsidDel="00000000" w:rsidP="00000000" w:rsidRDefault="00000000" w:rsidRPr="00000000" w14:paraId="000004F3">
      <w:pPr>
        <w:spacing w:after="0" w:before="0" w:line="480" w:lineRule="auto"/>
        <w:ind w:left="720" w:firstLine="720"/>
        <w:rPr/>
      </w:pPr>
      <w:r w:rsidDel="00000000" w:rsidR="00000000" w:rsidRPr="00000000">
        <w:rPr>
          <w:i w:val="1"/>
          <w:iCs w:val="1"/>
          <w:rtl w:val="0"/>
        </w:rPr>
        <w:t xml:space="preserve">This bolting woman</w:t>
      </w:r>
      <w:r w:rsidDel="00000000" w:rsidR="00000000" w:rsidRPr="00000000">
        <w:rPr>
          <w:rtl w:val="0"/>
        </w:rPr>
        <w:t xml:space="preserve">.</w:t>
      </w:r>
    </w:p>
    <w:p w:rsidR="00000000" w:rsidDel="00000000" w:rsidP="00000000" w:rsidRDefault="00000000" w:rsidRPr="00000000" w14:paraId="000004F4">
      <w:pPr>
        <w:spacing w:after="0" w:before="0" w:line="480" w:lineRule="auto"/>
        <w:ind w:left="720" w:firstLine="720"/>
        <w:rPr/>
      </w:pPr>
      <w:r w:rsidDel="00000000" w:rsidR="00000000" w:rsidRPr="00000000">
        <w:rPr>
          <w:rtl w:val="0"/>
        </w:rPr>
        <w:t xml:space="preserve">“Thank you?!—I—” Praew began to protest, but Mai cut her off with a cheerful, “You’re welcome!”</w:t>
      </w:r>
    </w:p>
    <w:p w:rsidR="00000000" w:rsidDel="00000000" w:rsidP="00000000" w:rsidRDefault="00000000" w:rsidRPr="00000000" w14:paraId="000004F5">
      <w:pPr>
        <w:spacing w:after="0" w:before="0" w:line="480" w:lineRule="auto"/>
        <w:ind w:left="720" w:firstLine="720"/>
        <w:rPr/>
      </w:pPr>
      <w:r w:rsidDel="00000000" w:rsidR="00000000" w:rsidRPr="00000000">
        <w:rPr>
          <w:rtl w:val="0"/>
        </w:rPr>
        <w:t xml:space="preserve">Then she leaned in slightly, voice dropping to a conspiratorial whisper. “So, how’d I do? Not bad for my first day? I took your advice and meditated before class—totally helped, but not gonna lie, I was still pretty nervous. And you! I was just about to kill you, but where did you get that strength? The way you looked at me and told me to get it over with… it gave me shivers!”</w:t>
      </w:r>
    </w:p>
    <w:p w:rsidR="00000000" w:rsidDel="00000000" w:rsidP="00000000" w:rsidRDefault="00000000" w:rsidRPr="00000000" w14:paraId="000004F6">
      <w:pPr>
        <w:spacing w:after="0" w:before="0" w:line="480" w:lineRule="auto"/>
        <w:ind w:left="720" w:firstLine="720"/>
        <w:rPr/>
      </w:pPr>
      <w:r w:rsidDel="00000000" w:rsidR="00000000" w:rsidRPr="00000000">
        <w:rPr>
          <w:rtl w:val="0"/>
        </w:rPr>
        <w:t xml:space="preserve">Praew didn’t respond. She couldn’t.</w:t>
      </w:r>
    </w:p>
    <w:p w:rsidR="00000000" w:rsidDel="00000000" w:rsidP="00000000" w:rsidRDefault="00000000" w:rsidRPr="00000000" w14:paraId="000004F7">
      <w:pPr>
        <w:spacing w:after="0" w:before="0" w:line="480" w:lineRule="auto"/>
        <w:ind w:left="720" w:firstLine="720"/>
        <w:rPr/>
      </w:pPr>
      <w:r w:rsidDel="00000000" w:rsidR="00000000" w:rsidRPr="00000000">
        <w:rPr>
          <w:rtl w:val="0"/>
        </w:rPr>
        <w:t xml:space="preserve">Mai’s voice softened. “You may have failed my class, but you’ve earned my respect, Praew. So I’ve decided, you can be my friend. I’m glad I met you. I can’t wait to get to know you better. I already feel like—”</w:t>
      </w:r>
    </w:p>
    <w:p w:rsidR="00000000" w:rsidDel="00000000" w:rsidP="00000000" w:rsidRDefault="00000000" w:rsidRPr="00000000" w14:paraId="000004F8">
      <w:pPr>
        <w:spacing w:after="0" w:before="0" w:line="480" w:lineRule="auto"/>
        <w:ind w:left="720" w:firstLine="720"/>
        <w:rPr/>
      </w:pPr>
      <w:r w:rsidDel="00000000" w:rsidR="00000000" w:rsidRPr="00000000">
        <w:rPr>
          <w:rtl w:val="0"/>
        </w:rPr>
        <w:t xml:space="preserve">“Can I go now?” Praew asked.</w:t>
      </w:r>
    </w:p>
    <w:p w:rsidR="00000000" w:rsidDel="00000000" w:rsidP="00000000" w:rsidRDefault="00000000" w:rsidRPr="00000000" w14:paraId="000004F9">
      <w:pPr>
        <w:spacing w:after="0" w:before="0" w:line="480" w:lineRule="auto"/>
        <w:ind w:left="720" w:firstLine="720"/>
        <w:rPr/>
      </w:pPr>
      <w:r w:rsidDel="00000000" w:rsidR="00000000" w:rsidRPr="00000000">
        <w:rPr>
          <w:rtl w:val="0"/>
        </w:rPr>
        <w:t xml:space="preserve">Mai paused. “ Uhh. Sure.” She sounded dejected.</w:t>
      </w:r>
    </w:p>
    <w:p w:rsidR="00000000" w:rsidDel="00000000" w:rsidP="00000000" w:rsidRDefault="00000000" w:rsidRPr="00000000" w14:paraId="000004FA">
      <w:pPr>
        <w:spacing w:after="0" w:before="0" w:line="480" w:lineRule="auto"/>
        <w:ind w:left="720" w:firstLine="720"/>
        <w:rPr/>
      </w:pPr>
      <w:r w:rsidDel="00000000" w:rsidR="00000000" w:rsidRPr="00000000">
        <w:rPr>
          <w:i w:val="1"/>
          <w:iCs w:val="1"/>
          <w:rtl w:val="0"/>
        </w:rPr>
        <w:t xml:space="preserve">Good</w:t>
      </w:r>
      <w:r w:rsidDel="00000000" w:rsidR="00000000" w:rsidRPr="00000000">
        <w:rPr>
          <w:rtl w:val="0"/>
        </w:rPr>
        <w:t xml:space="preserve">, Praew thought as she turned and left. The dried blood made her skin tighten, but Mai’s words made her skin crawl.</w:t>
      </w:r>
    </w:p>
    <w:p w:rsidR="00000000" w:rsidDel="00000000" w:rsidP="00000000" w:rsidRDefault="00000000" w:rsidRPr="00000000" w14:paraId="000004FB">
      <w:pPr>
        <w:spacing w:after="0" w:before="0" w:line="480" w:lineRule="auto"/>
        <w:ind w:left="720" w:firstLine="720"/>
        <w:rPr/>
      </w:pPr>
      <w:r w:rsidDel="00000000" w:rsidR="00000000" w:rsidRPr="00000000">
        <w:rPr>
          <w:i w:val="1"/>
          <w:iCs w:val="1"/>
          <w:rtl w:val="0"/>
        </w:rPr>
        <w:t xml:space="preserve">What a farce. Who did that woman think she was—playing friend, pretending this was normal? Thank her? Not in this bolting lifetime. </w:t>
      </w:r>
      <w:r w:rsidDel="00000000" w:rsidR="00000000" w:rsidRPr="00000000">
        <w:rPr>
          <w:rtl w:val="0"/>
        </w:rPr>
        <w:t xml:space="preserve">At least she’d failed this class. With luck, she’d never have to see Mai Azadi again.</w:t>
      </w:r>
    </w:p>
    <w:p w:rsidR="00000000" w:rsidDel="00000000" w:rsidP="00000000" w:rsidRDefault="00000000" w:rsidRPr="00000000" w14:paraId="000004FC">
      <w:pPr>
        <w:spacing w:after="0" w:before="0" w:line="480" w:lineRule="auto"/>
        <w:ind w:left="720" w:firstLine="720"/>
        <w:rPr/>
      </w:pPr>
      <w:r w:rsidDel="00000000" w:rsidR="00000000" w:rsidRPr="00000000">
        <w:rPr>
          <w:rtl w:val="0"/>
        </w:rPr>
        <w:t xml:space="preserve">Praew washed up and changed, fast and careless. No point fussing with the rest. </w:t>
      </w:r>
    </w:p>
    <w:p w:rsidR="00000000" w:rsidDel="00000000" w:rsidP="00000000" w:rsidRDefault="00000000" w:rsidRPr="00000000" w14:paraId="000004FD">
      <w:pPr>
        <w:spacing w:after="0" w:before="0" w:line="480" w:lineRule="auto"/>
        <w:ind w:left="720" w:firstLine="720"/>
        <w:rPr/>
      </w:pPr>
      <w:r w:rsidDel="00000000" w:rsidR="00000000" w:rsidRPr="00000000">
        <w:rPr>
          <w:rtl w:val="0"/>
        </w:rPr>
        <w:t xml:space="preserve">When she stepped out, her hair still dripping, Junya was waiting for her in the empty hall.</w:t>
      </w:r>
    </w:p>
    <w:p w:rsidR="00000000" w:rsidDel="00000000" w:rsidP="00000000" w:rsidRDefault="00000000" w:rsidRPr="00000000" w14:paraId="000004FE">
      <w:pPr>
        <w:spacing w:after="0" w:before="0" w:line="480" w:lineRule="auto"/>
        <w:ind w:left="720" w:firstLine="720"/>
        <w:rPr/>
      </w:pPr>
      <w:r w:rsidDel="00000000" w:rsidR="00000000" w:rsidRPr="00000000">
        <w:rPr>
          <w:rtl w:val="0"/>
        </w:rPr>
        <w:t xml:space="preserve">Praew didn’t even slow her steps. “Talk.”</w:t>
      </w:r>
    </w:p>
    <w:p w:rsidR="00000000" w:rsidDel="00000000" w:rsidP="00000000" w:rsidRDefault="00000000" w:rsidRPr="00000000" w14:paraId="000004FF">
      <w:pPr>
        <w:spacing w:after="0" w:before="0" w:line="480" w:lineRule="auto"/>
        <w:ind w:left="720" w:firstLine="720"/>
        <w:rPr/>
      </w:pPr>
      <w:r w:rsidDel="00000000" w:rsidR="00000000" w:rsidRPr="00000000">
        <w:rPr>
          <w:rtl w:val="0"/>
        </w:rPr>
        <w:t xml:space="preserve">Junya followed, a little sheepish. Her long black ponytail swayed with every hurried step, the rhythm at odds with the tension in her shoulders. Pale skin, rose-kissed cheeks, and just a splash of freckles along her cheekbones—she looked far too soft for the weight she carried. And she carried something. Praew felt it.</w:t>
      </w:r>
    </w:p>
    <w:p w:rsidR="00000000" w:rsidDel="00000000" w:rsidP="00000000" w:rsidRDefault="00000000" w:rsidRPr="00000000" w14:paraId="00000500">
      <w:pPr>
        <w:spacing w:after="0" w:before="0" w:line="480" w:lineRule="auto"/>
        <w:ind w:left="720" w:firstLine="720"/>
        <w:rPr/>
      </w:pPr>
      <w:r w:rsidDel="00000000" w:rsidR="00000000" w:rsidRPr="00000000">
        <w:rPr>
          <w:rtl w:val="0"/>
        </w:rPr>
        <w:t xml:space="preserve">“I was just scared, okay?” Junya mumbled. “I didn’t mean anything by it. Just nonsense, y’know? Thought I was gonna die…”</w:t>
      </w:r>
    </w:p>
    <w:p w:rsidR="00000000" w:rsidDel="00000000" w:rsidP="00000000" w:rsidRDefault="00000000" w:rsidRPr="00000000" w14:paraId="00000501">
      <w:pPr>
        <w:spacing w:after="0" w:before="0" w:line="480" w:lineRule="auto"/>
        <w:ind w:left="720" w:firstLine="720"/>
        <w:rPr/>
      </w:pPr>
      <w:r w:rsidDel="00000000" w:rsidR="00000000" w:rsidRPr="00000000">
        <w:rPr>
          <w:rtl w:val="0"/>
        </w:rPr>
        <w:t xml:space="preserve">“Twice,” Praew said flatly. “You’ve mentioned it twice now. That wasn’t nonsense. The look in your eyes was too serious for it to be a joke. Especially as your final words.”</w:t>
      </w:r>
    </w:p>
    <w:p w:rsidR="00000000" w:rsidDel="00000000" w:rsidP="00000000" w:rsidRDefault="00000000" w:rsidRPr="00000000" w14:paraId="00000502">
      <w:pPr>
        <w:spacing w:after="0" w:before="0" w:line="480" w:lineRule="auto"/>
        <w:ind w:left="720" w:firstLine="720"/>
        <w:rPr/>
      </w:pPr>
      <w:r w:rsidDel="00000000" w:rsidR="00000000" w:rsidRPr="00000000">
        <w:rPr>
          <w:rtl w:val="0"/>
        </w:rPr>
        <w:t xml:space="preserve">She kept walking. “Who is Note? What do you know about the food shortage?”</w:t>
      </w:r>
    </w:p>
    <w:p w:rsidR="00000000" w:rsidDel="00000000" w:rsidP="00000000" w:rsidRDefault="00000000" w:rsidRPr="00000000" w14:paraId="00000503">
      <w:pPr>
        <w:spacing w:after="0" w:before="0" w:line="480" w:lineRule="auto"/>
        <w:ind w:left="720" w:firstLine="720"/>
        <w:rPr/>
      </w:pPr>
      <w:r w:rsidDel="00000000" w:rsidR="00000000" w:rsidRPr="00000000">
        <w:rPr>
          <w:rtl w:val="0"/>
        </w:rPr>
        <w:t xml:space="preserve">“I can’t,” Junya whispered. “I can’t get you involved. It’s too dangerous.”</w:t>
      </w:r>
    </w:p>
    <w:p w:rsidR="00000000" w:rsidDel="00000000" w:rsidP="00000000" w:rsidRDefault="00000000" w:rsidRPr="00000000" w14:paraId="00000504">
      <w:pPr>
        <w:spacing w:after="0" w:before="0" w:line="480" w:lineRule="auto"/>
        <w:ind w:left="720" w:firstLine="720"/>
        <w:rPr/>
      </w:pPr>
      <w:r w:rsidDel="00000000" w:rsidR="00000000" w:rsidRPr="00000000">
        <w:rPr>
          <w:rtl w:val="0"/>
        </w:rPr>
        <w:t xml:space="preserve">Praew’s patience snapped. “You involved me the moment you brought it up in a classroom that’s probably being monitored by hidden EchoStones. Or did you really think they wouldn’t supervise an over-talkative assassin teacher, that couldn’t even keep Godric’s name a secret, just in case she said something she shouldn’t?”</w:t>
      </w:r>
    </w:p>
    <w:p w:rsidR="00000000" w:rsidDel="00000000" w:rsidP="00000000" w:rsidRDefault="00000000" w:rsidRPr="00000000" w14:paraId="00000505">
      <w:pPr>
        <w:spacing w:after="0" w:before="0" w:line="480" w:lineRule="auto"/>
        <w:ind w:left="720" w:firstLine="720"/>
        <w:rPr/>
      </w:pPr>
      <w:r w:rsidDel="00000000" w:rsidR="00000000" w:rsidRPr="00000000">
        <w:rPr>
          <w:rtl w:val="0"/>
        </w:rPr>
        <w:t xml:space="preserve">The way Mai acted during the test… the way she covered Praew’s mouth and whispered about it after. She acted like they were being monitored.</w:t>
      </w:r>
    </w:p>
    <w:p w:rsidR="00000000" w:rsidDel="00000000" w:rsidP="00000000" w:rsidRDefault="00000000" w:rsidRPr="00000000" w14:paraId="00000506">
      <w:pPr>
        <w:spacing w:after="0" w:before="0" w:line="480" w:lineRule="auto"/>
        <w:ind w:left="720" w:firstLine="720"/>
        <w:rPr/>
      </w:pPr>
      <w:r w:rsidDel="00000000" w:rsidR="00000000" w:rsidRPr="00000000">
        <w:rPr>
          <w:rtl w:val="0"/>
        </w:rPr>
        <w:t xml:space="preserve">Behind her, Junya stopped. Praew glanced back—and froze.</w:t>
      </w:r>
    </w:p>
    <w:p w:rsidR="00000000" w:rsidDel="00000000" w:rsidP="00000000" w:rsidRDefault="00000000" w:rsidRPr="00000000" w14:paraId="00000507">
      <w:pPr>
        <w:spacing w:after="0" w:before="0" w:line="480" w:lineRule="auto"/>
        <w:ind w:left="720" w:firstLine="720"/>
        <w:rPr>
          <w:i w:val="1"/>
          <w:iCs w:val="1"/>
        </w:rPr>
      </w:pPr>
      <w:r w:rsidDel="00000000" w:rsidR="00000000" w:rsidRPr="00000000">
        <w:rPr>
          <w:rtl w:val="0"/>
        </w:rPr>
        <w:t xml:space="preserve">Her friend stood shaking, eyes wide, lips trembling.</w:t>
      </w:r>
      <w:r w:rsidDel="00000000" w:rsidR="00000000" w:rsidRPr="00000000">
        <w:rPr>
          <w:i w:val="1"/>
          <w:iCs w:val="1"/>
          <w:rtl w:val="0"/>
        </w:rPr>
        <w:t xml:space="preserve"> Zephyrs take me, was she… crying? Just what did I get dragged into?</w:t>
      </w:r>
    </w:p>
    <w:p w:rsidR="00000000" w:rsidDel="00000000" w:rsidP="00000000" w:rsidRDefault="00000000" w:rsidRPr="00000000" w14:paraId="00000508">
      <w:pPr>
        <w:spacing w:after="0" w:before="0" w:line="480" w:lineRule="auto"/>
        <w:ind w:left="720" w:firstLine="720"/>
        <w:rPr/>
      </w:pPr>
      <w:r w:rsidDel="00000000" w:rsidR="00000000" w:rsidRPr="00000000">
        <w:rPr>
          <w:rtl w:val="0"/>
        </w:rPr>
        <w:t xml:space="preserve">“Fine, but not here,” Junya said, dabbing her eyes with the edge of her shirt. “If you’re right about the room being compromised, there’s no telling if the halls are as well. I don’t live far—let’s go to my place.”</w:t>
      </w:r>
    </w:p>
    <w:p w:rsidR="00000000" w:rsidDel="00000000" w:rsidP="00000000" w:rsidRDefault="00000000" w:rsidRPr="00000000" w14:paraId="00000509">
      <w:pPr>
        <w:spacing w:after="0" w:before="0" w:line="480" w:lineRule="auto"/>
        <w:ind w:left="720" w:firstLine="720"/>
        <w:rPr/>
      </w:pPr>
      <w:r w:rsidDel="00000000" w:rsidR="00000000" w:rsidRPr="00000000">
        <w:rPr>
          <w:rtl w:val="0"/>
        </w:rPr>
        <w:t xml:space="preserve">Praew gave a small nod and let her lead. The concern felt a little dramatic, honestly. The classroom? Sure—plenty of places to hide Sifaraliths. But the hallway? The walls were smooth, bright, and clean. No cracks, no clutter, no shadows. Nothing that could mask an embedded EchoStone. But still… if this was what it took for Junya to talk, then fine. Let her feel safe. Safe people talked.</w:t>
      </w:r>
    </w:p>
    <w:p w:rsidR="00000000" w:rsidDel="00000000" w:rsidP="00000000" w:rsidRDefault="00000000" w:rsidRPr="00000000" w14:paraId="0000050A">
      <w:pPr>
        <w:spacing w:after="0" w:before="0" w:line="480" w:lineRule="auto"/>
        <w:ind w:left="720" w:firstLine="720"/>
        <w:rPr/>
      </w:pPr>
      <w:r w:rsidDel="00000000" w:rsidR="00000000" w:rsidRPr="00000000">
        <w:rPr>
          <w:rtl w:val="0"/>
        </w:rPr>
        <w:t xml:space="preserve">They walked in silence. Not awkward, just… heavy.</w:t>
      </w:r>
    </w:p>
    <w:p w:rsidR="00000000" w:rsidDel="00000000" w:rsidP="00000000" w:rsidRDefault="00000000" w:rsidRPr="00000000" w14:paraId="0000050B">
      <w:pPr>
        <w:spacing w:after="0" w:before="0" w:line="480" w:lineRule="auto"/>
        <w:ind w:left="720" w:firstLine="720"/>
        <w:rPr/>
      </w:pPr>
      <w:r w:rsidDel="00000000" w:rsidR="00000000" w:rsidRPr="00000000">
        <w:rPr>
          <w:rtl w:val="0"/>
        </w:rPr>
        <w:t xml:space="preserve">In less than four flickers, they arrived.</w:t>
      </w:r>
    </w:p>
    <w:p w:rsidR="00000000" w:rsidDel="00000000" w:rsidP="00000000" w:rsidRDefault="00000000" w:rsidRPr="00000000" w14:paraId="0000050C">
      <w:pPr>
        <w:spacing w:after="0" w:before="0" w:line="480" w:lineRule="auto"/>
        <w:ind w:left="720" w:firstLine="720"/>
        <w:rPr/>
      </w:pPr>
      <w:r w:rsidDel="00000000" w:rsidR="00000000" w:rsidRPr="00000000">
        <w:rPr>
          <w:rtl w:val="0"/>
        </w:rPr>
        <w:t xml:space="preserve">Before they even stepped inside, one thing stopped Praew cold.</w:t>
      </w:r>
    </w:p>
    <w:p w:rsidR="00000000" w:rsidDel="00000000" w:rsidP="00000000" w:rsidRDefault="00000000" w:rsidRPr="00000000" w14:paraId="0000050D">
      <w:pPr>
        <w:spacing w:after="0" w:before="0" w:line="480" w:lineRule="auto"/>
        <w:ind w:left="720" w:firstLine="720"/>
        <w:rPr/>
      </w:pPr>
      <w:r w:rsidDel="00000000" w:rsidR="00000000" w:rsidRPr="00000000">
        <w:rPr>
          <w:rtl w:val="0"/>
        </w:rPr>
        <w:t xml:space="preserve">The size.</w:t>
      </w:r>
    </w:p>
    <w:p w:rsidR="00000000" w:rsidDel="00000000" w:rsidP="00000000" w:rsidRDefault="00000000" w:rsidRPr="00000000" w14:paraId="0000050E">
      <w:pPr>
        <w:spacing w:after="0" w:before="0" w:line="480" w:lineRule="auto"/>
        <w:ind w:left="720" w:firstLine="720"/>
        <w:rPr/>
      </w:pPr>
      <w:r w:rsidDel="00000000" w:rsidR="00000000" w:rsidRPr="00000000">
        <w:rPr>
          <w:rtl w:val="0"/>
        </w:rPr>
        <w:t xml:space="preserve">Praew gasped. “You live alone already? How?!”</w:t>
      </w:r>
    </w:p>
    <w:p w:rsidR="00000000" w:rsidDel="00000000" w:rsidP="00000000" w:rsidRDefault="00000000" w:rsidRPr="00000000" w14:paraId="0000050F">
      <w:pPr>
        <w:spacing w:after="0" w:before="0" w:line="480" w:lineRule="auto"/>
        <w:ind w:left="720" w:firstLine="720"/>
        <w:rPr/>
      </w:pPr>
      <w:r w:rsidDel="00000000" w:rsidR="00000000" w:rsidRPr="00000000">
        <w:rPr>
          <w:rtl w:val="0"/>
        </w:rPr>
        <w:t xml:space="preserve">“Yeah,” Junya muttered, shrinking a little. “Both of my parents died in the Sifarilith mines earlier this year. I don’t have any other relatives, but since I was about to graduate, they didn’t put me in the orphanage. They gave me a single unit—the same they give all unmarried independents.”</w:t>
      </w:r>
    </w:p>
    <w:p w:rsidR="00000000" w:rsidDel="00000000" w:rsidP="00000000" w:rsidRDefault="00000000" w:rsidRPr="00000000" w14:paraId="00000510">
      <w:pPr>
        <w:spacing w:after="0" w:before="0" w:line="480" w:lineRule="auto"/>
        <w:ind w:left="720" w:firstLine="720"/>
        <w:rPr/>
      </w:pPr>
      <w:r w:rsidDel="00000000" w:rsidR="00000000" w:rsidRPr="00000000">
        <w:rPr>
          <w:rtl w:val="0"/>
        </w:rPr>
        <w:t xml:space="preserve">Praew felt like the wind had been knocked out of her. She gasped again, hand flying to her mouth. “I’m so sorry. I couldn’t imagine going through that alone.”</w:t>
      </w:r>
    </w:p>
    <w:p w:rsidR="00000000" w:rsidDel="00000000" w:rsidP="00000000" w:rsidRDefault="00000000" w:rsidRPr="00000000" w14:paraId="00000511">
      <w:pPr>
        <w:spacing w:after="0" w:before="0" w:line="480" w:lineRule="auto"/>
        <w:ind w:left="720" w:firstLine="720"/>
        <w:rPr/>
      </w:pPr>
      <w:r w:rsidDel="00000000" w:rsidR="00000000" w:rsidRPr="00000000">
        <w:rPr>
          <w:rtl w:val="0"/>
        </w:rPr>
        <w:t xml:space="preserve">Junya looked away, jaw tight. “It’s fine.”</w:t>
      </w:r>
    </w:p>
    <w:p w:rsidR="00000000" w:rsidDel="00000000" w:rsidP="00000000" w:rsidRDefault="00000000" w:rsidRPr="00000000" w14:paraId="00000512">
      <w:pPr>
        <w:spacing w:after="0" w:before="0" w:line="480" w:lineRule="auto"/>
        <w:ind w:left="720" w:firstLine="720"/>
        <w:rPr/>
      </w:pPr>
      <w:sdt>
        <w:sdtPr>
          <w:id w:val="-664916356"/>
          <w:tag w:val="goog_rdk_21"/>
        </w:sdtPr>
        <w:sdtContent>
          <w:commentRangeStart w:id="11"/>
        </w:sdtContent>
      </w:sdt>
      <w:r w:rsidDel="00000000" w:rsidR="00000000" w:rsidRPr="00000000">
        <w:rPr>
          <w:rtl w:val="0"/>
        </w:rPr>
        <w:t xml:space="preserve">But Praew could tell it wasn’t. Not even close.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513">
      <w:pPr>
        <w:spacing w:after="0" w:before="0" w:line="480" w:lineRule="auto"/>
        <w:ind w:left="720" w:firstLine="720"/>
        <w:rPr/>
      </w:pPr>
      <w:r w:rsidDel="00000000" w:rsidR="00000000" w:rsidRPr="00000000">
        <w:rPr>
          <w:rtl w:val="0"/>
        </w:rPr>
        <w:t xml:space="preserve">Junya wouldn’t even look at her. She just opened the door and welcomed Praew into her home.</w:t>
      </w:r>
    </w:p>
    <w:p w:rsidR="00000000" w:rsidDel="00000000" w:rsidP="00000000" w:rsidRDefault="00000000" w:rsidRPr="00000000" w14:paraId="00000514">
      <w:pPr>
        <w:spacing w:after="0" w:before="0" w:line="480" w:lineRule="auto"/>
        <w:ind w:left="720" w:firstLine="720"/>
        <w:rPr/>
      </w:pPr>
      <w:r w:rsidDel="00000000" w:rsidR="00000000" w:rsidRPr="00000000">
        <w:rPr>
          <w:rtl w:val="0"/>
        </w:rPr>
        <w:t xml:space="preserve">Well, Junya’s place barely qualified as a home—just a single-room unit buried in the Third Floor’s outer ring. A short step divided where she slept from where she lounged, like that somehow made it two rooms. The kitchen sat untouched. Praew never understood why every house had one when no one was allowed to eat at home until they’d had their first child. Another rule no one questioned.</w:t>
      </w:r>
    </w:p>
    <w:p w:rsidR="00000000" w:rsidDel="00000000" w:rsidP="00000000" w:rsidRDefault="00000000" w:rsidRPr="00000000" w14:paraId="00000515">
      <w:pPr>
        <w:spacing w:after="0" w:before="0" w:line="480" w:lineRule="auto"/>
        <w:ind w:left="720" w:firstLine="720"/>
        <w:rPr/>
      </w:pPr>
      <w:r w:rsidDel="00000000" w:rsidR="00000000" w:rsidRPr="00000000">
        <w:rPr>
          <w:rtl w:val="0"/>
        </w:rPr>
        <w:t xml:space="preserve">“Sorry,” Junya said, fidgeting with the hem of her pants. Her fingers tugged at the fabric like it might unravel the tension in her chest. “Besides Wannii, you’re the only other person I’ve ever brought home.”</w:t>
      </w:r>
    </w:p>
    <w:p w:rsidR="00000000" w:rsidDel="00000000" w:rsidP="00000000" w:rsidRDefault="00000000" w:rsidRPr="00000000" w14:paraId="00000516">
      <w:pPr>
        <w:spacing w:after="0" w:before="0" w:line="480" w:lineRule="auto"/>
        <w:ind w:left="720" w:firstLine="720"/>
        <w:rPr/>
      </w:pPr>
      <w:r w:rsidDel="00000000" w:rsidR="00000000" w:rsidRPr="00000000">
        <w:rPr>
          <w:rtl w:val="0"/>
        </w:rPr>
        <w:t xml:space="preserve">She glanced around the room, avoiding Praew’s eyes. “I—I know it’s not much. Being so empty and all. If it wasn’t for the killing, I would be so excited to actually finish this training so I can finally get supplementary slips and decorate the place. If I survive until then, this place will look a lot—”</w:t>
      </w:r>
    </w:p>
    <w:p w:rsidR="00000000" w:rsidDel="00000000" w:rsidP="00000000" w:rsidRDefault="00000000" w:rsidRPr="00000000" w14:paraId="00000517">
      <w:pPr>
        <w:spacing w:after="0" w:before="0" w:line="480" w:lineRule="auto"/>
        <w:ind w:left="720" w:firstLine="720"/>
        <w:rPr/>
      </w:pPr>
      <w:r w:rsidDel="00000000" w:rsidR="00000000" w:rsidRPr="00000000">
        <w:rPr>
          <w:rtl w:val="0"/>
        </w:rPr>
        <w:t xml:space="preserve">Praew didn’t let her finish. She stepped forward and wrapped her arms around her.</w:t>
      </w:r>
    </w:p>
    <w:p w:rsidR="00000000" w:rsidDel="00000000" w:rsidP="00000000" w:rsidRDefault="00000000" w:rsidRPr="00000000" w14:paraId="00000518">
      <w:pPr>
        <w:spacing w:after="0" w:before="0" w:line="480" w:lineRule="auto"/>
        <w:ind w:left="720" w:firstLine="720"/>
        <w:rPr/>
      </w:pPr>
      <w:r w:rsidDel="00000000" w:rsidR="00000000" w:rsidRPr="00000000">
        <w:rPr>
          <w:rtl w:val="0"/>
        </w:rPr>
        <w:t xml:space="preserve">Junya froze.</w:t>
      </w:r>
    </w:p>
    <w:p w:rsidR="00000000" w:rsidDel="00000000" w:rsidP="00000000" w:rsidRDefault="00000000" w:rsidRPr="00000000" w14:paraId="00000519">
      <w:pPr>
        <w:spacing w:after="0" w:before="0" w:line="480" w:lineRule="auto"/>
        <w:ind w:left="720" w:firstLine="720"/>
        <w:rPr/>
      </w:pPr>
      <w:r w:rsidDel="00000000" w:rsidR="00000000" w:rsidRPr="00000000">
        <w:rPr>
          <w:rtl w:val="0"/>
        </w:rPr>
        <w:t xml:space="preserve">The silence stretched for half a flicker. Then her shoulders slumped, and Praew felt her start to shake. When she looked up, the mask was gone. Tears rolled freely down Junya’s pale cheeks.</w:t>
      </w:r>
    </w:p>
    <w:p w:rsidR="00000000" w:rsidDel="00000000" w:rsidP="00000000" w:rsidRDefault="00000000" w:rsidRPr="00000000" w14:paraId="0000051A">
      <w:pPr>
        <w:spacing w:after="0" w:before="0" w:line="480" w:lineRule="auto"/>
        <w:ind w:left="720" w:firstLine="720"/>
        <w:rPr/>
      </w:pPr>
      <w:r w:rsidDel="00000000" w:rsidR="00000000" w:rsidRPr="00000000">
        <w:rPr>
          <w:rtl w:val="0"/>
        </w:rPr>
        <w:t xml:space="preserve">“They didn’t care at all,” she choked out. “Someone from The Prime Archon’s office just showed up one day with two soldiers. Said they’re sorry—said my parents were dead—told me to gather my things. I had one flash to move out. One flash!”</w:t>
      </w:r>
    </w:p>
    <w:p w:rsidR="00000000" w:rsidDel="00000000" w:rsidP="00000000" w:rsidRDefault="00000000" w:rsidRPr="00000000" w14:paraId="0000051B">
      <w:pPr>
        <w:spacing w:after="0" w:before="0" w:line="480" w:lineRule="auto"/>
        <w:ind w:left="720" w:firstLine="720"/>
        <w:rPr/>
      </w:pPr>
      <w:r w:rsidDel="00000000" w:rsidR="00000000" w:rsidRPr="00000000">
        <w:rPr>
          <w:rtl w:val="0"/>
        </w:rPr>
        <w:t xml:space="preserve">Her voice cracked.</w:t>
      </w:r>
    </w:p>
    <w:p w:rsidR="00000000" w:rsidDel="00000000" w:rsidP="00000000" w:rsidRDefault="00000000" w:rsidRPr="00000000" w14:paraId="0000051C">
      <w:pPr>
        <w:spacing w:after="0" w:before="0" w:line="480" w:lineRule="auto"/>
        <w:ind w:left="720" w:firstLine="720"/>
        <w:rPr/>
      </w:pPr>
      <w:r w:rsidDel="00000000" w:rsidR="00000000" w:rsidRPr="00000000">
        <w:rPr>
          <w:rtl w:val="0"/>
        </w:rPr>
        <w:t xml:space="preserve">    “I only had time to make two trips. A handful of clothes and this protection bracelet my parents gave me.” She raised her arm to reveal a crude bracelet of braided cord with a stone in the center, carved to look like a BoltStone. “That’s all I got to keep.” Her body trembled harder, her voice breaking into hiccups. “How can they be so heartless?” </w:t>
      </w:r>
    </w:p>
    <w:p w:rsidR="00000000" w:rsidDel="00000000" w:rsidP="00000000" w:rsidRDefault="00000000" w:rsidRPr="00000000" w14:paraId="0000051D">
      <w:pPr>
        <w:spacing w:after="0" w:before="0" w:line="480" w:lineRule="auto"/>
        <w:ind w:left="720" w:firstLine="720"/>
        <w:rPr/>
      </w:pPr>
      <w:r w:rsidDel="00000000" w:rsidR="00000000" w:rsidRPr="00000000">
        <w:rPr>
          <w:rtl w:val="0"/>
        </w:rPr>
        <w:t xml:space="preserve">The hiccups became sobs. Deep, guttural ones. The kind that rattled out of the ribs and left the throat raw.</w:t>
      </w:r>
    </w:p>
    <w:p w:rsidR="00000000" w:rsidDel="00000000" w:rsidP="00000000" w:rsidRDefault="00000000" w:rsidRPr="00000000" w14:paraId="0000051E">
      <w:pPr>
        <w:spacing w:after="0" w:before="0" w:line="480" w:lineRule="auto"/>
        <w:ind w:left="720" w:firstLine="720"/>
        <w:rPr/>
      </w:pPr>
      <w:r w:rsidDel="00000000" w:rsidR="00000000" w:rsidRPr="00000000">
        <w:rPr>
          <w:rtl w:val="0"/>
        </w:rPr>
        <w:t xml:space="preserve">Praew said nothing. Just held her tighter.</w:t>
      </w:r>
    </w:p>
    <w:p w:rsidR="00000000" w:rsidDel="00000000" w:rsidP="00000000" w:rsidRDefault="00000000" w:rsidRPr="00000000" w14:paraId="0000051F">
      <w:pPr>
        <w:spacing w:after="0" w:before="0" w:line="480" w:lineRule="auto"/>
        <w:ind w:left="720" w:firstLine="720"/>
        <w:rPr/>
      </w:pPr>
      <w:r w:rsidDel="00000000" w:rsidR="00000000" w:rsidRPr="00000000">
        <w:rPr>
          <w:rtl w:val="0"/>
        </w:rPr>
        <w:t xml:space="preserve">She didn’t know how long they stood there—three flickers, maybe more—but eventually the cries softened. Junya was still sniffling when she pulled back slightly, wiping at her eyes with the sleeve of her shirt.</w:t>
      </w:r>
    </w:p>
    <w:p w:rsidR="00000000" w:rsidDel="00000000" w:rsidP="00000000" w:rsidRDefault="00000000" w:rsidRPr="00000000" w14:paraId="00000520">
      <w:pPr>
        <w:spacing w:after="0" w:before="0" w:line="480" w:lineRule="auto"/>
        <w:ind w:left="720" w:firstLine="720"/>
        <w:rPr/>
      </w:pPr>
      <w:r w:rsidDel="00000000" w:rsidR="00000000" w:rsidRPr="00000000">
        <w:rPr>
          <w:rtl w:val="0"/>
        </w:rPr>
        <w:t xml:space="preserve">“How do you do that?” Junya asked, voice still hoarse. “First with Bpen, now me. You always seem to know just what to say… or do.”</w:t>
      </w:r>
    </w:p>
    <w:p w:rsidR="00000000" w:rsidDel="00000000" w:rsidP="00000000" w:rsidRDefault="00000000" w:rsidRPr="00000000" w14:paraId="00000521">
      <w:pPr>
        <w:spacing w:after="0" w:before="0" w:line="480" w:lineRule="auto"/>
        <w:ind w:left="720" w:firstLine="720"/>
        <w:rPr/>
      </w:pPr>
      <w:r w:rsidDel="00000000" w:rsidR="00000000" w:rsidRPr="00000000">
        <w:rPr>
          <w:rtl w:val="0"/>
        </w:rPr>
        <w:t xml:space="preserve">Praew gave a dry laugh. “I wish that were true. I catch myself blurting out ridiculous things at the worst times. I’m not as bad as my friend Haldric, but—stupid me, remember? I called a Mythical Beast Hunter ‘stone-faced.’”</w:t>
      </w:r>
    </w:p>
    <w:p w:rsidR="00000000" w:rsidDel="00000000" w:rsidP="00000000" w:rsidRDefault="00000000" w:rsidRPr="00000000" w14:paraId="00000522">
      <w:pPr>
        <w:spacing w:after="0" w:before="0" w:line="480" w:lineRule="auto"/>
        <w:ind w:left="720" w:firstLine="720"/>
        <w:rPr/>
      </w:pPr>
      <w:r w:rsidDel="00000000" w:rsidR="00000000" w:rsidRPr="00000000">
        <w:rPr>
          <w:rtl w:val="0"/>
        </w:rPr>
        <w:t xml:space="preserve">Junya let out a snort. Then a laugh. Then a full-bodied, red-eyed, messy laugh that sounded far too rare.</w:t>
      </w:r>
    </w:p>
    <w:p w:rsidR="00000000" w:rsidDel="00000000" w:rsidP="00000000" w:rsidRDefault="00000000" w:rsidRPr="00000000" w14:paraId="00000523">
      <w:pPr>
        <w:spacing w:after="0" w:before="0" w:line="480" w:lineRule="auto"/>
        <w:ind w:left="720" w:firstLine="720"/>
        <w:rPr/>
      </w:pPr>
      <w:r w:rsidDel="00000000" w:rsidR="00000000" w:rsidRPr="00000000">
        <w:rPr>
          <w:rtl w:val="0"/>
        </w:rPr>
        <w:t xml:space="preserve">They laughed together, the tension bleeding out of the room one breath at a time.</w:t>
      </w:r>
    </w:p>
    <w:p w:rsidR="00000000" w:rsidDel="00000000" w:rsidP="00000000" w:rsidRDefault="00000000" w:rsidRPr="00000000" w14:paraId="00000524">
      <w:pPr>
        <w:spacing w:after="0" w:before="0" w:line="480" w:lineRule="auto"/>
        <w:ind w:left="720" w:firstLine="720"/>
        <w:rPr/>
      </w:pPr>
      <w:r w:rsidDel="00000000" w:rsidR="00000000" w:rsidRPr="00000000">
        <w:rPr>
          <w:rtl w:val="0"/>
        </w:rPr>
        <w:t xml:space="preserve">“But seriously,” Junya said again, more quietly now, “how do you do it?”</w:t>
      </w:r>
    </w:p>
    <w:p w:rsidR="00000000" w:rsidDel="00000000" w:rsidP="00000000" w:rsidRDefault="00000000" w:rsidRPr="00000000" w14:paraId="00000525">
      <w:pPr>
        <w:spacing w:after="0" w:before="0" w:line="480" w:lineRule="auto"/>
        <w:ind w:left="720" w:firstLine="720"/>
        <w:rPr/>
      </w:pPr>
      <w:r w:rsidDel="00000000" w:rsidR="00000000" w:rsidRPr="00000000">
        <w:rPr>
          <w:rtl w:val="0"/>
        </w:rPr>
        <w:t xml:space="preserve">Praew shrugged. “I don’t know. I just speak my mind and act on instinct. Then worry about the consequences later. I may come off super nice or like the meanest person you’ve ever met, but at least I’ll never be known as fake.”</w:t>
      </w:r>
    </w:p>
    <w:p w:rsidR="00000000" w:rsidDel="00000000" w:rsidP="00000000" w:rsidRDefault="00000000" w:rsidRPr="00000000" w14:paraId="00000526">
      <w:pPr>
        <w:spacing w:after="0" w:before="0" w:line="480" w:lineRule="auto"/>
        <w:ind w:left="720" w:firstLine="720"/>
        <w:rPr/>
      </w:pPr>
      <w:r w:rsidDel="00000000" w:rsidR="00000000" w:rsidRPr="00000000">
        <w:rPr>
          <w:rtl w:val="0"/>
        </w:rPr>
        <w:t xml:space="preserve">Praew glanced at Junya. “As for the hug… if I were in your shoes, I’d need one. So I gave you one. I’d rather you think I’m weird for hugging you than overthink it and miss the chance to be there.”</w:t>
      </w:r>
    </w:p>
    <w:p w:rsidR="00000000" w:rsidDel="00000000" w:rsidP="00000000" w:rsidRDefault="00000000" w:rsidRPr="00000000" w14:paraId="00000527">
      <w:pPr>
        <w:spacing w:after="0" w:before="0" w:line="480" w:lineRule="auto"/>
        <w:ind w:left="720" w:firstLine="720"/>
        <w:rPr/>
      </w:pPr>
      <w:r w:rsidDel="00000000" w:rsidR="00000000" w:rsidRPr="00000000">
        <w:rPr>
          <w:rtl w:val="0"/>
        </w:rPr>
        <w:t xml:space="preserve">“Wow,” Junya whispered. “I hope I can be like that someday.”</w:t>
      </w:r>
    </w:p>
    <w:p w:rsidR="00000000" w:rsidDel="00000000" w:rsidP="00000000" w:rsidRDefault="00000000" w:rsidRPr="00000000" w14:paraId="00000528">
      <w:pPr>
        <w:spacing w:after="0" w:before="0" w:line="480" w:lineRule="auto"/>
        <w:ind w:left="720" w:firstLine="720"/>
        <w:rPr/>
      </w:pPr>
      <w:r w:rsidDel="00000000" w:rsidR="00000000" w:rsidRPr="00000000">
        <w:rPr>
          <w:rtl w:val="0"/>
        </w:rPr>
        <w:t xml:space="preserve">“You can,” Praew said, her tone steady now. “Just stop worrying what other people think.”</w:t>
      </w:r>
    </w:p>
    <w:p w:rsidR="00000000" w:rsidDel="00000000" w:rsidP="00000000" w:rsidRDefault="00000000" w:rsidRPr="00000000" w14:paraId="00000529">
      <w:pPr>
        <w:spacing w:after="0" w:before="0" w:line="480" w:lineRule="auto"/>
        <w:ind w:left="720" w:firstLine="720"/>
        <w:rPr/>
      </w:pPr>
      <w:r w:rsidDel="00000000" w:rsidR="00000000" w:rsidRPr="00000000">
        <w:rPr>
          <w:rtl w:val="0"/>
        </w:rPr>
        <w:t xml:space="preserve">Praew let that settle. Then, gently, “So… about this food shortage.”</w:t>
      </w:r>
    </w:p>
    <w:p w:rsidR="00000000" w:rsidDel="00000000" w:rsidP="00000000" w:rsidRDefault="00000000" w:rsidRPr="00000000" w14:paraId="0000052A">
      <w:pPr>
        <w:spacing w:after="0" w:before="0" w:line="480" w:lineRule="auto"/>
        <w:ind w:left="720" w:firstLine="720"/>
        <w:rPr/>
      </w:pPr>
      <w:r w:rsidDel="00000000" w:rsidR="00000000" w:rsidRPr="00000000">
        <w:br w:type="page"/>
      </w:r>
      <w:r w:rsidDel="00000000" w:rsidR="00000000" w:rsidRPr="00000000">
        <w:rPr>
          <w:rtl w:val="0"/>
        </w:rPr>
      </w:r>
    </w:p>
    <w:p w:rsidR="00000000" w:rsidDel="00000000" w:rsidP="00000000" w:rsidRDefault="00000000" w:rsidRPr="00000000" w14:paraId="0000052B">
      <w:pPr>
        <w:spacing w:before="0" w:line="480" w:lineRule="auto"/>
        <w:ind w:left="720" w:firstLine="720"/>
        <w:rPr/>
      </w:pPr>
      <w:r w:rsidDel="00000000" w:rsidR="00000000" w:rsidRPr="00000000">
        <w:rPr>
          <w:rtl w:val="0"/>
        </w:rPr>
      </w:r>
    </w:p>
    <w:p w:rsidR="00000000" w:rsidDel="00000000" w:rsidP="00000000" w:rsidRDefault="00000000" w:rsidRPr="00000000" w14:paraId="0000052C">
      <w:pPr>
        <w:pStyle w:val="Heading2"/>
        <w:spacing w:after="0" w:before="240" w:line="480" w:lineRule="auto"/>
        <w:ind w:left="720" w:firstLine="720"/>
        <w:jc w:val="center"/>
        <w:rPr/>
      </w:pPr>
      <w:bookmarkStart w:colFirst="0" w:colLast="0" w:name="_heading=h.cka703qo7sys" w:id="7"/>
      <w:bookmarkEnd w:id="7"/>
      <w:r w:rsidDel="00000000" w:rsidR="00000000" w:rsidRPr="00000000">
        <w:rPr>
          <w:rtl w:val="0"/>
        </w:rPr>
        <w:t xml:space="preserve">Chapter 7 -  Stormhaven Mysteries</w:t>
      </w:r>
    </w:p>
    <w:p w:rsidR="00000000" w:rsidDel="00000000" w:rsidP="00000000" w:rsidRDefault="00000000" w:rsidRPr="00000000" w14:paraId="0000052D">
      <w:pPr>
        <w:spacing w:after="0" w:before="240" w:line="480" w:lineRule="auto"/>
        <w:ind w:left="720" w:firstLine="720"/>
        <w:rPr>
          <w:i w:val="1"/>
          <w:iCs w:val="1"/>
        </w:rPr>
      </w:pPr>
      <w:r w:rsidDel="00000000" w:rsidR="00000000" w:rsidRPr="00000000">
        <w:rPr>
          <w:rtl w:val="0"/>
        </w:rPr>
      </w:r>
    </w:p>
    <w:p w:rsidR="00000000" w:rsidDel="00000000" w:rsidP="00000000" w:rsidRDefault="00000000" w:rsidRPr="00000000" w14:paraId="0000052E">
      <w:pPr>
        <w:spacing w:after="0" w:before="0" w:line="480" w:lineRule="auto"/>
        <w:ind w:left="720" w:firstLine="720"/>
        <w:jc w:val="center"/>
        <w:rPr/>
      </w:pPr>
      <w:r w:rsidDel="00000000" w:rsidR="00000000" w:rsidRPr="00000000">
        <w:rPr>
          <w:rtl w:val="0"/>
        </w:rPr>
      </w:r>
    </w:p>
    <w:p w:rsidR="00000000" w:rsidDel="00000000" w:rsidP="00000000" w:rsidRDefault="00000000" w:rsidRPr="00000000" w14:paraId="0000052F">
      <w:pPr>
        <w:spacing w:after="0" w:before="0" w:line="480" w:lineRule="auto"/>
        <w:ind w:left="720" w:firstLine="720"/>
        <w:rPr/>
      </w:pPr>
      <w:r w:rsidDel="00000000" w:rsidR="00000000" w:rsidRPr="00000000">
        <w:rPr>
          <w:rtl w:val="0"/>
        </w:rPr>
        <w:t xml:space="preserve">Junya sat with her knees pulled up, thumb tracing invisible lines across the seam of her pants. Praew joined her sitting on the stone furniture in the living room. Junya hadn’t spoken in a while, not since the food shortage came up again. Praew waited, watching the tension gather in her shoulders like a storm.</w:t>
      </w:r>
    </w:p>
    <w:p w:rsidR="00000000" w:rsidDel="00000000" w:rsidP="00000000" w:rsidRDefault="00000000" w:rsidRPr="00000000" w14:paraId="00000530">
      <w:pPr>
        <w:spacing w:after="0" w:before="0" w:line="480" w:lineRule="auto"/>
        <w:ind w:left="720" w:firstLine="720"/>
        <w:rPr/>
      </w:pPr>
      <w:r w:rsidDel="00000000" w:rsidR="00000000" w:rsidRPr="00000000">
        <w:rPr>
          <w:rtl w:val="0"/>
        </w:rPr>
        <w:t xml:space="preserve">Then, finally, a breath.</w:t>
      </w:r>
    </w:p>
    <w:p w:rsidR="00000000" w:rsidDel="00000000" w:rsidP="00000000" w:rsidRDefault="00000000" w:rsidRPr="00000000" w14:paraId="00000531">
      <w:pPr>
        <w:spacing w:after="0" w:before="0" w:line="480" w:lineRule="auto"/>
        <w:ind w:left="720" w:firstLine="720"/>
        <w:rPr/>
      </w:pPr>
      <w:r w:rsidDel="00000000" w:rsidR="00000000" w:rsidRPr="00000000">
        <w:rPr>
          <w:rtl w:val="0"/>
        </w:rPr>
        <w:t xml:space="preserve">“I was looking into my parents’ deaths. Something about it just felt… off.”</w:t>
      </w:r>
    </w:p>
    <w:p w:rsidR="00000000" w:rsidDel="00000000" w:rsidP="00000000" w:rsidRDefault="00000000" w:rsidRPr="00000000" w14:paraId="00000532">
      <w:pPr>
        <w:spacing w:after="0" w:before="0" w:line="480" w:lineRule="auto"/>
        <w:ind w:left="720" w:firstLine="720"/>
        <w:rPr/>
      </w:pPr>
      <w:r w:rsidDel="00000000" w:rsidR="00000000" w:rsidRPr="00000000">
        <w:rPr>
          <w:rtl w:val="0"/>
        </w:rPr>
        <w:t xml:space="preserve">“Off how?” Praew asked, leaning in.</w:t>
      </w:r>
    </w:p>
    <w:p w:rsidR="00000000" w:rsidDel="00000000" w:rsidP="00000000" w:rsidRDefault="00000000" w:rsidRPr="00000000" w14:paraId="00000533">
      <w:pPr>
        <w:spacing w:after="0" w:before="0" w:line="480" w:lineRule="auto"/>
        <w:ind w:left="720" w:firstLine="720"/>
        <w:rPr/>
      </w:pPr>
      <w:r w:rsidDel="00000000" w:rsidR="00000000" w:rsidRPr="00000000">
        <w:rPr>
          <w:rtl w:val="0"/>
        </w:rPr>
        <w:t xml:space="preserve">“Well, for starters,” Junya said, fingers fidgeting faster now, “they just didn’t come home. No warning, no message. I skipped school the next day and searched all three Floors of the city.”</w:t>
      </w:r>
    </w:p>
    <w:p w:rsidR="00000000" w:rsidDel="00000000" w:rsidP="00000000" w:rsidRDefault="00000000" w:rsidRPr="00000000" w14:paraId="00000534">
      <w:pPr>
        <w:spacing w:after="0" w:before="0" w:line="480" w:lineRule="auto"/>
        <w:ind w:left="720" w:firstLine="720"/>
        <w:rPr/>
      </w:pPr>
      <w:r w:rsidDel="00000000" w:rsidR="00000000" w:rsidRPr="00000000">
        <w:rPr>
          <w:rtl w:val="0"/>
        </w:rPr>
        <w:t xml:space="preserve">Praew blinked. “Wait—you actually skipped general education?”</w:t>
      </w:r>
    </w:p>
    <w:p w:rsidR="00000000" w:rsidDel="00000000" w:rsidP="00000000" w:rsidRDefault="00000000" w:rsidRPr="00000000" w14:paraId="00000535">
      <w:pPr>
        <w:spacing w:after="0" w:before="0" w:line="480" w:lineRule="auto"/>
        <w:ind w:left="720" w:firstLine="720"/>
        <w:rPr/>
      </w:pPr>
      <w:r w:rsidDel="00000000" w:rsidR="00000000" w:rsidRPr="00000000">
        <w:rPr>
          <w:rtl w:val="0"/>
        </w:rPr>
        <w:t xml:space="preserve">Junya gave a small, guilty smile. “Yeah. I know. Pretty bold, right?”</w:t>
      </w:r>
    </w:p>
    <w:p w:rsidR="00000000" w:rsidDel="00000000" w:rsidP="00000000" w:rsidRDefault="00000000" w:rsidRPr="00000000" w14:paraId="00000536">
      <w:pPr>
        <w:spacing w:after="0" w:before="0" w:line="480" w:lineRule="auto"/>
        <w:ind w:left="720" w:firstLine="720"/>
        <w:rPr/>
      </w:pPr>
      <w:r w:rsidDel="00000000" w:rsidR="00000000" w:rsidRPr="00000000">
        <w:rPr>
          <w:rtl w:val="0"/>
        </w:rPr>
        <w:t xml:space="preserve">“How did you not get caught?”</w:t>
      </w:r>
    </w:p>
    <w:p w:rsidR="00000000" w:rsidDel="00000000" w:rsidP="00000000" w:rsidRDefault="00000000" w:rsidRPr="00000000" w14:paraId="00000537">
      <w:pPr>
        <w:spacing w:after="0" w:before="0" w:line="480" w:lineRule="auto"/>
        <w:ind w:left="720" w:firstLine="720"/>
        <w:rPr/>
      </w:pPr>
      <w:r w:rsidDel="00000000" w:rsidR="00000000" w:rsidRPr="00000000">
        <w:rPr>
          <w:rtl w:val="0"/>
        </w:rPr>
        <w:t xml:space="preserve">“Oh, that part was easy,” Junya said with a weak laugh. “I stole an administrative uniform. No one questions someone who looks like they belong.”</w:t>
      </w:r>
    </w:p>
    <w:p w:rsidR="00000000" w:rsidDel="00000000" w:rsidP="00000000" w:rsidRDefault="00000000" w:rsidRPr="00000000" w14:paraId="00000538">
      <w:pPr>
        <w:spacing w:after="0" w:before="0" w:line="480" w:lineRule="auto"/>
        <w:ind w:left="720" w:firstLine="720"/>
        <w:rPr/>
      </w:pPr>
      <w:r w:rsidDel="00000000" w:rsidR="00000000" w:rsidRPr="00000000">
        <w:rPr>
          <w:rtl w:val="0"/>
        </w:rPr>
        <w:t xml:space="preserve">Praew raised an eyebrow but didn’t interrupt.</w:t>
      </w:r>
    </w:p>
    <w:p w:rsidR="00000000" w:rsidDel="00000000" w:rsidP="00000000" w:rsidRDefault="00000000" w:rsidRPr="00000000" w14:paraId="00000539">
      <w:pPr>
        <w:spacing w:after="0" w:before="0" w:line="480" w:lineRule="auto"/>
        <w:ind w:left="720" w:firstLine="720"/>
        <w:rPr/>
      </w:pPr>
      <w:r w:rsidDel="00000000" w:rsidR="00000000" w:rsidRPr="00000000">
        <w:rPr>
          <w:rtl w:val="0"/>
        </w:rPr>
        <w:t xml:space="preserve">“I spent two days searching,” Junya continued. “Eventually I found the mine entrance on the Third Floor, but they wouldn’t let me in. Said I needed clearance papers. Whatever, I didn’t have any.”</w:t>
      </w:r>
    </w:p>
    <w:p w:rsidR="00000000" w:rsidDel="00000000" w:rsidP="00000000" w:rsidRDefault="00000000" w:rsidRPr="00000000" w14:paraId="0000053A">
      <w:pPr>
        <w:spacing w:after="0" w:before="0" w:line="480" w:lineRule="auto"/>
        <w:ind w:left="720" w:firstLine="720"/>
        <w:rPr/>
      </w:pPr>
      <w:r w:rsidDel="00000000" w:rsidR="00000000" w:rsidRPr="00000000">
        <w:rPr>
          <w:rtl w:val="0"/>
        </w:rPr>
        <w:t xml:space="preserve">Junya sighed.</w:t>
      </w:r>
    </w:p>
    <w:p w:rsidR="00000000" w:rsidDel="00000000" w:rsidP="00000000" w:rsidRDefault="00000000" w:rsidRPr="00000000" w14:paraId="0000053B">
      <w:pPr>
        <w:spacing w:after="0" w:before="0" w:line="480" w:lineRule="auto"/>
        <w:ind w:left="720" w:firstLine="720"/>
        <w:rPr/>
      </w:pPr>
      <w:r w:rsidDel="00000000" w:rsidR="00000000" w:rsidRPr="00000000">
        <w:rPr>
          <w:rtl w:val="0"/>
        </w:rPr>
        <w:t xml:space="preserve">“Luckily, I knew a few of my parents’ friends who worked down there. I went to four different homes. None of them had heard about a cave-in. Nothing. When they asked their supervisors, they were told my parents were just home sick.”</w:t>
      </w:r>
    </w:p>
    <w:p w:rsidR="00000000" w:rsidDel="00000000" w:rsidP="00000000" w:rsidRDefault="00000000" w:rsidRPr="00000000" w14:paraId="0000053C">
      <w:pPr>
        <w:spacing w:after="0" w:before="0" w:line="480" w:lineRule="auto"/>
        <w:ind w:left="720" w:firstLine="720"/>
        <w:rPr/>
      </w:pPr>
      <w:r w:rsidDel="00000000" w:rsidR="00000000" w:rsidRPr="00000000">
        <w:rPr>
          <w:rtl w:val="0"/>
        </w:rPr>
        <w:t xml:space="preserve">Praew’s expression darkened. “Sick?”</w:t>
      </w:r>
    </w:p>
    <w:p w:rsidR="00000000" w:rsidDel="00000000" w:rsidP="00000000" w:rsidRDefault="00000000" w:rsidRPr="00000000" w14:paraId="0000053D">
      <w:pPr>
        <w:spacing w:after="0" w:before="0" w:line="480" w:lineRule="auto"/>
        <w:ind w:left="720" w:firstLine="720"/>
        <w:rPr/>
      </w:pPr>
      <w:r w:rsidDel="00000000" w:rsidR="00000000" w:rsidRPr="00000000">
        <w:rPr>
          <w:rtl w:val="0"/>
        </w:rPr>
        <w:t xml:space="preserve">Junya nodded. “For ten days, that was the story. Then… administration showed up. But even after that, my parents’ friends still hadn’t heard anything. That’s when Joel—one of their closest friends—told me something weird.”</w:t>
      </w:r>
    </w:p>
    <w:p w:rsidR="00000000" w:rsidDel="00000000" w:rsidP="00000000" w:rsidRDefault="00000000" w:rsidRPr="00000000" w14:paraId="0000053E">
      <w:pPr>
        <w:spacing w:after="0" w:before="0" w:line="480" w:lineRule="auto"/>
        <w:ind w:left="720" w:firstLine="720"/>
        <w:rPr/>
      </w:pPr>
      <w:r w:rsidDel="00000000" w:rsidR="00000000" w:rsidRPr="00000000">
        <w:rPr>
          <w:rtl w:val="0"/>
        </w:rPr>
        <w:t xml:space="preserve">She shifted forward, voice low now. “He worked the same shaft. He said there was no cave-in. No rescue efforts. No bodies. Just a sudden order to block off the shaft completely. The last thing he remembered was hearing my dad complain about getting new orders to dig straight down. Then a foreman burst into the area, cursing under his breath, and ran toward that area.”</w:t>
      </w:r>
    </w:p>
    <w:p w:rsidR="00000000" w:rsidDel="00000000" w:rsidP="00000000" w:rsidRDefault="00000000" w:rsidRPr="00000000" w14:paraId="0000053F">
      <w:pPr>
        <w:spacing w:after="0" w:before="0" w:line="480" w:lineRule="auto"/>
        <w:ind w:left="720" w:firstLine="720"/>
        <w:rPr/>
      </w:pPr>
      <w:r w:rsidDel="00000000" w:rsidR="00000000" w:rsidRPr="00000000">
        <w:rPr>
          <w:rtl w:val="0"/>
        </w:rPr>
        <w:t xml:space="preserve">Praew sat still, jaw clenched.</w:t>
      </w:r>
    </w:p>
    <w:p w:rsidR="00000000" w:rsidDel="00000000" w:rsidP="00000000" w:rsidRDefault="00000000" w:rsidRPr="00000000" w14:paraId="00000540">
      <w:pPr>
        <w:spacing w:after="0" w:before="0" w:line="480" w:lineRule="auto"/>
        <w:ind w:left="720" w:firstLine="720"/>
        <w:rPr/>
      </w:pPr>
      <w:r w:rsidDel="00000000" w:rsidR="00000000" w:rsidRPr="00000000">
        <w:rPr>
          <w:rtl w:val="0"/>
        </w:rPr>
        <w:t xml:space="preserve">“After that? Everything went quiet,” Junya said. “The shaft was sealed. The rest of the crew was told my parents were sick and sent home. But no one ever saw them again.”</w:t>
      </w:r>
    </w:p>
    <w:p w:rsidR="00000000" w:rsidDel="00000000" w:rsidP="00000000" w:rsidRDefault="00000000" w:rsidRPr="00000000" w14:paraId="00000541">
      <w:pPr>
        <w:spacing w:after="0" w:before="0" w:line="480" w:lineRule="auto"/>
        <w:ind w:left="720" w:firstLine="720"/>
        <w:rPr/>
      </w:pPr>
      <w:r w:rsidDel="00000000" w:rsidR="00000000" w:rsidRPr="00000000">
        <w:rPr>
          <w:rtl w:val="0"/>
        </w:rPr>
        <w:t xml:space="preserve">She looked down at her hands. “Joel told me, ‘Why would they say your parents are home sick if they’re trapped in a mine?’ He said it didn’t add up.”</w:t>
      </w:r>
    </w:p>
    <w:p w:rsidR="00000000" w:rsidDel="00000000" w:rsidP="00000000" w:rsidRDefault="00000000" w:rsidRPr="00000000" w14:paraId="00000542">
      <w:pPr>
        <w:spacing w:after="0" w:before="0" w:line="480" w:lineRule="auto"/>
        <w:ind w:left="720" w:firstLine="720"/>
        <w:rPr/>
      </w:pPr>
      <w:r w:rsidDel="00000000" w:rsidR="00000000" w:rsidRPr="00000000">
        <w:rPr>
          <w:rtl w:val="0"/>
        </w:rPr>
        <w:t xml:space="preserve">Praew nodded slowly. “Because it doesn’t.”</w:t>
      </w:r>
    </w:p>
    <w:p w:rsidR="00000000" w:rsidDel="00000000" w:rsidP="00000000" w:rsidRDefault="00000000" w:rsidRPr="00000000" w14:paraId="00000543">
      <w:pPr>
        <w:spacing w:after="0" w:before="0" w:line="480" w:lineRule="auto"/>
        <w:ind w:left="720" w:firstLine="720"/>
        <w:rPr/>
      </w:pPr>
      <w:r w:rsidDel="00000000" w:rsidR="00000000" w:rsidRPr="00000000">
        <w:rPr>
          <w:rtl w:val="0"/>
        </w:rPr>
        <w:t xml:space="preserve">“Joel said he might know someone who could help,” Junya added. “His wife didn’t want him to tell me anything. She was scared. They argued—right in front of me. But Joel told her I had a right to know the truth and ‘that man’ was likely the only one who could give me that.”</w:t>
      </w:r>
    </w:p>
    <w:p w:rsidR="00000000" w:rsidDel="00000000" w:rsidP="00000000" w:rsidRDefault="00000000" w:rsidRPr="00000000" w14:paraId="00000544">
      <w:pPr>
        <w:spacing w:after="0" w:before="0" w:line="480" w:lineRule="auto"/>
        <w:ind w:left="720" w:firstLine="720"/>
        <w:rPr/>
      </w:pPr>
      <w:r w:rsidDel="00000000" w:rsidR="00000000" w:rsidRPr="00000000">
        <w:rPr>
          <w:rtl w:val="0"/>
        </w:rPr>
        <w:t xml:space="preserve">“Note,” Praew said flatly.</w:t>
      </w:r>
    </w:p>
    <w:p w:rsidR="00000000" w:rsidDel="00000000" w:rsidP="00000000" w:rsidRDefault="00000000" w:rsidRPr="00000000" w14:paraId="00000545">
      <w:pPr>
        <w:spacing w:after="0" w:before="0" w:line="480" w:lineRule="auto"/>
        <w:ind w:left="720" w:firstLine="720"/>
        <w:rPr/>
      </w:pPr>
      <w:r w:rsidDel="00000000" w:rsidR="00000000" w:rsidRPr="00000000">
        <w:rPr>
          <w:rtl w:val="0"/>
        </w:rPr>
        <w:t xml:space="preserve">“Note,” Junya repeated, nodding slowly. “He didn’t know anything about my parents—not really. Said he’d heard nothing specific about the mines. I felt like the whole trip was a waste. Just another dead end.”</w:t>
      </w:r>
    </w:p>
    <w:p w:rsidR="00000000" w:rsidDel="00000000" w:rsidP="00000000" w:rsidRDefault="00000000" w:rsidRPr="00000000" w14:paraId="00000546">
      <w:pPr>
        <w:spacing w:after="0" w:before="0" w:line="480" w:lineRule="auto"/>
        <w:ind w:left="720" w:firstLine="720"/>
        <w:rPr/>
      </w:pPr>
      <w:r w:rsidDel="00000000" w:rsidR="00000000" w:rsidRPr="00000000">
        <w:rPr>
          <w:rtl w:val="0"/>
        </w:rPr>
        <w:t xml:space="preserve">She paused, arms crossed now, eyes low.</w:t>
      </w:r>
    </w:p>
    <w:p w:rsidR="00000000" w:rsidDel="00000000" w:rsidP="00000000" w:rsidRDefault="00000000" w:rsidRPr="00000000" w14:paraId="00000547">
      <w:pPr>
        <w:spacing w:after="0" w:before="0" w:line="480" w:lineRule="auto"/>
        <w:ind w:left="720" w:firstLine="720"/>
        <w:rPr/>
      </w:pPr>
      <w:r w:rsidDel="00000000" w:rsidR="00000000" w:rsidRPr="00000000">
        <w:rPr>
          <w:rtl w:val="0"/>
        </w:rPr>
        <w:t xml:space="preserve">“I was about to leave when he said something… strange. Out of nowhere. Told me I was right to question everything. Said even our ration slips are a lie. And that digging down on the Third Floor is just as dangerous as doing it on the First or Second. Whatever that means.”</w:t>
      </w:r>
    </w:p>
    <w:p w:rsidR="00000000" w:rsidDel="00000000" w:rsidP="00000000" w:rsidRDefault="00000000" w:rsidRPr="00000000" w14:paraId="00000548">
      <w:pPr>
        <w:spacing w:after="0" w:before="0" w:line="480" w:lineRule="auto"/>
        <w:ind w:left="720" w:firstLine="720"/>
        <w:rPr/>
      </w:pPr>
      <w:r w:rsidDel="00000000" w:rsidR="00000000" w:rsidRPr="00000000">
        <w:rPr>
          <w:rtl w:val="0"/>
        </w:rPr>
        <w:t xml:space="preserve">“Did you ask for a clearer answer?” Praew asked, her annoyance with this Note person starting to show.</w:t>
      </w:r>
    </w:p>
    <w:p w:rsidR="00000000" w:rsidDel="00000000" w:rsidP="00000000" w:rsidRDefault="00000000" w:rsidRPr="00000000" w14:paraId="00000549">
      <w:pPr>
        <w:spacing w:after="0" w:before="0" w:line="480" w:lineRule="auto"/>
        <w:ind w:left="720" w:firstLine="720"/>
        <w:rPr/>
      </w:pPr>
      <w:r w:rsidDel="00000000" w:rsidR="00000000" w:rsidRPr="00000000">
        <w:rPr>
          <w:rtl w:val="0"/>
        </w:rPr>
        <w:t xml:space="preserve">“Of course I did,” Junya muttered. “But he just laughed and said he won’t tell me more until I figure out what any of that actually means first.”</w:t>
      </w:r>
    </w:p>
    <w:p w:rsidR="00000000" w:rsidDel="00000000" w:rsidP="00000000" w:rsidRDefault="00000000" w:rsidRPr="00000000" w14:paraId="0000054A">
      <w:pPr>
        <w:spacing w:after="0" w:before="0" w:line="480" w:lineRule="auto"/>
        <w:ind w:left="720" w:firstLine="720"/>
        <w:rPr/>
      </w:pPr>
      <w:r w:rsidDel="00000000" w:rsidR="00000000" w:rsidRPr="00000000">
        <w:rPr>
          <w:rtl w:val="0"/>
        </w:rPr>
        <w:t xml:space="preserve">She cleared her throat.</w:t>
      </w:r>
    </w:p>
    <w:p w:rsidR="00000000" w:rsidDel="00000000" w:rsidP="00000000" w:rsidRDefault="00000000" w:rsidRPr="00000000" w14:paraId="0000054B">
      <w:pPr>
        <w:spacing w:after="0" w:before="0" w:line="480" w:lineRule="auto"/>
        <w:ind w:left="720" w:firstLine="720"/>
        <w:rPr/>
      </w:pPr>
      <w:r w:rsidDel="00000000" w:rsidR="00000000" w:rsidRPr="00000000">
        <w:rPr>
          <w:rtl w:val="0"/>
        </w:rPr>
        <w:t xml:space="preserve">Praew could tell Junya was trying not to crumble again, trying to hold back her tears and frustration, even though her voice kept cracking.</w:t>
      </w:r>
    </w:p>
    <w:p w:rsidR="00000000" w:rsidDel="00000000" w:rsidP="00000000" w:rsidRDefault="00000000" w:rsidRPr="00000000" w14:paraId="0000054C">
      <w:pPr>
        <w:spacing w:after="0" w:before="0" w:line="480" w:lineRule="auto"/>
        <w:ind w:left="720" w:firstLine="720"/>
        <w:rPr/>
      </w:pPr>
      <w:r w:rsidDel="00000000" w:rsidR="00000000" w:rsidRPr="00000000">
        <w:rPr>
          <w:rtl w:val="0"/>
        </w:rPr>
        <w:t xml:space="preserve">She exhaled shakily. “So yeah. That’s where I’m at. A reason to believe the food shortage might be fake, one sealed shaft, zero answers… and a lot of questions.”</w:t>
      </w:r>
    </w:p>
    <w:p w:rsidR="00000000" w:rsidDel="00000000" w:rsidP="00000000" w:rsidRDefault="00000000" w:rsidRPr="00000000" w14:paraId="0000054D">
      <w:pPr>
        <w:spacing w:after="0" w:before="0" w:line="480" w:lineRule="auto"/>
        <w:ind w:left="720" w:firstLine="720"/>
        <w:rPr/>
      </w:pPr>
      <w:r w:rsidDel="00000000" w:rsidR="00000000" w:rsidRPr="00000000">
        <w:rPr>
          <w:rtl w:val="0"/>
        </w:rPr>
        <w:t xml:space="preserve">“That doesn’t tell me a lot,” Praew said, standing up and stretching. “I guess we will just have to get more answers together.”</w:t>
      </w:r>
    </w:p>
    <w:p w:rsidR="00000000" w:rsidDel="00000000" w:rsidP="00000000" w:rsidRDefault="00000000" w:rsidRPr="00000000" w14:paraId="0000054E">
      <w:pPr>
        <w:spacing w:after="0" w:before="0" w:line="480" w:lineRule="auto"/>
        <w:ind w:left="720" w:firstLine="720"/>
        <w:rPr/>
      </w:pPr>
      <w:r w:rsidDel="00000000" w:rsidR="00000000" w:rsidRPr="00000000">
        <w:rPr>
          <w:rtl w:val="0"/>
        </w:rPr>
        <w:t xml:space="preserve">Junya began to tear up again. “Thank you,” she choked out. “When I told Wannii, she… well, she keeps acting like I’m crazy and keeps telling me to forget about Note, everything I heard. She told me to let my parents rest. She’s been my friend since early childhood. My parents even secretly fed her before. How can she be so heartless?”</w:t>
      </w:r>
    </w:p>
    <w:p w:rsidR="00000000" w:rsidDel="00000000" w:rsidP="00000000" w:rsidRDefault="00000000" w:rsidRPr="00000000" w14:paraId="0000054F">
      <w:pPr>
        <w:spacing w:after="0" w:before="0" w:line="480" w:lineRule="auto"/>
        <w:ind w:left="720" w:firstLine="720"/>
        <w:rPr/>
      </w:pPr>
      <w:r w:rsidDel="00000000" w:rsidR="00000000" w:rsidRPr="00000000">
        <w:rPr>
          <w:rtl w:val="0"/>
        </w:rPr>
        <w:t xml:space="preserve">“I don’t know,” Praew said thoughtfully. “It may seem that way, but don’t you think she’s saying all that because she knows it’s probably true? Secrets like this are dangerous. She’s probably just trying to keep you safe.”</w:t>
      </w:r>
    </w:p>
    <w:p w:rsidR="00000000" w:rsidDel="00000000" w:rsidP="00000000" w:rsidRDefault="00000000" w:rsidRPr="00000000" w14:paraId="00000550">
      <w:pPr>
        <w:spacing w:after="0" w:before="0" w:line="480" w:lineRule="auto"/>
        <w:ind w:left="720" w:firstLine="720"/>
        <w:rPr/>
      </w:pPr>
      <w:r w:rsidDel="00000000" w:rsidR="00000000" w:rsidRPr="00000000">
        <w:rPr>
          <w:rtl w:val="0"/>
        </w:rPr>
        <w:t xml:space="preserve">“Yeah,” Junya said, a little sheepish now. “You’re probably right.”</w:t>
      </w:r>
    </w:p>
    <w:p w:rsidR="00000000" w:rsidDel="00000000" w:rsidP="00000000" w:rsidRDefault="00000000" w:rsidRPr="00000000" w14:paraId="00000551">
      <w:pPr>
        <w:spacing w:after="0" w:before="0" w:line="480" w:lineRule="auto"/>
        <w:ind w:left="720" w:firstLine="720"/>
        <w:rPr/>
      </w:pPr>
      <w:r w:rsidDel="00000000" w:rsidR="00000000" w:rsidRPr="00000000">
        <w:rPr>
          <w:rtl w:val="0"/>
        </w:rPr>
        <w:t xml:space="preserve">Praew placed a hand on Junya’s shoulder. “Wannii’s a good friend. Me, not so much. I’m too reckless to give you common sense. I know someone close who works in government administration. I think it’s time I visit an old friend to see what we can dig up for you.”</w:t>
      </w:r>
    </w:p>
    <w:p w:rsidR="00000000" w:rsidDel="00000000" w:rsidP="00000000" w:rsidRDefault="00000000" w:rsidRPr="00000000" w14:paraId="00000552">
      <w:pPr>
        <w:spacing w:after="0" w:before="0" w:line="480" w:lineRule="auto"/>
        <w:ind w:left="720" w:firstLine="720"/>
        <w:rPr/>
      </w:pPr>
      <w:r w:rsidDel="00000000" w:rsidR="00000000" w:rsidRPr="00000000">
        <w:rPr>
          <w:rtl w:val="0"/>
        </w:rPr>
        <w:t xml:space="preserve">Junya nodded, forcing a brave smile as Praew walked out the door and headed home. </w:t>
      </w:r>
    </w:p>
    <w:p w:rsidR="00000000" w:rsidDel="00000000" w:rsidP="00000000" w:rsidRDefault="00000000" w:rsidRPr="00000000" w14:paraId="00000553">
      <w:pPr>
        <w:spacing w:after="0" w:before="0" w:line="480" w:lineRule="auto"/>
        <w:ind w:left="720" w:firstLine="720"/>
        <w:rPr/>
      </w:pPr>
      <w:r w:rsidDel="00000000" w:rsidR="00000000" w:rsidRPr="00000000">
        <w:rPr>
          <w:rtl w:val="0"/>
        </w:rPr>
        <w:t xml:space="preserve">Praew had the next day off. That meant she could drop by the ration station near The Prime Archon’s office—the one Haldric would go to for breakfast. And honestly, she probably should. It had been seven days since they’d failed the Hunter test. Time to see how he was holding up.</w:t>
      </w:r>
    </w:p>
    <w:p w:rsidR="00000000" w:rsidDel="00000000" w:rsidP="00000000" w:rsidRDefault="00000000" w:rsidRPr="00000000" w14:paraId="00000554">
      <w:pPr>
        <w:spacing w:after="0" w:before="0" w:line="480" w:lineRule="auto"/>
        <w:ind w:left="720" w:firstLine="720"/>
        <w:rPr/>
      </w:pPr>
      <w:r w:rsidDel="00000000" w:rsidR="00000000" w:rsidRPr="00000000">
        <w:rPr>
          <w:rtl w:val="0"/>
        </w:rPr>
        <w:t xml:space="preserve">The following day, Praew was already seated, waiting for Haldric at the ration station. It was nearly identical to the one she normally visited, just larger. Rows of identical stone tables filled the space, all lined with the same slumped shoulders and lowered gazes. The SolarStones overhead gave off a weak, even light—just enough to see your food, not enough to feel awake.</w:t>
      </w:r>
    </w:p>
    <w:p w:rsidR="00000000" w:rsidDel="00000000" w:rsidP="00000000" w:rsidRDefault="00000000" w:rsidRPr="00000000" w14:paraId="00000555">
      <w:pPr>
        <w:spacing w:after="0" w:before="0" w:line="480" w:lineRule="auto"/>
        <w:ind w:left="720" w:firstLine="720"/>
        <w:rPr/>
      </w:pPr>
      <w:r w:rsidDel="00000000" w:rsidR="00000000" w:rsidRPr="00000000">
        <w:rPr>
          <w:rtl w:val="0"/>
        </w:rPr>
        <w:t xml:space="preserve">The air hung heavy with the stench of overcooked rice and chewy intestines. Nutrient-packed, sure, but lifeless. The kind of meal you only enjoyed if you didn’t have to eat it nearly every day. A thick, flavorless mush that made teeth optional—except for the strips of beast intestine, which made them work overtime. It was the most confusing meal Praew had ever eaten. Was it a drink, a soup, or a punishment?</w:t>
      </w:r>
    </w:p>
    <w:p w:rsidR="00000000" w:rsidDel="00000000" w:rsidP="00000000" w:rsidRDefault="00000000" w:rsidRPr="00000000" w14:paraId="00000556">
      <w:pPr>
        <w:spacing w:after="0" w:before="0" w:line="480" w:lineRule="auto"/>
        <w:ind w:left="720" w:firstLine="720"/>
        <w:rPr/>
      </w:pPr>
      <w:r w:rsidDel="00000000" w:rsidR="00000000" w:rsidRPr="00000000">
        <w:rPr>
          <w:rtl w:val="0"/>
        </w:rPr>
        <w:t xml:space="preserve">She spotted Haldric before he noticed her. He looked better than she expected. Getting betrayed by his best friend and being denied the chance to ever see the surface could have broken him.</w:t>
      </w:r>
    </w:p>
    <w:p w:rsidR="00000000" w:rsidDel="00000000" w:rsidP="00000000" w:rsidRDefault="00000000" w:rsidRPr="00000000" w14:paraId="00000557">
      <w:pPr>
        <w:spacing w:after="0" w:before="0" w:line="480" w:lineRule="auto"/>
        <w:ind w:left="720" w:firstLine="720"/>
        <w:rPr/>
      </w:pPr>
      <w:sdt>
        <w:sdtPr>
          <w:id w:val="-920252279"/>
          <w:tag w:val="goog_rdk_22"/>
        </w:sdtPr>
        <w:sdtContent>
          <w:commentRangeStart w:id="12"/>
        </w:sdtContent>
      </w:sdt>
      <w:r w:rsidDel="00000000" w:rsidR="00000000" w:rsidRPr="00000000">
        <w:rPr>
          <w:rtl w:val="0"/>
        </w:rPr>
        <w:t xml:space="preserve">But the smile he gave her the moment their eyes met…</w:t>
      </w:r>
    </w:p>
    <w:p w:rsidR="00000000" w:rsidDel="00000000" w:rsidP="00000000" w:rsidRDefault="00000000" w:rsidRPr="00000000" w14:paraId="00000558">
      <w:pPr>
        <w:spacing w:after="0" w:before="0" w:line="480" w:lineRule="auto"/>
        <w:ind w:left="720" w:firstLine="720"/>
        <w:rPr/>
      </w:pPr>
      <w:r w:rsidDel="00000000" w:rsidR="00000000" w:rsidRPr="00000000">
        <w:rPr>
          <w:rtl w:val="0"/>
        </w:rPr>
        <w:t xml:space="preserve">Some smiles just couldn’t be faked.</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559">
      <w:pPr>
        <w:spacing w:after="0" w:before="0" w:line="480" w:lineRule="auto"/>
        <w:ind w:left="720" w:firstLine="720"/>
        <w:rPr/>
      </w:pPr>
      <w:r w:rsidDel="00000000" w:rsidR="00000000" w:rsidRPr="00000000">
        <w:rPr>
          <w:rtl w:val="0"/>
        </w:rPr>
        <w:t xml:space="preserve">Haldric got his food and made his way over, the wooden tray balanced neatly in one hand. He dropped into the seat across from her at the stone table with practiced ease.</w:t>
      </w:r>
    </w:p>
    <w:p w:rsidR="00000000" w:rsidDel="00000000" w:rsidP="00000000" w:rsidRDefault="00000000" w:rsidRPr="00000000" w14:paraId="0000055A">
      <w:pPr>
        <w:spacing w:after="0" w:before="0" w:line="480" w:lineRule="auto"/>
        <w:ind w:left="720" w:firstLine="720"/>
        <w:rPr/>
      </w:pPr>
      <w:r w:rsidDel="00000000" w:rsidR="00000000" w:rsidRPr="00000000">
        <w:rPr>
          <w:rtl w:val="0"/>
        </w:rPr>
        <w:t xml:space="preserve">Praew’s eyes drifted to his tray. </w:t>
      </w:r>
    </w:p>
    <w:p w:rsidR="00000000" w:rsidDel="00000000" w:rsidP="00000000" w:rsidRDefault="00000000" w:rsidRPr="00000000" w14:paraId="0000055B">
      <w:pPr>
        <w:spacing w:after="0" w:before="0" w:line="480" w:lineRule="auto"/>
        <w:ind w:left="720" w:firstLine="720"/>
        <w:rPr/>
      </w:pPr>
      <w:r w:rsidDel="00000000" w:rsidR="00000000" w:rsidRPr="00000000">
        <w:rPr>
          <w:rtl w:val="0"/>
        </w:rPr>
        <w:t xml:space="preserve">It wasn’t just smaller than hers. It was barely enough to count as a full meal.</w:t>
      </w:r>
    </w:p>
    <w:p w:rsidR="00000000" w:rsidDel="00000000" w:rsidP="00000000" w:rsidRDefault="00000000" w:rsidRPr="00000000" w14:paraId="0000055C">
      <w:pPr>
        <w:spacing w:after="0" w:before="0" w:line="480" w:lineRule="auto"/>
        <w:ind w:left="720" w:firstLine="720"/>
        <w:rPr/>
      </w:pPr>
      <w:r w:rsidDel="00000000" w:rsidR="00000000" w:rsidRPr="00000000">
        <w:rPr>
          <w:rtl w:val="0"/>
        </w:rPr>
        <w:t xml:space="preserve">Her brows drew together. She was still in classes, technically. Was she still getting double portions compared to everyone else? Administration was notoriously known for their generous rations. It was probably part of why they were so hated by the rest of the city.</w:t>
      </w:r>
    </w:p>
    <w:p w:rsidR="00000000" w:rsidDel="00000000" w:rsidP="00000000" w:rsidRDefault="00000000" w:rsidRPr="00000000" w14:paraId="0000055D">
      <w:pPr>
        <w:spacing w:after="0" w:before="0" w:line="480" w:lineRule="auto"/>
        <w:ind w:left="720" w:firstLine="720"/>
        <w:rPr/>
      </w:pPr>
      <w:r w:rsidDel="00000000" w:rsidR="00000000" w:rsidRPr="00000000">
        <w:rPr>
          <w:rtl w:val="0"/>
        </w:rPr>
        <w:t xml:space="preserve">But if this was what Haldric got… she couldn’t imagine what everyone else was living on.</w:t>
      </w:r>
    </w:p>
    <w:p w:rsidR="00000000" w:rsidDel="00000000" w:rsidP="00000000" w:rsidRDefault="00000000" w:rsidRPr="00000000" w14:paraId="0000055E">
      <w:pPr>
        <w:spacing w:after="0" w:before="0" w:line="480" w:lineRule="auto"/>
        <w:ind w:left="720" w:firstLine="720"/>
        <w:rPr/>
      </w:pPr>
      <w:r w:rsidDel="00000000" w:rsidR="00000000" w:rsidRPr="00000000">
        <w:rPr>
          <w:rtl w:val="0"/>
        </w:rPr>
        <w:t xml:space="preserve">Her appetite flickered.</w:t>
      </w:r>
    </w:p>
    <w:p w:rsidR="00000000" w:rsidDel="00000000" w:rsidP="00000000" w:rsidRDefault="00000000" w:rsidRPr="00000000" w14:paraId="0000055F">
      <w:pPr>
        <w:spacing w:after="0" w:before="0" w:line="480" w:lineRule="auto"/>
        <w:ind w:left="720" w:firstLine="720"/>
        <w:rPr/>
      </w:pPr>
      <w:r w:rsidDel="00000000" w:rsidR="00000000" w:rsidRPr="00000000">
        <w:rPr>
          <w:rtl w:val="0"/>
        </w:rPr>
        <w:t xml:space="preserve">“What seems to be the problem, constable?” Haldric asked, his voice light with amusement. “Am I under arrest?”</w:t>
      </w:r>
    </w:p>
    <w:p w:rsidR="00000000" w:rsidDel="00000000" w:rsidP="00000000" w:rsidRDefault="00000000" w:rsidRPr="00000000" w14:paraId="00000560">
      <w:pPr>
        <w:spacing w:after="0" w:before="0" w:line="480" w:lineRule="auto"/>
        <w:ind w:left="720" w:firstLine="720"/>
        <w:rPr/>
      </w:pPr>
      <w:r w:rsidDel="00000000" w:rsidR="00000000" w:rsidRPr="00000000">
        <w:rPr>
          <w:rtl w:val="0"/>
        </w:rPr>
        <w:t xml:space="preserve">Praew chuckled softly. “Not this time,” she said. “I just wanted to check on you.”</w:t>
      </w:r>
    </w:p>
    <w:p w:rsidR="00000000" w:rsidDel="00000000" w:rsidP="00000000" w:rsidRDefault="00000000" w:rsidRPr="00000000" w14:paraId="00000561">
      <w:pPr>
        <w:spacing w:after="0" w:before="0" w:line="480" w:lineRule="auto"/>
        <w:ind w:left="720" w:firstLine="720"/>
        <w:rPr/>
      </w:pPr>
      <w:r w:rsidDel="00000000" w:rsidR="00000000" w:rsidRPr="00000000">
        <w:rPr>
          <w:rtl w:val="0"/>
        </w:rPr>
        <w:t xml:space="preserve">“Right,” Haldric replied. “Well, I’m not giving you my ration slips, if that’s what you’re after, so don’t bother.”</w:t>
      </w:r>
    </w:p>
    <w:p w:rsidR="00000000" w:rsidDel="00000000" w:rsidP="00000000" w:rsidRDefault="00000000" w:rsidRPr="00000000" w14:paraId="00000562">
      <w:pPr>
        <w:spacing w:after="0" w:before="0" w:line="480" w:lineRule="auto"/>
        <w:ind w:left="720" w:firstLine="720"/>
        <w:rPr/>
      </w:pPr>
      <w:r w:rsidDel="00000000" w:rsidR="00000000" w:rsidRPr="00000000">
        <w:rPr>
          <w:rtl w:val="0"/>
        </w:rPr>
        <w:t xml:space="preserve">Praew didn’t join Haldric’s laughter this time. She pushed at her rice with the edge of her utensils, sifting through it as if it might rearrange itself into something better. Her fingers moved absently, the food forgotten.</w:t>
      </w:r>
    </w:p>
    <w:p w:rsidR="00000000" w:rsidDel="00000000" w:rsidP="00000000" w:rsidRDefault="00000000" w:rsidRPr="00000000" w14:paraId="00000563">
      <w:pPr>
        <w:spacing w:after="0" w:before="0" w:line="480" w:lineRule="auto"/>
        <w:ind w:left="720" w:firstLine="720"/>
        <w:rPr/>
      </w:pPr>
      <w:r w:rsidDel="00000000" w:rsidR="00000000" w:rsidRPr="00000000">
        <w:rPr>
          <w:rtl w:val="0"/>
        </w:rPr>
        <w:t xml:space="preserve">Then she finally spoke.</w:t>
      </w:r>
    </w:p>
    <w:p w:rsidR="00000000" w:rsidDel="00000000" w:rsidP="00000000" w:rsidRDefault="00000000" w:rsidRPr="00000000" w14:paraId="00000564">
      <w:pPr>
        <w:spacing w:after="0" w:before="0" w:line="480" w:lineRule="auto"/>
        <w:ind w:left="720" w:firstLine="720"/>
        <w:rPr/>
      </w:pPr>
      <w:r w:rsidDel="00000000" w:rsidR="00000000" w:rsidRPr="00000000">
        <w:rPr>
          <w:rtl w:val="0"/>
        </w:rPr>
        <w:t xml:space="preserve">“Haldric, have you noticed anything… odd at your job?”</w:t>
      </w:r>
    </w:p>
    <w:p w:rsidR="00000000" w:rsidDel="00000000" w:rsidP="00000000" w:rsidRDefault="00000000" w:rsidRPr="00000000" w14:paraId="00000565">
      <w:pPr>
        <w:spacing w:after="0" w:before="0" w:line="480" w:lineRule="auto"/>
        <w:ind w:left="720" w:firstLine="720"/>
        <w:rPr/>
      </w:pPr>
      <w:r w:rsidDel="00000000" w:rsidR="00000000" w:rsidRPr="00000000">
        <w:rPr>
          <w:rtl w:val="0"/>
        </w:rPr>
        <w:t xml:space="preserve">He glanced at her, pausing mid-bite.</w:t>
      </w:r>
    </w:p>
    <w:p w:rsidR="00000000" w:rsidDel="00000000" w:rsidP="00000000" w:rsidRDefault="00000000" w:rsidRPr="00000000" w14:paraId="00000566">
      <w:pPr>
        <w:spacing w:after="0" w:before="0" w:line="480" w:lineRule="auto"/>
        <w:ind w:left="720" w:firstLine="720"/>
        <w:rPr/>
      </w:pPr>
      <w:r w:rsidDel="00000000" w:rsidR="00000000" w:rsidRPr="00000000">
        <w:rPr>
          <w:rtl w:val="0"/>
        </w:rPr>
        <w:t xml:space="preserve">“Odd?” he repeated. “I work in administration for The bolting Prime Archon. Every document I go through seems odd to me. You’re gonna have to be more specific.”</w:t>
      </w:r>
    </w:p>
    <w:p w:rsidR="00000000" w:rsidDel="00000000" w:rsidP="00000000" w:rsidRDefault="00000000" w:rsidRPr="00000000" w14:paraId="00000567">
      <w:pPr>
        <w:spacing w:after="0" w:before="0" w:line="480" w:lineRule="auto"/>
        <w:ind w:left="720" w:firstLine="720"/>
        <w:rPr/>
      </w:pPr>
      <w:r w:rsidDel="00000000" w:rsidR="00000000" w:rsidRPr="00000000">
        <w:rPr>
          <w:rtl w:val="0"/>
        </w:rPr>
        <w:t xml:space="preserve">He looked around the room, probably to make sure no one had heard him use The Prime’s name in vain.</w:t>
      </w:r>
    </w:p>
    <w:p w:rsidR="00000000" w:rsidDel="00000000" w:rsidP="00000000" w:rsidRDefault="00000000" w:rsidRPr="00000000" w14:paraId="00000568">
      <w:pPr>
        <w:spacing w:after="0" w:before="0" w:line="480" w:lineRule="auto"/>
        <w:ind w:left="720" w:firstLine="720"/>
        <w:rPr/>
      </w:pPr>
      <w:r w:rsidDel="00000000" w:rsidR="00000000" w:rsidRPr="00000000">
        <w:rPr>
          <w:rtl w:val="0"/>
        </w:rPr>
        <w:t xml:space="preserve">Praew sighed, setting down her utensils and rubbing her temple.</w:t>
      </w:r>
    </w:p>
    <w:p w:rsidR="00000000" w:rsidDel="00000000" w:rsidP="00000000" w:rsidRDefault="00000000" w:rsidRPr="00000000" w14:paraId="00000569">
      <w:pPr>
        <w:spacing w:after="0" w:before="0" w:line="480" w:lineRule="auto"/>
        <w:ind w:left="720" w:firstLine="720"/>
        <w:rPr/>
      </w:pPr>
      <w:r w:rsidDel="00000000" w:rsidR="00000000" w:rsidRPr="00000000">
        <w:rPr>
          <w:rtl w:val="0"/>
        </w:rPr>
        <w:t xml:space="preserve">“I mean… look at us. Look at everyone.”</w:t>
      </w:r>
    </w:p>
    <w:p w:rsidR="00000000" w:rsidDel="00000000" w:rsidP="00000000" w:rsidRDefault="00000000" w:rsidRPr="00000000" w14:paraId="0000056A">
      <w:pPr>
        <w:spacing w:after="0" w:before="0" w:line="480" w:lineRule="auto"/>
        <w:ind w:left="720" w:firstLine="720"/>
        <w:rPr/>
      </w:pPr>
      <w:r w:rsidDel="00000000" w:rsidR="00000000" w:rsidRPr="00000000">
        <w:rPr>
          <w:rtl w:val="0"/>
        </w:rPr>
        <w:t xml:space="preserve">She gestured at his tray, at the thinning portions he’d somehow grown used to.</w:t>
      </w:r>
    </w:p>
    <w:p w:rsidR="00000000" w:rsidDel="00000000" w:rsidP="00000000" w:rsidRDefault="00000000" w:rsidRPr="00000000" w14:paraId="0000056B">
      <w:pPr>
        <w:spacing w:after="0" w:before="0" w:line="480" w:lineRule="auto"/>
        <w:ind w:left="720" w:firstLine="720"/>
        <w:rPr/>
      </w:pPr>
      <w:r w:rsidDel="00000000" w:rsidR="00000000" w:rsidRPr="00000000">
        <w:rPr>
          <w:rtl w:val="0"/>
        </w:rPr>
        <w:t xml:space="preserve">Haldric didn’t need to look. He wasn’t stupid. It was already impossible to ignore. The quiet fatigue hanging over the cafeteria wasn’t just exhaustion—it was hunger.</w:t>
      </w:r>
    </w:p>
    <w:p w:rsidR="00000000" w:rsidDel="00000000" w:rsidP="00000000" w:rsidRDefault="00000000" w:rsidRPr="00000000" w14:paraId="0000056C">
      <w:pPr>
        <w:spacing w:after="0" w:before="0" w:line="480" w:lineRule="auto"/>
        <w:ind w:left="720" w:firstLine="720"/>
        <w:rPr/>
      </w:pPr>
      <w:r w:rsidDel="00000000" w:rsidR="00000000" w:rsidRPr="00000000">
        <w:rPr>
          <w:rtl w:val="0"/>
        </w:rPr>
        <w:t xml:space="preserve">Praew continued.</w:t>
      </w:r>
    </w:p>
    <w:p w:rsidR="00000000" w:rsidDel="00000000" w:rsidP="00000000" w:rsidRDefault="00000000" w:rsidRPr="00000000" w14:paraId="0000056D">
      <w:pPr>
        <w:spacing w:after="0" w:before="0" w:line="480" w:lineRule="auto"/>
        <w:ind w:left="720" w:firstLine="720"/>
        <w:rPr/>
      </w:pPr>
      <w:r w:rsidDel="00000000" w:rsidR="00000000" w:rsidRPr="00000000">
        <w:rPr>
          <w:rtl w:val="0"/>
        </w:rPr>
        <w:t xml:space="preserve">“Something doesn’t add up about the food shortage. If our Hunters are having this much trouble getting food, why not accept more Hunters?”</w:t>
      </w:r>
    </w:p>
    <w:p w:rsidR="00000000" w:rsidDel="00000000" w:rsidP="00000000" w:rsidRDefault="00000000" w:rsidRPr="00000000" w14:paraId="0000056E">
      <w:pPr>
        <w:spacing w:after="0" w:before="0" w:line="480" w:lineRule="auto"/>
        <w:ind w:left="720" w:firstLine="720"/>
        <w:rPr/>
      </w:pPr>
      <w:r w:rsidDel="00000000" w:rsidR="00000000" w:rsidRPr="00000000">
        <w:rPr>
          <w:rtl w:val="0"/>
        </w:rPr>
        <w:t xml:space="preserve">“I don’t know what to tell you,” Haldric said. His eyes darted around the room again before he leaned in slightly.</w:t>
      </w:r>
    </w:p>
    <w:p w:rsidR="00000000" w:rsidDel="00000000" w:rsidP="00000000" w:rsidRDefault="00000000" w:rsidRPr="00000000" w14:paraId="0000056F">
      <w:pPr>
        <w:spacing w:after="0" w:before="0" w:line="480" w:lineRule="auto"/>
        <w:ind w:left="720" w:firstLine="720"/>
        <w:rPr/>
      </w:pPr>
      <w:r w:rsidDel="00000000" w:rsidR="00000000" w:rsidRPr="00000000">
        <w:rPr>
          <w:rtl w:val="0"/>
        </w:rPr>
        <w:t xml:space="preserve">“I’ve been thinking the same thing. But I haven’t heard anything out of the ordinary.”</w:t>
      </w:r>
    </w:p>
    <w:p w:rsidR="00000000" w:rsidDel="00000000" w:rsidP="00000000" w:rsidRDefault="00000000" w:rsidRPr="00000000" w14:paraId="00000570">
      <w:pPr>
        <w:spacing w:after="0" w:before="0" w:line="480" w:lineRule="auto"/>
        <w:ind w:left="720" w:firstLine="720"/>
        <w:rPr/>
      </w:pPr>
      <w:r w:rsidDel="00000000" w:rsidR="00000000" w:rsidRPr="00000000">
        <w:rPr>
          <w:rtl w:val="0"/>
        </w:rPr>
        <w:t xml:space="preserve">“I don’t care if I eat less. I can handle it. But my parents? They’re older. They need more. And they’re getting weaker.”</w:t>
      </w:r>
    </w:p>
    <w:p w:rsidR="00000000" w:rsidDel="00000000" w:rsidP="00000000" w:rsidRDefault="00000000" w:rsidRPr="00000000" w14:paraId="00000571">
      <w:pPr>
        <w:spacing w:after="0" w:before="0" w:line="480" w:lineRule="auto"/>
        <w:ind w:left="720" w:firstLine="720"/>
        <w:rPr/>
      </w:pPr>
      <w:r w:rsidDel="00000000" w:rsidR="00000000" w:rsidRPr="00000000">
        <w:rPr>
          <w:rtl w:val="0"/>
        </w:rPr>
        <w:t xml:space="preserve">She didn’t look at Haldric as she spoke. She didn’t have to. He had to have seen it too. His Grayparents, a generation older than her parents, were likely faring even worse. Like the thinner faces and heavier movements she saw in her own parents.</w:t>
      </w:r>
    </w:p>
    <w:p w:rsidR="00000000" w:rsidDel="00000000" w:rsidP="00000000" w:rsidRDefault="00000000" w:rsidRPr="00000000" w14:paraId="00000572">
      <w:pPr>
        <w:spacing w:after="0" w:before="0" w:line="480" w:lineRule="auto"/>
        <w:ind w:left="720" w:firstLine="720"/>
        <w:rPr/>
      </w:pPr>
      <w:r w:rsidDel="00000000" w:rsidR="00000000" w:rsidRPr="00000000">
        <w:rPr>
          <w:rtl w:val="0"/>
        </w:rPr>
        <w:t xml:space="preserve">She stared down at her tray, pushing a lump of rice to the side with the edge of her utensils.</w:t>
      </w:r>
    </w:p>
    <w:p w:rsidR="00000000" w:rsidDel="00000000" w:rsidP="00000000" w:rsidRDefault="00000000" w:rsidRPr="00000000" w14:paraId="00000573">
      <w:pPr>
        <w:spacing w:after="0" w:before="0" w:line="480" w:lineRule="auto"/>
        <w:ind w:left="720" w:firstLine="720"/>
        <w:rPr/>
      </w:pPr>
      <w:r w:rsidDel="00000000" w:rsidR="00000000" w:rsidRPr="00000000">
        <w:rPr>
          <w:rtl w:val="0"/>
        </w:rPr>
        <w:t xml:space="preserve">“They used to fuss over me when I got home. Always asking if I ate enough, if I had clean clothes, if I was sleeping okay.”</w:t>
      </w:r>
    </w:p>
    <w:p w:rsidR="00000000" w:rsidDel="00000000" w:rsidP="00000000" w:rsidRDefault="00000000" w:rsidRPr="00000000" w14:paraId="00000574">
      <w:pPr>
        <w:spacing w:after="0" w:before="0" w:line="480" w:lineRule="auto"/>
        <w:ind w:left="720" w:firstLine="720"/>
        <w:rPr/>
      </w:pPr>
      <w:r w:rsidDel="00000000" w:rsidR="00000000" w:rsidRPr="00000000">
        <w:rPr>
          <w:rtl w:val="0"/>
        </w:rPr>
        <w:t xml:space="preserve">She set the utensils down gently.</w:t>
      </w:r>
    </w:p>
    <w:p w:rsidR="00000000" w:rsidDel="00000000" w:rsidP="00000000" w:rsidRDefault="00000000" w:rsidRPr="00000000" w14:paraId="00000575">
      <w:pPr>
        <w:spacing w:after="0" w:before="0" w:line="480" w:lineRule="auto"/>
        <w:ind w:left="720" w:firstLine="720"/>
        <w:rPr/>
      </w:pPr>
      <w:r w:rsidDel="00000000" w:rsidR="00000000" w:rsidRPr="00000000">
        <w:rPr>
          <w:rtl w:val="0"/>
        </w:rPr>
        <w:t xml:space="preserve">“But lately… they just smile. Say they’re proud of me. And then they sit back down like even that took too much energy.”</w:t>
      </w:r>
    </w:p>
    <w:p w:rsidR="00000000" w:rsidDel="00000000" w:rsidP="00000000" w:rsidRDefault="00000000" w:rsidRPr="00000000" w14:paraId="00000576">
      <w:pPr>
        <w:spacing w:after="0" w:before="0" w:line="480" w:lineRule="auto"/>
        <w:ind w:left="720" w:firstLine="720"/>
        <w:rPr/>
      </w:pPr>
      <w:r w:rsidDel="00000000" w:rsidR="00000000" w:rsidRPr="00000000">
        <w:rPr>
          <w:rtl w:val="0"/>
        </w:rPr>
        <w:t xml:space="preserve">She trailed off. The words stuck somewhere she couldn’t reach.</w:t>
      </w:r>
    </w:p>
    <w:p w:rsidR="00000000" w:rsidDel="00000000" w:rsidP="00000000" w:rsidRDefault="00000000" w:rsidRPr="00000000" w14:paraId="00000577">
      <w:pPr>
        <w:spacing w:after="0" w:before="0" w:line="480" w:lineRule="auto"/>
        <w:ind w:left="720" w:firstLine="720"/>
        <w:rPr/>
      </w:pPr>
      <w:r w:rsidDel="00000000" w:rsidR="00000000" w:rsidRPr="00000000">
        <w:rPr>
          <w:rtl w:val="0"/>
        </w:rPr>
        <w:t xml:space="preserve">They were too tired to even fuss. She felt her eyes start to water.</w:t>
      </w:r>
    </w:p>
    <w:p w:rsidR="00000000" w:rsidDel="00000000" w:rsidP="00000000" w:rsidRDefault="00000000" w:rsidRPr="00000000" w14:paraId="00000578">
      <w:pPr>
        <w:spacing w:after="0" w:before="0" w:line="480" w:lineRule="auto"/>
        <w:ind w:left="720" w:firstLine="720"/>
        <w:rPr/>
      </w:pPr>
      <w:r w:rsidDel="00000000" w:rsidR="00000000" w:rsidRPr="00000000">
        <w:rPr>
          <w:rtl w:val="0"/>
        </w:rPr>
        <w:t xml:space="preserve">She came here for Junya. But perhaps this had always been on her mind.</w:t>
      </w:r>
    </w:p>
    <w:p w:rsidR="00000000" w:rsidDel="00000000" w:rsidP="00000000" w:rsidRDefault="00000000" w:rsidRPr="00000000" w14:paraId="00000579">
      <w:pPr>
        <w:spacing w:after="0" w:before="0" w:line="480" w:lineRule="auto"/>
        <w:ind w:left="720" w:firstLine="720"/>
        <w:rPr/>
      </w:pPr>
      <w:r w:rsidDel="00000000" w:rsidR="00000000" w:rsidRPr="00000000">
        <w:rPr>
          <w:rtl w:val="0"/>
        </w:rPr>
        <w:t xml:space="preserve">There was a strange power in voicing her worries. It was like dislodging a single stone, only to feel the weight of the whole mountain shift behind it.</w:t>
      </w:r>
    </w:p>
    <w:p w:rsidR="00000000" w:rsidDel="00000000" w:rsidP="00000000" w:rsidRDefault="00000000" w:rsidRPr="00000000" w14:paraId="0000057A">
      <w:pPr>
        <w:spacing w:after="0" w:before="0" w:line="480" w:lineRule="auto"/>
        <w:ind w:left="720" w:firstLine="720"/>
        <w:rPr/>
      </w:pPr>
      <w:r w:rsidDel="00000000" w:rsidR="00000000" w:rsidRPr="00000000">
        <w:rPr>
          <w:rtl w:val="0"/>
        </w:rPr>
        <w:t xml:space="preserve">“Okay, I get it,” Haldric said. “I’ll do some digging and see what I can find. Just… don’t do anything stupid.”</w:t>
      </w:r>
    </w:p>
    <w:p w:rsidR="00000000" w:rsidDel="00000000" w:rsidP="00000000" w:rsidRDefault="00000000" w:rsidRPr="00000000" w14:paraId="0000057B">
      <w:pPr>
        <w:spacing w:after="0" w:before="0" w:line="480" w:lineRule="auto"/>
        <w:ind w:left="720" w:firstLine="720"/>
        <w:rPr/>
      </w:pPr>
      <w:r w:rsidDel="00000000" w:rsidR="00000000" w:rsidRPr="00000000">
        <w:rPr>
          <w:rtl w:val="0"/>
        </w:rPr>
        <w:t xml:space="preserve">“What? Me?” Praew said with feigned innocence, pushing down her emotions and forcing a smile.</w:t>
      </w:r>
    </w:p>
    <w:p w:rsidR="00000000" w:rsidDel="00000000" w:rsidP="00000000" w:rsidRDefault="00000000" w:rsidRPr="00000000" w14:paraId="0000057C">
      <w:pPr>
        <w:spacing w:after="0" w:before="0" w:line="480" w:lineRule="auto"/>
        <w:ind w:left="720" w:firstLine="720"/>
        <w:rPr/>
      </w:pPr>
      <w:r w:rsidDel="00000000" w:rsidR="00000000" w:rsidRPr="00000000">
        <w:rPr>
          <w:rtl w:val="0"/>
        </w:rPr>
        <w:t xml:space="preserve">“I thought I was supposed to be the impulsive and emotional one,” Haldric said, eyeing her. “There’s something you’re not telling me, and that worries me.”</w:t>
      </w:r>
    </w:p>
    <w:p w:rsidR="00000000" w:rsidDel="00000000" w:rsidP="00000000" w:rsidRDefault="00000000" w:rsidRPr="00000000" w14:paraId="0000057D">
      <w:pPr>
        <w:spacing w:after="0" w:before="0" w:line="480" w:lineRule="auto"/>
        <w:ind w:left="720" w:firstLine="720"/>
        <w:rPr/>
      </w:pPr>
      <w:r w:rsidDel="00000000" w:rsidR="00000000" w:rsidRPr="00000000">
        <w:rPr>
          <w:rtl w:val="0"/>
        </w:rPr>
        <w:t xml:space="preserve">“I—” Praew looked away, the word catching in her throat.</w:t>
      </w:r>
    </w:p>
    <w:p w:rsidR="00000000" w:rsidDel="00000000" w:rsidP="00000000" w:rsidRDefault="00000000" w:rsidRPr="00000000" w14:paraId="0000057E">
      <w:pPr>
        <w:spacing w:after="0" w:before="0" w:line="480" w:lineRule="auto"/>
        <w:ind w:left="720" w:firstLine="720"/>
        <w:rPr/>
      </w:pPr>
      <w:r w:rsidDel="00000000" w:rsidR="00000000" w:rsidRPr="00000000">
        <w:rPr>
          <w:rtl w:val="0"/>
        </w:rPr>
        <w:t xml:space="preserve">Haldric didn’t let up.</w:t>
      </w:r>
    </w:p>
    <w:p w:rsidR="00000000" w:rsidDel="00000000" w:rsidP="00000000" w:rsidRDefault="00000000" w:rsidRPr="00000000" w14:paraId="0000057F">
      <w:pPr>
        <w:spacing w:after="0" w:before="0" w:line="480" w:lineRule="auto"/>
        <w:ind w:left="720" w:firstLine="720"/>
        <w:rPr/>
      </w:pPr>
      <w:r w:rsidDel="00000000" w:rsidR="00000000" w:rsidRPr="00000000">
        <w:rPr>
          <w:rtl w:val="0"/>
        </w:rPr>
        <w:t xml:space="preserve">“I may not be as smart as you, but I can tell when something’s off. What is it? What’s going on?”</w:t>
      </w:r>
    </w:p>
    <w:p w:rsidR="00000000" w:rsidDel="00000000" w:rsidP="00000000" w:rsidRDefault="00000000" w:rsidRPr="00000000" w14:paraId="00000580">
      <w:pPr>
        <w:spacing w:after="0" w:before="0" w:line="480" w:lineRule="auto"/>
        <w:ind w:left="720" w:firstLine="720"/>
        <w:rPr/>
      </w:pPr>
      <w:r w:rsidDel="00000000" w:rsidR="00000000" w:rsidRPr="00000000">
        <w:rPr>
          <w:rtl w:val="0"/>
        </w:rPr>
        <w:t xml:space="preserve">Praew took a deep breath, steadying herself before meeting his eyes.</w:t>
      </w:r>
    </w:p>
    <w:p w:rsidR="00000000" w:rsidDel="00000000" w:rsidP="00000000" w:rsidRDefault="00000000" w:rsidRPr="00000000" w14:paraId="00000581">
      <w:pPr>
        <w:spacing w:after="0" w:before="0" w:line="480" w:lineRule="auto"/>
        <w:ind w:left="720" w:firstLine="720"/>
        <w:rPr/>
      </w:pPr>
      <w:r w:rsidDel="00000000" w:rsidR="00000000" w:rsidRPr="00000000">
        <w:rPr>
          <w:rtl w:val="0"/>
        </w:rPr>
        <w:t xml:space="preserve">“I was going to tell you anyway,” she said. “I have a friend who needs you to look into a suspicious cave-in and the mysterious disappearance of two individuals.”</w:t>
      </w:r>
    </w:p>
    <w:p w:rsidR="00000000" w:rsidDel="00000000" w:rsidP="00000000" w:rsidRDefault="00000000" w:rsidRPr="00000000" w14:paraId="00000582">
      <w:pPr>
        <w:spacing w:after="0" w:before="0" w:line="480" w:lineRule="auto"/>
        <w:ind w:left="720" w:firstLine="720"/>
        <w:rPr>
          <w:i w:val="1"/>
          <w:iCs w:val="1"/>
        </w:rPr>
      </w:pPr>
      <w:r w:rsidDel="00000000" w:rsidR="00000000" w:rsidRPr="00000000">
        <w:rPr>
          <w:rtl w:val="0"/>
        </w:rPr>
        <w:t xml:space="preserve">Haldric choked on his drink, tray already empty. </w:t>
      </w:r>
      <w:r w:rsidDel="00000000" w:rsidR="00000000" w:rsidRPr="00000000">
        <w:rPr>
          <w:i w:val="1"/>
          <w:iCs w:val="1"/>
          <w:rtl w:val="0"/>
        </w:rPr>
        <w:t xml:space="preserve">When had he finished it?</w:t>
      </w:r>
    </w:p>
    <w:p w:rsidR="00000000" w:rsidDel="00000000" w:rsidP="00000000" w:rsidRDefault="00000000" w:rsidRPr="00000000" w14:paraId="00000583">
      <w:pPr>
        <w:spacing w:after="0" w:before="0" w:line="480" w:lineRule="auto"/>
        <w:ind w:left="720" w:firstLine="720"/>
        <w:rPr/>
      </w:pPr>
      <w:r w:rsidDel="00000000" w:rsidR="00000000" w:rsidRPr="00000000">
        <w:rPr>
          <w:rtl w:val="0"/>
        </w:rPr>
        <w:t xml:space="preserve">“Praew, could you please stop being so nosy? Why are you always getting involved in everyone else’s problems?” He threw his hands slightly. “This sounds even more dangerous than the food shortage!”</w:t>
      </w:r>
    </w:p>
    <w:p w:rsidR="00000000" w:rsidDel="00000000" w:rsidP="00000000" w:rsidRDefault="00000000" w:rsidRPr="00000000" w14:paraId="00000584">
      <w:pPr>
        <w:spacing w:after="0" w:before="0" w:line="480" w:lineRule="auto"/>
        <w:ind w:left="720" w:firstLine="720"/>
        <w:rPr/>
      </w:pPr>
      <w:r w:rsidDel="00000000" w:rsidR="00000000" w:rsidRPr="00000000">
        <w:rPr>
          <w:rtl w:val="0"/>
        </w:rPr>
        <w:t xml:space="preserve">“Come on,” she said, leaning in. “Don’t tell me you already forgot. A Hunter never ignores—”</w:t>
      </w:r>
    </w:p>
    <w:p w:rsidR="00000000" w:rsidDel="00000000" w:rsidP="00000000" w:rsidRDefault="00000000" w:rsidRPr="00000000" w14:paraId="00000585">
      <w:pPr>
        <w:spacing w:after="0" w:before="0" w:line="480" w:lineRule="auto"/>
        <w:ind w:left="720" w:firstLine="720"/>
        <w:rPr/>
      </w:pPr>
      <w:r w:rsidDel="00000000" w:rsidR="00000000" w:rsidRPr="00000000">
        <w:rPr>
          <w:rtl w:val="0"/>
        </w:rPr>
        <w:t xml:space="preserve">“We’re not Hunters, Praew!” Haldric snapped, voice rising.</w:t>
      </w:r>
    </w:p>
    <w:p w:rsidR="00000000" w:rsidDel="00000000" w:rsidP="00000000" w:rsidRDefault="00000000" w:rsidRPr="00000000" w14:paraId="00000586">
      <w:pPr>
        <w:spacing w:after="0" w:before="0" w:line="480" w:lineRule="auto"/>
        <w:ind w:left="720" w:firstLine="720"/>
        <w:rPr/>
      </w:pPr>
      <w:r w:rsidDel="00000000" w:rsidR="00000000" w:rsidRPr="00000000">
        <w:rPr>
          <w:i w:val="1"/>
          <w:iCs w:val="1"/>
          <w:rtl w:val="0"/>
        </w:rPr>
        <w:t xml:space="preserve">Yeah… it still bothered him. That was a stupid thing to say</w:t>
      </w:r>
      <w:r w:rsidDel="00000000" w:rsidR="00000000" w:rsidRPr="00000000">
        <w:rPr>
          <w:rtl w:val="0"/>
        </w:rPr>
        <w:t xml:space="preserve">. She made a mental note.</w:t>
      </w:r>
    </w:p>
    <w:p w:rsidR="00000000" w:rsidDel="00000000" w:rsidP="00000000" w:rsidRDefault="00000000" w:rsidRPr="00000000" w14:paraId="00000587">
      <w:pPr>
        <w:spacing w:after="0" w:before="0" w:line="480" w:lineRule="auto"/>
        <w:ind w:left="720" w:firstLine="720"/>
        <w:rPr/>
      </w:pPr>
      <w:r w:rsidDel="00000000" w:rsidR="00000000" w:rsidRPr="00000000">
        <w:rPr>
          <w:rtl w:val="0"/>
        </w:rPr>
        <w:t xml:space="preserve">“You’re right. I’m sorry,” Praew said quietly. She took a bite of rice, letting the silence settle before swallowing and continuing.</w:t>
      </w:r>
    </w:p>
    <w:p w:rsidR="00000000" w:rsidDel="00000000" w:rsidP="00000000" w:rsidRDefault="00000000" w:rsidRPr="00000000" w14:paraId="00000588">
      <w:pPr>
        <w:spacing w:after="0" w:before="0" w:line="480" w:lineRule="auto"/>
        <w:ind w:left="720" w:firstLine="720"/>
        <w:rPr/>
      </w:pPr>
      <w:r w:rsidDel="00000000" w:rsidR="00000000" w:rsidRPr="00000000">
        <w:rPr>
          <w:rtl w:val="0"/>
        </w:rPr>
        <w:t xml:space="preserve">“It’s too bad, though. She needed someone who could hunt down what happened to her parents. But you’re right, Haldric. It would be way too dangerous. Someone would have to risk their life becoming her hero.”</w:t>
      </w:r>
    </w:p>
    <w:p w:rsidR="00000000" w:rsidDel="00000000" w:rsidP="00000000" w:rsidRDefault="00000000" w:rsidRPr="00000000" w14:paraId="00000589">
      <w:pPr>
        <w:spacing w:after="0" w:before="0" w:line="480" w:lineRule="auto"/>
        <w:ind w:left="720" w:firstLine="720"/>
        <w:rPr/>
      </w:pPr>
      <w:r w:rsidDel="00000000" w:rsidR="00000000" w:rsidRPr="00000000">
        <w:rPr>
          <w:rtl w:val="0"/>
        </w:rPr>
        <w:t xml:space="preserve">She took another bite of rice, chewed slowly, then swallowed.</w:t>
      </w:r>
    </w:p>
    <w:p w:rsidR="00000000" w:rsidDel="00000000" w:rsidP="00000000" w:rsidRDefault="00000000" w:rsidRPr="00000000" w14:paraId="0000058A">
      <w:pPr>
        <w:spacing w:after="0" w:before="0" w:line="480" w:lineRule="auto"/>
        <w:ind w:left="720" w:firstLine="720"/>
        <w:rPr/>
      </w:pPr>
      <w:r w:rsidDel="00000000" w:rsidR="00000000" w:rsidRPr="00000000">
        <w:rPr>
          <w:rtl w:val="0"/>
        </w:rPr>
        <w:t xml:space="preserve">“Such a shame…” She tilted her head, then continued.</w:t>
      </w:r>
    </w:p>
    <w:p w:rsidR="00000000" w:rsidDel="00000000" w:rsidP="00000000" w:rsidRDefault="00000000" w:rsidRPr="00000000" w14:paraId="0000058B">
      <w:pPr>
        <w:spacing w:after="0" w:before="0" w:line="480" w:lineRule="auto"/>
        <w:ind w:left="720" w:firstLine="720"/>
        <w:rPr/>
      </w:pPr>
      <w:r w:rsidDel="00000000" w:rsidR="00000000" w:rsidRPr="00000000">
        <w:rPr>
          <w:rtl w:val="0"/>
        </w:rPr>
        <w:t xml:space="preserve">“She’s so pretty. Seeing her cry nearly broke me.”</w:t>
      </w:r>
    </w:p>
    <w:p w:rsidR="00000000" w:rsidDel="00000000" w:rsidP="00000000" w:rsidRDefault="00000000" w:rsidRPr="00000000" w14:paraId="0000058C">
      <w:pPr>
        <w:spacing w:after="0" w:before="0" w:line="480" w:lineRule="auto"/>
        <w:ind w:left="720" w:firstLine="720"/>
        <w:rPr/>
      </w:pPr>
      <w:r w:rsidDel="00000000" w:rsidR="00000000" w:rsidRPr="00000000">
        <w:rPr>
          <w:rtl w:val="0"/>
        </w:rPr>
        <w:t xml:space="preserve">“I know what you’re doing, Praew,” Haldric said flatly.</w:t>
      </w:r>
    </w:p>
    <w:p w:rsidR="00000000" w:rsidDel="00000000" w:rsidP="00000000" w:rsidRDefault="00000000" w:rsidRPr="00000000" w14:paraId="0000058D">
      <w:pPr>
        <w:spacing w:after="0" w:before="0" w:line="480" w:lineRule="auto"/>
        <w:ind w:left="720" w:firstLine="720"/>
        <w:rPr/>
      </w:pPr>
      <w:r w:rsidDel="00000000" w:rsidR="00000000" w:rsidRPr="00000000">
        <w:rPr>
          <w:rtl w:val="0"/>
        </w:rPr>
        <w:t xml:space="preserve">“Is it working?” she asked, adding a wink.</w:t>
      </w:r>
    </w:p>
    <w:p w:rsidR="00000000" w:rsidDel="00000000" w:rsidP="00000000" w:rsidRDefault="00000000" w:rsidRPr="00000000" w14:paraId="0000058E">
      <w:pPr>
        <w:spacing w:after="0" w:before="0" w:line="480" w:lineRule="auto"/>
        <w:ind w:left="720" w:firstLine="720"/>
        <w:rPr/>
      </w:pPr>
      <w:r w:rsidDel="00000000" w:rsidR="00000000" w:rsidRPr="00000000">
        <w:rPr>
          <w:rtl w:val="0"/>
        </w:rPr>
        <w:t xml:space="preserve">“Stone me. You’re suggesting I just… snoop around, digging through sensitive or classified incident reports?”</w:t>
      </w:r>
    </w:p>
    <w:p w:rsidR="00000000" w:rsidDel="00000000" w:rsidP="00000000" w:rsidRDefault="00000000" w:rsidRPr="00000000" w14:paraId="0000058F">
      <w:pPr>
        <w:spacing w:after="0" w:before="0" w:line="480" w:lineRule="auto"/>
        <w:ind w:left="720" w:firstLine="720"/>
        <w:rPr/>
      </w:pPr>
      <w:r w:rsidDel="00000000" w:rsidR="00000000" w:rsidRPr="00000000">
        <w:rPr>
          <w:rtl w:val="0"/>
        </w:rPr>
        <w:t xml:space="preserve">Praew smirked. “I prefer to call it an investigation.”</w:t>
      </w:r>
    </w:p>
    <w:p w:rsidR="00000000" w:rsidDel="00000000" w:rsidP="00000000" w:rsidRDefault="00000000" w:rsidRPr="00000000" w14:paraId="00000590">
      <w:pPr>
        <w:spacing w:after="0" w:before="0" w:line="480" w:lineRule="auto"/>
        <w:ind w:left="720" w:firstLine="720"/>
        <w:rPr/>
      </w:pPr>
      <w:r w:rsidDel="00000000" w:rsidR="00000000" w:rsidRPr="00000000">
        <w:rPr>
          <w:rtl w:val="0"/>
        </w:rPr>
        <w:t xml:space="preserve">Haldric shook his head. “This is a terrible idea.”</w:t>
      </w:r>
    </w:p>
    <w:p w:rsidR="00000000" w:rsidDel="00000000" w:rsidP="00000000" w:rsidRDefault="00000000" w:rsidRPr="00000000" w14:paraId="00000591">
      <w:pPr>
        <w:spacing w:after="0" w:before="0" w:line="480" w:lineRule="auto"/>
        <w:ind w:left="720" w:firstLine="720"/>
        <w:rPr/>
      </w:pPr>
      <w:r w:rsidDel="00000000" w:rsidR="00000000" w:rsidRPr="00000000">
        <w:rPr>
          <w:rtl w:val="0"/>
        </w:rPr>
        <w:t xml:space="preserve">“But you’re considering it,” Praew said, that look on his face making it obvious he was.</w:t>
      </w:r>
    </w:p>
    <w:p w:rsidR="00000000" w:rsidDel="00000000" w:rsidP="00000000" w:rsidRDefault="00000000" w:rsidRPr="00000000" w14:paraId="00000592">
      <w:pPr>
        <w:spacing w:after="0" w:before="0" w:line="480" w:lineRule="auto"/>
        <w:ind w:left="720" w:firstLine="720"/>
        <w:rPr/>
      </w:pPr>
      <w:r w:rsidDel="00000000" w:rsidR="00000000" w:rsidRPr="00000000">
        <w:rPr>
          <w:rtl w:val="0"/>
        </w:rPr>
        <w:t xml:space="preserve">She leaned forward, her expression serious. Haldric tapped his fingers against the edge of his tray. He was mulling it over. It wasn’t just curiosity anymore. Like her, he would need to learn the truth by any means necessary.</w:t>
      </w:r>
    </w:p>
    <w:p w:rsidR="00000000" w:rsidDel="00000000" w:rsidP="00000000" w:rsidRDefault="00000000" w:rsidRPr="00000000" w14:paraId="00000593">
      <w:pPr>
        <w:spacing w:after="0" w:before="0" w:line="480" w:lineRule="auto"/>
        <w:ind w:left="720" w:firstLine="720"/>
        <w:rPr/>
      </w:pPr>
      <w:r w:rsidDel="00000000" w:rsidR="00000000" w:rsidRPr="00000000">
        <w:rPr>
          <w:rtl w:val="0"/>
        </w:rPr>
        <w:t xml:space="preserve">“Alright,” he said finally. “You handle your end. Train, ask questions, see if you hear anything. I’ll start looking into storage and incident reports.”</w:t>
      </w:r>
    </w:p>
    <w:p w:rsidR="00000000" w:rsidDel="00000000" w:rsidP="00000000" w:rsidRDefault="00000000" w:rsidRPr="00000000" w14:paraId="00000594">
      <w:pPr>
        <w:spacing w:after="0" w:before="0" w:line="480" w:lineRule="auto"/>
        <w:ind w:left="720" w:firstLine="720"/>
        <w:rPr/>
      </w:pPr>
      <w:r w:rsidDel="00000000" w:rsidR="00000000" w:rsidRPr="00000000">
        <w:rPr>
          <w:rtl w:val="0"/>
        </w:rPr>
        <w:t xml:space="preserve">Praew grinned. “And every six days, we compare notes.”</w:t>
      </w:r>
    </w:p>
    <w:p w:rsidR="00000000" w:rsidDel="00000000" w:rsidP="00000000" w:rsidRDefault="00000000" w:rsidRPr="00000000" w14:paraId="00000595">
      <w:pPr>
        <w:spacing w:after="0" w:before="0" w:line="480" w:lineRule="auto"/>
        <w:ind w:left="720" w:firstLine="720"/>
        <w:rPr/>
      </w:pPr>
      <w:r w:rsidDel="00000000" w:rsidR="00000000" w:rsidRPr="00000000">
        <w:rPr>
          <w:rtl w:val="0"/>
        </w:rPr>
        <w:t xml:space="preserve">Haldric rolled his eyes. “You can just say a week, Praew.”</w:t>
      </w:r>
    </w:p>
    <w:p w:rsidR="00000000" w:rsidDel="00000000" w:rsidP="00000000" w:rsidRDefault="00000000" w:rsidRPr="00000000" w14:paraId="00000596">
      <w:pPr>
        <w:spacing w:after="0" w:before="0" w:line="480" w:lineRule="auto"/>
        <w:ind w:left="720" w:firstLine="720"/>
        <w:rPr/>
      </w:pPr>
      <w:r w:rsidDel="00000000" w:rsidR="00000000" w:rsidRPr="00000000">
        <w:rPr>
          <w:rtl w:val="0"/>
        </w:rPr>
        <w:t xml:space="preserve">She gasped, putting on her most innocent voice. “I just didn’t want you to get confused!”</w:t>
      </w:r>
    </w:p>
    <w:p w:rsidR="00000000" w:rsidDel="00000000" w:rsidP="00000000" w:rsidRDefault="00000000" w:rsidRPr="00000000" w14:paraId="00000597">
      <w:pPr>
        <w:spacing w:after="0" w:before="0" w:line="480" w:lineRule="auto"/>
        <w:ind w:left="720" w:firstLine="720"/>
        <w:rPr/>
      </w:pPr>
      <w:r w:rsidDel="00000000" w:rsidR="00000000" w:rsidRPr="00000000">
        <w:rPr>
          <w:rtl w:val="0"/>
        </w:rPr>
        <w:t xml:space="preserve">Her smirk widened, mischievous.</w:t>
      </w:r>
    </w:p>
    <w:p w:rsidR="00000000" w:rsidDel="00000000" w:rsidP="00000000" w:rsidRDefault="00000000" w:rsidRPr="00000000" w14:paraId="00000598">
      <w:pPr>
        <w:spacing w:after="0" w:before="0" w:line="480" w:lineRule="auto"/>
        <w:ind w:left="720" w:firstLine="720"/>
        <w:rPr/>
      </w:pPr>
      <w:r w:rsidDel="00000000" w:rsidR="00000000" w:rsidRPr="00000000">
        <w:rPr>
          <w:rtl w:val="0"/>
        </w:rPr>
        <w:t xml:space="preserve">Haldric frowned. “What was that supposed to mean?”</w:t>
      </w:r>
    </w:p>
    <w:p w:rsidR="00000000" w:rsidDel="00000000" w:rsidP="00000000" w:rsidRDefault="00000000" w:rsidRPr="00000000" w14:paraId="00000599">
      <w:pPr>
        <w:spacing w:after="0" w:before="0" w:line="480" w:lineRule="auto"/>
        <w:ind w:left="720" w:firstLine="720"/>
        <w:rPr/>
      </w:pPr>
      <w:r w:rsidDel="00000000" w:rsidR="00000000" w:rsidRPr="00000000">
        <w:rPr>
          <w:rtl w:val="0"/>
        </w:rPr>
        <w:t xml:space="preserve">Praew’s smile only grew. “I mean, after all… I remember a certain someone mixing up the seven planets with the six-day week once.” She tapped her chin dramatically. “Remind me, who was that again?”</w:t>
      </w:r>
    </w:p>
    <w:p w:rsidR="00000000" w:rsidDel="00000000" w:rsidP="00000000" w:rsidRDefault="00000000" w:rsidRPr="00000000" w14:paraId="0000059A">
      <w:pPr>
        <w:spacing w:after="0" w:before="0" w:line="480" w:lineRule="auto"/>
        <w:ind w:left="720" w:firstLine="720"/>
        <w:rPr/>
      </w:pPr>
      <w:r w:rsidDel="00000000" w:rsidR="00000000" w:rsidRPr="00000000">
        <w:rPr>
          <w:rtl w:val="0"/>
        </w:rPr>
        <w:t xml:space="preserve">Haldric stiffened. “Oh stone me, I was a child!"</w:t>
      </w:r>
    </w:p>
    <w:p w:rsidR="00000000" w:rsidDel="00000000" w:rsidP="00000000" w:rsidRDefault="00000000" w:rsidRPr="00000000" w14:paraId="0000059B">
      <w:pPr>
        <w:spacing w:after="0" w:before="0" w:line="480" w:lineRule="auto"/>
        <w:ind w:left="720" w:firstLine="720"/>
        <w:rPr/>
      </w:pPr>
      <w:r w:rsidDel="00000000" w:rsidR="00000000" w:rsidRPr="00000000">
        <w:rPr>
          <w:rtl w:val="0"/>
        </w:rPr>
        <w:t xml:space="preserve">“Of course you were!” Praew beamed, her voice dripping with false sympathy. “And an actual grown adult would have to be incredibly stupid to assume a week was seven days.”</w:t>
      </w:r>
    </w:p>
    <w:p w:rsidR="00000000" w:rsidDel="00000000" w:rsidP="00000000" w:rsidRDefault="00000000" w:rsidRPr="00000000" w14:paraId="0000059C">
      <w:pPr>
        <w:spacing w:after="0" w:before="0" w:line="480" w:lineRule="auto"/>
        <w:ind w:left="720" w:firstLine="720"/>
        <w:rPr/>
      </w:pPr>
      <w:r w:rsidDel="00000000" w:rsidR="00000000" w:rsidRPr="00000000">
        <w:rPr>
          <w:rtl w:val="0"/>
        </w:rPr>
        <w:t xml:space="preserve">Haldric scowled, but Praew was already laughing.</w:t>
      </w:r>
    </w:p>
    <w:p w:rsidR="00000000" w:rsidDel="00000000" w:rsidP="00000000" w:rsidRDefault="00000000" w:rsidRPr="00000000" w14:paraId="0000059D">
      <w:pPr>
        <w:spacing w:after="0" w:before="0" w:line="480" w:lineRule="auto"/>
        <w:ind w:left="720" w:firstLine="720"/>
        <w:rPr/>
      </w:pPr>
      <w:r w:rsidDel="00000000" w:rsidR="00000000" w:rsidRPr="00000000">
        <w:rPr>
          <w:rtl w:val="0"/>
        </w:rPr>
        <w:t xml:space="preserve">Her laughter cut through the dull murmur of the cafeteria.</w:t>
      </w:r>
    </w:p>
    <w:p w:rsidR="00000000" w:rsidDel="00000000" w:rsidP="00000000" w:rsidRDefault="00000000" w:rsidRPr="00000000" w14:paraId="0000059E">
      <w:pPr>
        <w:spacing w:after="0" w:before="0" w:line="480" w:lineRule="auto"/>
        <w:ind w:left="720" w:firstLine="720"/>
        <w:rPr/>
      </w:pPr>
      <w:r w:rsidDel="00000000" w:rsidR="00000000" w:rsidRPr="00000000">
        <w:rPr>
          <w:rtl w:val="0"/>
        </w:rPr>
        <w:t xml:space="preserve">Haldric didn’t answer. Just watched her for a moment, shaking his head as her laughter spilled out, unburdened by the world around them.</w:t>
      </w:r>
    </w:p>
    <w:p w:rsidR="00000000" w:rsidDel="00000000" w:rsidP="00000000" w:rsidRDefault="00000000" w:rsidRPr="00000000" w14:paraId="0000059F">
      <w:pPr>
        <w:spacing w:after="0" w:before="0" w:line="480" w:lineRule="auto"/>
        <w:ind w:left="720" w:firstLine="720"/>
        <w:rPr/>
      </w:pPr>
      <w:r w:rsidDel="00000000" w:rsidR="00000000" w:rsidRPr="00000000">
        <w:rPr>
          <w:rtl w:val="0"/>
        </w:rPr>
        <w:t xml:space="preserve">She caught the look in his eyes before he turned away. Like he was trying not to smile. Like he almost forgot to guard whatever it was he was holding back.</w:t>
      </w:r>
    </w:p>
    <w:p w:rsidR="00000000" w:rsidDel="00000000" w:rsidP="00000000" w:rsidRDefault="00000000" w:rsidRPr="00000000" w14:paraId="000005A0">
      <w:pPr>
        <w:spacing w:after="0" w:before="0" w:line="480" w:lineRule="auto"/>
        <w:ind w:left="720" w:firstLine="720"/>
        <w:rPr/>
      </w:pPr>
      <w:r w:rsidDel="00000000" w:rsidR="00000000" w:rsidRPr="00000000">
        <w:rPr>
          <w:rtl w:val="0"/>
        </w:rPr>
        <w:t xml:space="preserve">“Just don’t do anything too reckless,” he said, leveling his gaze.</w:t>
      </w:r>
    </w:p>
    <w:p w:rsidR="00000000" w:rsidDel="00000000" w:rsidP="00000000" w:rsidRDefault="00000000" w:rsidRPr="00000000" w14:paraId="000005A1">
      <w:pPr>
        <w:spacing w:after="0" w:before="0" w:line="480" w:lineRule="auto"/>
        <w:ind w:left="720" w:firstLine="720"/>
        <w:rPr/>
      </w:pPr>
      <w:r w:rsidDel="00000000" w:rsidR="00000000" w:rsidRPr="00000000">
        <w:rPr>
          <w:rtl w:val="0"/>
        </w:rPr>
        <w:t xml:space="preserve">She smirked, the last trace of laughter still warming her cheeks. “No promises.”</w:t>
      </w:r>
    </w:p>
    <w:p w:rsidR="00000000" w:rsidDel="00000000" w:rsidP="00000000" w:rsidRDefault="00000000" w:rsidRPr="00000000" w14:paraId="000005A2">
      <w:pPr>
        <w:spacing w:after="0" w:before="0" w:line="480" w:lineRule="auto"/>
        <w:ind w:left="720" w:firstLine="720"/>
        <w:rPr/>
      </w:pPr>
      <w:r w:rsidDel="00000000" w:rsidR="00000000" w:rsidRPr="00000000">
        <w:rPr>
          <w:rtl w:val="0"/>
        </w:rPr>
        <w:t xml:space="preserve">  Haldric rolled his eyes. “We meet in three weeks. I need time to actually look into things. What are their names, and when did they disappear?”</w:t>
      </w:r>
    </w:p>
    <w:p w:rsidR="00000000" w:rsidDel="00000000" w:rsidP="00000000" w:rsidRDefault="00000000" w:rsidRPr="00000000" w14:paraId="000005A3">
      <w:pPr>
        <w:spacing w:after="0" w:before="0" w:line="480" w:lineRule="auto"/>
        <w:ind w:left="720" w:firstLine="720"/>
        <w:rPr/>
      </w:pPr>
      <w:r w:rsidDel="00000000" w:rsidR="00000000" w:rsidRPr="00000000">
        <w:rPr>
          <w:rtl w:val="0"/>
        </w:rPr>
      </w:r>
    </w:p>
    <w:p w:rsidR="00000000" w:rsidDel="00000000" w:rsidP="00000000" w:rsidRDefault="00000000" w:rsidRPr="00000000" w14:paraId="000005A4">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5A5">
      <w:pPr>
        <w:spacing w:after="0" w:before="0" w:line="480" w:lineRule="auto"/>
        <w:ind w:left="720" w:firstLine="720"/>
        <w:rPr/>
      </w:pPr>
      <w:r w:rsidDel="00000000" w:rsidR="00000000" w:rsidRPr="00000000">
        <w:rPr>
          <w:rtl w:val="0"/>
        </w:rPr>
      </w:r>
    </w:p>
    <w:p w:rsidR="00000000" w:rsidDel="00000000" w:rsidP="00000000" w:rsidRDefault="00000000" w:rsidRPr="00000000" w14:paraId="000005A6">
      <w:pPr>
        <w:spacing w:after="0" w:before="0" w:line="480" w:lineRule="auto"/>
        <w:ind w:left="720" w:firstLine="720"/>
        <w:rPr/>
      </w:pPr>
      <w:r w:rsidDel="00000000" w:rsidR="00000000" w:rsidRPr="00000000">
        <w:rPr>
          <w:rtl w:val="0"/>
        </w:rPr>
        <w:t xml:space="preserve">After going over the details of Junya’s case, Praew and Haldric said their goodbyes. She knew she’d made the right choice going to him. When he put his mind to something, no one was more capable.</w:t>
      </w:r>
    </w:p>
    <w:p w:rsidR="00000000" w:rsidDel="00000000" w:rsidP="00000000" w:rsidRDefault="00000000" w:rsidRPr="00000000" w14:paraId="000005A7">
      <w:pPr>
        <w:spacing w:after="0" w:before="0" w:line="480" w:lineRule="auto"/>
        <w:ind w:left="720" w:firstLine="720"/>
        <w:rPr/>
      </w:pPr>
      <w:r w:rsidDel="00000000" w:rsidR="00000000" w:rsidRPr="00000000">
        <w:rPr>
          <w:rtl w:val="0"/>
        </w:rPr>
        <w:t xml:space="preserve">Praew found herself in a rare good mood as she walked home. She was happy. Happy to see her best friend again, happy to have made progress helping Junya, and happy to be spending the rest of the day with her parents, enjoying some much-needed, stress-free relaxation.</w:t>
      </w:r>
    </w:p>
    <w:p w:rsidR="00000000" w:rsidDel="00000000" w:rsidP="00000000" w:rsidRDefault="00000000" w:rsidRPr="00000000" w14:paraId="000005A8">
      <w:pPr>
        <w:spacing w:after="0" w:before="0" w:line="480" w:lineRule="auto"/>
        <w:ind w:left="720" w:firstLine="720"/>
        <w:rPr/>
      </w:pPr>
      <w:r w:rsidDel="00000000" w:rsidR="00000000" w:rsidRPr="00000000">
        <w:rPr>
          <w:rtl w:val="0"/>
        </w:rPr>
        <w:t xml:space="preserve">She walked inside—and cursed in front of her parents.</w:t>
      </w:r>
    </w:p>
    <w:p w:rsidR="00000000" w:rsidDel="00000000" w:rsidP="00000000" w:rsidRDefault="00000000" w:rsidRPr="00000000" w14:paraId="000005A9">
      <w:pPr>
        <w:spacing w:after="0" w:before="0" w:line="480" w:lineRule="auto"/>
        <w:ind w:left="720" w:firstLine="720"/>
        <w:rPr/>
      </w:pPr>
      <w:r w:rsidDel="00000000" w:rsidR="00000000" w:rsidRPr="00000000">
        <w:rPr>
          <w:rtl w:val="0"/>
        </w:rPr>
        <w:t xml:space="preserve">Not a light one, like “Zephyrs take me.” No. A full-throated, blasphemous belt of a slur involving a mother’s private part falling on the floor.</w:t>
      </w:r>
    </w:p>
    <w:p w:rsidR="00000000" w:rsidDel="00000000" w:rsidP="00000000" w:rsidRDefault="00000000" w:rsidRPr="00000000" w14:paraId="000005AA">
      <w:pPr>
        <w:spacing w:after="0" w:before="0" w:line="480" w:lineRule="auto"/>
        <w:ind w:left="720" w:firstLine="720"/>
        <w:rPr/>
      </w:pPr>
      <w:r w:rsidDel="00000000" w:rsidR="00000000" w:rsidRPr="00000000">
        <w:rPr>
          <w:rtl w:val="0"/>
        </w:rPr>
        <w:t xml:space="preserve">Her parents gasped. She ignored them.</w:t>
      </w:r>
    </w:p>
    <w:p w:rsidR="00000000" w:rsidDel="00000000" w:rsidP="00000000" w:rsidRDefault="00000000" w:rsidRPr="00000000" w14:paraId="000005AB">
      <w:pPr>
        <w:spacing w:after="0" w:before="0" w:line="480" w:lineRule="auto"/>
        <w:ind w:left="720" w:firstLine="720"/>
        <w:rPr/>
      </w:pPr>
      <w:sdt>
        <w:sdtPr>
          <w:id w:val="-1514516168"/>
          <w:tag w:val="goog_rdk_23"/>
        </w:sdtPr>
        <w:sdtContent>
          <w:commentRangeStart w:id="13"/>
        </w:sdtContent>
      </w:sdt>
      <w:r w:rsidDel="00000000" w:rsidR="00000000" w:rsidRPr="00000000">
        <w:rPr>
          <w:rtl w:val="0"/>
        </w:rPr>
        <w:t xml:space="preserve">Because sitting in her living room, casually chatting with them, was Mai Azadi. Smiling. Dagger at her hip. </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5AC">
      <w:pPr>
        <w:spacing w:after="0" w:before="0" w:line="480" w:lineRule="auto"/>
        <w:ind w:left="720" w:firstLine="720"/>
        <w:rPr/>
      </w:pPr>
      <w:r w:rsidDel="00000000" w:rsidR="00000000" w:rsidRPr="00000000">
        <w:rPr>
          <w:rtl w:val="0"/>
        </w:rPr>
        <w:t xml:space="preserve">The worst person Praew could imagine had somehow found where she lived.</w:t>
      </w:r>
    </w:p>
    <w:p w:rsidR="00000000" w:rsidDel="00000000" w:rsidP="00000000" w:rsidRDefault="00000000" w:rsidRPr="00000000" w14:paraId="000005AD">
      <w:pPr>
        <w:spacing w:after="0" w:before="0" w:line="480" w:lineRule="auto"/>
        <w:ind w:left="720" w:firstLine="720"/>
        <w:rPr/>
      </w:pPr>
      <w:r w:rsidDel="00000000" w:rsidR="00000000" w:rsidRPr="00000000">
        <w:rPr>
          <w:rtl w:val="0"/>
        </w:rPr>
        <w:t xml:space="preserve">A psychopathic assassin who was inches away from her parents.</w:t>
      </w:r>
    </w:p>
    <w:p w:rsidR="00000000" w:rsidDel="00000000" w:rsidP="00000000" w:rsidRDefault="00000000" w:rsidRPr="00000000" w14:paraId="000005AE">
      <w:pPr>
        <w:spacing w:after="0" w:before="0" w:line="480" w:lineRule="auto"/>
        <w:ind w:left="720" w:firstLine="720"/>
        <w:rPr/>
      </w:pPr>
      <w:r w:rsidDel="00000000" w:rsidR="00000000" w:rsidRPr="00000000">
        <w:rPr>
          <w:rtl w:val="0"/>
        </w:rPr>
        <w:t xml:space="preserve">“What are you doing here?” Praew yelled, eyes widening as she inched forward, trying to position herself between Mai and her parents without drawing attention to it.</w:t>
      </w:r>
    </w:p>
    <w:p w:rsidR="00000000" w:rsidDel="00000000" w:rsidP="00000000" w:rsidRDefault="00000000" w:rsidRPr="00000000" w14:paraId="000005AF">
      <w:pPr>
        <w:spacing w:after="0" w:before="0" w:line="480" w:lineRule="auto"/>
        <w:ind w:left="720" w:firstLine="720"/>
        <w:rPr/>
      </w:pPr>
      <w:r w:rsidDel="00000000" w:rsidR="00000000" w:rsidRPr="00000000">
        <w:rPr>
          <w:rtl w:val="0"/>
        </w:rPr>
        <w:t xml:space="preserve">“Oh, nothing. I just had time to kill,” Mai said casually.</w:t>
      </w:r>
    </w:p>
    <w:p w:rsidR="00000000" w:rsidDel="00000000" w:rsidP="00000000" w:rsidRDefault="00000000" w:rsidRPr="00000000" w14:paraId="000005B0">
      <w:pPr>
        <w:spacing w:after="0" w:before="0" w:line="480" w:lineRule="auto"/>
        <w:ind w:left="720" w:firstLine="720"/>
        <w:rPr/>
      </w:pPr>
      <w:r w:rsidDel="00000000" w:rsidR="00000000" w:rsidRPr="00000000">
        <w:rPr>
          <w:i w:val="1"/>
          <w:iCs w:val="1"/>
          <w:rtl w:val="0"/>
        </w:rPr>
        <w:t xml:space="preserve">Was that a threat or a joke?</w:t>
      </w:r>
      <w:r w:rsidDel="00000000" w:rsidR="00000000" w:rsidRPr="00000000">
        <w:rPr>
          <w:rtl w:val="0"/>
        </w:rPr>
        <w:t xml:space="preserve"> Praew couldn’t tell. She glanced around for anything she could use as a weapon, but there was nothing. Everything not lodged in stone was either too bulky or too flimsy to stop a blade.</w:t>
      </w:r>
    </w:p>
    <w:p w:rsidR="00000000" w:rsidDel="00000000" w:rsidP="00000000" w:rsidRDefault="00000000" w:rsidRPr="00000000" w14:paraId="000005B1">
      <w:pPr>
        <w:spacing w:after="0" w:before="0" w:line="480" w:lineRule="auto"/>
        <w:ind w:left="720" w:firstLine="720"/>
        <w:rPr/>
      </w:pPr>
      <w:r w:rsidDel="00000000" w:rsidR="00000000" w:rsidRPr="00000000">
        <w:rPr>
          <w:rtl w:val="0"/>
        </w:rPr>
        <w:t xml:space="preserve">“Oh yeah?” Praew said, now fully between them. A plan began to form. “Well, that’s perfect. There are some things I’ve been just dying to know. How about we go for a walk?”</w:t>
      </w:r>
    </w:p>
    <w:p w:rsidR="00000000" w:rsidDel="00000000" w:rsidP="00000000" w:rsidRDefault="00000000" w:rsidRPr="00000000" w14:paraId="000005B2">
      <w:pPr>
        <w:spacing w:after="0" w:before="0" w:line="480" w:lineRule="auto"/>
        <w:ind w:left="720" w:firstLine="720"/>
        <w:rPr/>
      </w:pPr>
      <w:r w:rsidDel="00000000" w:rsidR="00000000" w:rsidRPr="00000000">
        <w:rPr>
          <w:rtl w:val="0"/>
        </w:rPr>
        <w:t xml:space="preserve">“Well, actually—” Mai began.</w:t>
      </w:r>
    </w:p>
    <w:p w:rsidR="00000000" w:rsidDel="00000000" w:rsidP="00000000" w:rsidRDefault="00000000" w:rsidRPr="00000000" w14:paraId="000005B3">
      <w:pPr>
        <w:spacing w:after="0" w:before="0" w:line="480" w:lineRule="auto"/>
        <w:ind w:left="720" w:firstLine="720"/>
        <w:rPr/>
      </w:pPr>
      <w:r w:rsidDel="00000000" w:rsidR="00000000" w:rsidRPr="00000000">
        <w:rPr>
          <w:rtl w:val="0"/>
        </w:rPr>
        <w:t xml:space="preserve">“Mae, Papa, we’ll be back,” Praew called over her shoulder, not letting Mai finish.</w:t>
      </w:r>
    </w:p>
    <w:p w:rsidR="00000000" w:rsidDel="00000000" w:rsidP="00000000" w:rsidRDefault="00000000" w:rsidRPr="00000000" w14:paraId="000005B4">
      <w:pPr>
        <w:spacing w:after="0" w:before="0" w:line="480" w:lineRule="auto"/>
        <w:ind w:left="720" w:firstLine="720"/>
        <w:rPr/>
      </w:pPr>
      <w:r w:rsidDel="00000000" w:rsidR="00000000" w:rsidRPr="00000000">
        <w:rPr>
          <w:rtl w:val="0"/>
        </w:rPr>
        <w:t xml:space="preserve">Praew ‘clumsily’ bumped Mai’s side. She didn’t notice, right? Praew used her other hand to grab Mai’s before she had a chance to notice anything missing. </w:t>
      </w:r>
    </w:p>
    <w:p w:rsidR="00000000" w:rsidDel="00000000" w:rsidP="00000000" w:rsidRDefault="00000000" w:rsidRPr="00000000" w14:paraId="000005B5">
      <w:pPr>
        <w:spacing w:after="0" w:before="0" w:line="480" w:lineRule="auto"/>
        <w:ind w:left="720" w:firstLine="720"/>
        <w:rPr/>
      </w:pPr>
      <w:r w:rsidDel="00000000" w:rsidR="00000000" w:rsidRPr="00000000">
        <w:rPr>
          <w:rtl w:val="0"/>
        </w:rPr>
        <w:t xml:space="preserve">She ran as hard as she could, Mai in tow, until they reached an abandoned home carved entirely from stone. It hadn’t been repurposed yet. Thin cracks ran through the walls and ceiling, as if the structure itself had grown tired of holding on. The floor was littered with gravel-like dust, loose debris shifting beneath her boots.</w:t>
      </w:r>
    </w:p>
    <w:p w:rsidR="00000000" w:rsidDel="00000000" w:rsidP="00000000" w:rsidRDefault="00000000" w:rsidRPr="00000000" w14:paraId="000005B6">
      <w:pPr>
        <w:spacing w:after="0" w:before="0" w:line="480" w:lineRule="auto"/>
        <w:ind w:left="720" w:firstLine="720"/>
        <w:rPr/>
      </w:pPr>
      <w:r w:rsidDel="00000000" w:rsidR="00000000" w:rsidRPr="00000000">
        <w:rPr>
          <w:rtl w:val="0"/>
        </w:rPr>
        <w:t xml:space="preserve">Praew slammed the door shut behind them, panting. The sudden impact stirred the air, sending tiny motes of dust spiraling into the light.</w:t>
      </w:r>
    </w:p>
    <w:p w:rsidR="00000000" w:rsidDel="00000000" w:rsidP="00000000" w:rsidRDefault="00000000" w:rsidRPr="00000000" w14:paraId="000005B7">
      <w:pPr>
        <w:spacing w:after="0" w:before="0" w:line="480" w:lineRule="auto"/>
        <w:ind w:left="720" w:firstLine="720"/>
        <w:rPr/>
      </w:pPr>
      <w:r w:rsidDel="00000000" w:rsidR="00000000" w:rsidRPr="00000000">
        <w:rPr>
          <w:rtl w:val="0"/>
        </w:rPr>
        <w:t xml:space="preserve">She looked up, hand on her hips as she tried to catch her breath. A single SolarStone glowed overhead, fractured with a spiral-shaped crack. The beam it cast broke apart, splitting across the ruined walls. It looked ready to crumble—just like her life right now. Spiraling, splintering, falling apart.</w:t>
      </w:r>
    </w:p>
    <w:p w:rsidR="00000000" w:rsidDel="00000000" w:rsidP="00000000" w:rsidRDefault="00000000" w:rsidRPr="00000000" w14:paraId="000005B8">
      <w:pPr>
        <w:spacing w:after="0" w:before="0" w:line="480" w:lineRule="auto"/>
        <w:ind w:left="720" w:firstLine="720"/>
        <w:rPr/>
      </w:pPr>
      <w:r w:rsidDel="00000000" w:rsidR="00000000" w:rsidRPr="00000000">
        <w:rPr>
          <w:rtl w:val="0"/>
        </w:rPr>
        <w:t xml:space="preserve">She glanced over at Mai. That bolting monster wasn’t even a little out of breath. Mai just smiled beneath the cracked SolarStone overhead. The shadow hiding her eyes painted her more menacingly than Praew could have ever imagined.</w:t>
      </w:r>
    </w:p>
    <w:p w:rsidR="00000000" w:rsidDel="00000000" w:rsidP="00000000" w:rsidRDefault="00000000" w:rsidRPr="00000000" w14:paraId="000005B9">
      <w:pPr>
        <w:spacing w:after="0" w:before="0" w:line="480" w:lineRule="auto"/>
        <w:ind w:left="720" w:firstLine="720"/>
        <w:rPr/>
      </w:pPr>
      <w:r w:rsidDel="00000000" w:rsidR="00000000" w:rsidRPr="00000000">
        <w:rPr>
          <w:rtl w:val="0"/>
        </w:rPr>
        <w:t xml:space="preserve">“Wow, that was fun,” Mai said brightly. “Nothing like a good midday jog! Thank you for carrying my dagger for me, by the way. Made the run easier. Very thoughtful of you. Now, how do you plan to return it? My hand? My throat? Ooh, my wrist? I love guessing games. Do I get a prize if I—”</w:t>
      </w:r>
    </w:p>
    <w:p w:rsidR="00000000" w:rsidDel="00000000" w:rsidP="00000000" w:rsidRDefault="00000000" w:rsidRPr="00000000" w14:paraId="000005BA">
      <w:pPr>
        <w:spacing w:after="0" w:before="0" w:line="480" w:lineRule="auto"/>
        <w:ind w:left="720" w:firstLine="720"/>
        <w:rPr/>
      </w:pPr>
      <w:r w:rsidDel="00000000" w:rsidR="00000000" w:rsidRPr="00000000">
        <w:rPr>
          <w:rtl w:val="0"/>
        </w:rPr>
        <w:t xml:space="preserve">“Zephyrs take me!” Praew snapped, brandishing the dagger. “Shut your bolting mouth unless I ask you a question!”</w:t>
      </w:r>
    </w:p>
    <w:p w:rsidR="00000000" w:rsidDel="00000000" w:rsidP="00000000" w:rsidRDefault="00000000" w:rsidRPr="00000000" w14:paraId="000005BB">
      <w:pPr>
        <w:spacing w:after="0" w:before="0" w:line="480" w:lineRule="auto"/>
        <w:ind w:left="720" w:firstLine="720"/>
        <w:rPr/>
      </w:pPr>
      <w:r w:rsidDel="00000000" w:rsidR="00000000" w:rsidRPr="00000000">
        <w:rPr>
          <w:rtl w:val="0"/>
        </w:rPr>
        <w:t xml:space="preserve">Mai tilted her head. “Oh, interrogation. Hmm. No.” She stepped forward. “You’re holding the dagger wrong. And your stance is awful.”</w:t>
      </w:r>
    </w:p>
    <w:p w:rsidR="00000000" w:rsidDel="00000000" w:rsidP="00000000" w:rsidRDefault="00000000" w:rsidRPr="00000000" w14:paraId="000005BC">
      <w:pPr>
        <w:spacing w:after="0" w:before="0" w:line="480" w:lineRule="auto"/>
        <w:ind w:left="720" w:firstLine="720"/>
        <w:rPr/>
      </w:pPr>
      <w:r w:rsidDel="00000000" w:rsidR="00000000" w:rsidRPr="00000000">
        <w:rPr>
          <w:rtl w:val="0"/>
        </w:rPr>
        <w:t xml:space="preserve">Then, without hesitation, she adjusted Praew’s arms like a teacher correcting a child.</w:t>
      </w:r>
    </w:p>
    <w:p w:rsidR="00000000" w:rsidDel="00000000" w:rsidP="00000000" w:rsidRDefault="00000000" w:rsidRPr="00000000" w14:paraId="000005BD">
      <w:pPr>
        <w:spacing w:after="0" w:before="0" w:line="480" w:lineRule="auto"/>
        <w:ind w:left="720" w:firstLine="720"/>
        <w:rPr>
          <w:i w:val="1"/>
          <w:iCs w:val="1"/>
        </w:rPr>
      </w:pPr>
      <w:r w:rsidDel="00000000" w:rsidR="00000000" w:rsidRPr="00000000">
        <w:rPr>
          <w:i w:val="1"/>
          <w:iCs w:val="1"/>
          <w:rtl w:val="0"/>
        </w:rPr>
        <w:t xml:space="preserve">Was this girl serious right now?</w:t>
      </w:r>
    </w:p>
    <w:p w:rsidR="00000000" w:rsidDel="00000000" w:rsidP="00000000" w:rsidRDefault="00000000" w:rsidRPr="00000000" w14:paraId="000005BE">
      <w:pPr>
        <w:spacing w:after="0" w:before="0" w:line="480" w:lineRule="auto"/>
        <w:ind w:left="720" w:firstLine="720"/>
        <w:rPr/>
      </w:pPr>
      <w:r w:rsidDel="00000000" w:rsidR="00000000" w:rsidRPr="00000000">
        <w:rPr>
          <w:rtl w:val="0"/>
        </w:rPr>
        <w:t xml:space="preserve">“How did you find my home?” Praew demanded.</w:t>
      </w:r>
    </w:p>
    <w:p w:rsidR="00000000" w:rsidDel="00000000" w:rsidP="00000000" w:rsidRDefault="00000000" w:rsidRPr="00000000" w14:paraId="000005BF">
      <w:pPr>
        <w:spacing w:after="0" w:before="0" w:line="480" w:lineRule="auto"/>
        <w:ind w:left="720" w:firstLine="720"/>
        <w:rPr/>
      </w:pPr>
      <w:r w:rsidDel="00000000" w:rsidR="00000000" w:rsidRPr="00000000">
        <w:rPr>
          <w:rtl w:val="0"/>
        </w:rPr>
        <w:t xml:space="preserve">“Oh, I just followed you yesterday,” Mai said, like it was the most normal thing in the world. “You almost fooled me, too. For a moment, I thought Junya’s place was yours. I’m glad I waited until one of you left to be sure. Rookie mistake, am I right?”</w:t>
      </w:r>
    </w:p>
    <w:p w:rsidR="00000000" w:rsidDel="00000000" w:rsidP="00000000" w:rsidRDefault="00000000" w:rsidRPr="00000000" w14:paraId="000005C0">
      <w:pPr>
        <w:spacing w:after="0" w:before="0" w:line="480" w:lineRule="auto"/>
        <w:ind w:left="720" w:firstLine="720"/>
        <w:rPr>
          <w:i w:val="1"/>
          <w:iCs w:val="1"/>
        </w:rPr>
      </w:pPr>
      <w:r w:rsidDel="00000000" w:rsidR="00000000" w:rsidRPr="00000000">
        <w:rPr>
          <w:rtl w:val="0"/>
        </w:rPr>
        <w:t xml:space="preserve">Praew said nothing at first. She just stared, jaw slack. That must be what this was about. Mai must’ve overheard them. </w:t>
      </w:r>
      <w:r w:rsidDel="00000000" w:rsidR="00000000" w:rsidRPr="00000000">
        <w:rPr>
          <w:i w:val="1"/>
          <w:iCs w:val="1"/>
          <w:rtl w:val="0"/>
        </w:rPr>
        <w:t xml:space="preserve">So she is here to kill me.</w:t>
      </w:r>
    </w:p>
    <w:p w:rsidR="00000000" w:rsidDel="00000000" w:rsidP="00000000" w:rsidRDefault="00000000" w:rsidRPr="00000000" w14:paraId="000005C1">
      <w:pPr>
        <w:spacing w:after="0" w:before="0" w:line="480" w:lineRule="auto"/>
        <w:ind w:left="720" w:firstLine="720"/>
        <w:rPr/>
      </w:pPr>
      <w:r w:rsidDel="00000000" w:rsidR="00000000" w:rsidRPr="00000000">
        <w:rPr>
          <w:rtl w:val="0"/>
        </w:rPr>
        <w:t xml:space="preserve">Her voice came out flat. “Why? If you planned to kill me from the start, why stalk me? Why come to my house? You could’ve done it any time. Why bring my parents into it?”</w:t>
      </w:r>
    </w:p>
    <w:p w:rsidR="00000000" w:rsidDel="00000000" w:rsidP="00000000" w:rsidRDefault="00000000" w:rsidRPr="00000000" w14:paraId="000005C2">
      <w:pPr>
        <w:spacing w:after="0" w:before="0" w:line="480" w:lineRule="auto"/>
        <w:ind w:left="720" w:firstLine="720"/>
        <w:rPr/>
      </w:pPr>
      <w:r w:rsidDel="00000000" w:rsidR="00000000" w:rsidRPr="00000000">
        <w:rPr>
          <w:rtl w:val="0"/>
        </w:rPr>
        <w:t xml:space="preserve">“Kill you?” Mai laughed. “Silly. I’m not here to kill you. I’m here to keep you!”</w:t>
      </w:r>
    </w:p>
    <w:p w:rsidR="00000000" w:rsidDel="00000000" w:rsidP="00000000" w:rsidRDefault="00000000" w:rsidRPr="00000000" w14:paraId="000005C3">
      <w:pPr>
        <w:spacing w:after="0" w:before="0" w:line="480" w:lineRule="auto"/>
        <w:ind w:left="720" w:firstLine="720"/>
        <w:rPr/>
      </w:pPr>
      <w:r w:rsidDel="00000000" w:rsidR="00000000" w:rsidRPr="00000000">
        <w:rPr>
          <w:rtl w:val="0"/>
        </w:rPr>
        <w:t xml:space="preserve">Praew must have made a face because even Mai looked flustered.</w:t>
      </w:r>
    </w:p>
    <w:p w:rsidR="00000000" w:rsidDel="00000000" w:rsidP="00000000" w:rsidRDefault="00000000" w:rsidRPr="00000000" w14:paraId="000005C4">
      <w:pPr>
        <w:spacing w:after="0" w:before="0" w:line="480" w:lineRule="auto"/>
        <w:ind w:left="720" w:firstLine="720"/>
        <w:rPr/>
      </w:pPr>
      <w:r w:rsidDel="00000000" w:rsidR="00000000" w:rsidRPr="00000000">
        <w:rPr>
          <w:rtl w:val="0"/>
        </w:rPr>
        <w:t xml:space="preserve">“I mean, not like that! I meant your friendship. I’m here to keep your friendship! I feel like we got off on the wrong foot yesterday and I—”</w:t>
      </w:r>
    </w:p>
    <w:p w:rsidR="00000000" w:rsidDel="00000000" w:rsidP="00000000" w:rsidRDefault="00000000" w:rsidRPr="00000000" w14:paraId="000005C5">
      <w:pPr>
        <w:spacing w:after="0" w:before="0" w:line="480" w:lineRule="auto"/>
        <w:ind w:left="720" w:firstLine="720"/>
        <w:rPr/>
      </w:pPr>
      <w:r w:rsidDel="00000000" w:rsidR="00000000" w:rsidRPr="00000000">
        <w:rPr>
          <w:rtl w:val="0"/>
        </w:rPr>
        <w:t xml:space="preserve">Praew laughed bitterly, lowering the knife. Who was she kidding? If Mai wanted her dead, Praew couldn’t stop her.</w:t>
      </w:r>
    </w:p>
    <w:p w:rsidR="00000000" w:rsidDel="00000000" w:rsidP="00000000" w:rsidRDefault="00000000" w:rsidRPr="00000000" w14:paraId="000005C6">
      <w:pPr>
        <w:spacing w:after="0" w:before="0" w:line="480" w:lineRule="auto"/>
        <w:ind w:left="720" w:firstLine="720"/>
        <w:rPr/>
      </w:pPr>
      <w:r w:rsidDel="00000000" w:rsidR="00000000" w:rsidRPr="00000000">
        <w:rPr>
          <w:rtl w:val="0"/>
        </w:rPr>
        <w:t xml:space="preserve">“My friendship?” Praew snapped. “You can’t be serious. We were never friends, Mai. And I would never be friends with a psychopathic murderer like you. I’d rather die than kill someone. You get off on blood. What makes you think we could ever be friends?”</w:t>
      </w:r>
    </w:p>
    <w:p w:rsidR="00000000" w:rsidDel="00000000" w:rsidP="00000000" w:rsidRDefault="00000000" w:rsidRPr="00000000" w14:paraId="000005C7">
      <w:pPr>
        <w:spacing w:after="0" w:before="0" w:line="480" w:lineRule="auto"/>
        <w:ind w:left="720" w:firstLine="720"/>
        <w:rPr/>
      </w:pPr>
      <w:r w:rsidDel="00000000" w:rsidR="00000000" w:rsidRPr="00000000">
        <w:rPr>
          <w:rtl w:val="0"/>
        </w:rPr>
        <w:t xml:space="preserve">Mai opened her mouth to speak, but Praew wasn’t finished.</w:t>
      </w:r>
    </w:p>
    <w:p w:rsidR="00000000" w:rsidDel="00000000" w:rsidP="00000000" w:rsidRDefault="00000000" w:rsidRPr="00000000" w14:paraId="000005C8">
      <w:pPr>
        <w:spacing w:after="0" w:before="0" w:line="480" w:lineRule="auto"/>
        <w:ind w:left="720" w:firstLine="720"/>
        <w:rPr/>
      </w:pPr>
      <w:r w:rsidDel="00000000" w:rsidR="00000000" w:rsidRPr="00000000">
        <w:rPr>
          <w:rtl w:val="0"/>
        </w:rPr>
        <w:t xml:space="preserve">“No! Don’t even bother answering that. You’re sick. And I want you nowhere near my parents.”</w:t>
      </w:r>
    </w:p>
    <w:p w:rsidR="00000000" w:rsidDel="00000000" w:rsidP="00000000" w:rsidRDefault="00000000" w:rsidRPr="00000000" w14:paraId="000005C9">
      <w:pPr>
        <w:spacing w:after="0" w:before="0" w:line="480" w:lineRule="auto"/>
        <w:ind w:left="720" w:firstLine="720"/>
        <w:rPr/>
      </w:pPr>
      <w:r w:rsidDel="00000000" w:rsidR="00000000" w:rsidRPr="00000000">
        <w:rPr>
          <w:rtl w:val="0"/>
        </w:rPr>
        <w:t xml:space="preserve">She tossed the dagger at Mai’s feet.</w:t>
      </w:r>
    </w:p>
    <w:p w:rsidR="00000000" w:rsidDel="00000000" w:rsidP="00000000" w:rsidRDefault="00000000" w:rsidRPr="00000000" w14:paraId="000005CA">
      <w:pPr>
        <w:spacing w:after="0" w:before="0" w:line="480" w:lineRule="auto"/>
        <w:ind w:left="720" w:firstLine="720"/>
        <w:rPr/>
      </w:pPr>
      <w:r w:rsidDel="00000000" w:rsidR="00000000" w:rsidRPr="00000000">
        <w:rPr>
          <w:rtl w:val="0"/>
        </w:rPr>
        <w:t xml:space="preserve">“Just say away from me.”</w:t>
      </w:r>
    </w:p>
    <w:p w:rsidR="00000000" w:rsidDel="00000000" w:rsidP="00000000" w:rsidRDefault="00000000" w:rsidRPr="00000000" w14:paraId="000005CB">
      <w:pPr>
        <w:spacing w:after="0" w:before="0" w:line="480" w:lineRule="auto"/>
        <w:ind w:left="720" w:firstLine="720"/>
        <w:rPr/>
      </w:pPr>
      <w:r w:rsidDel="00000000" w:rsidR="00000000" w:rsidRPr="00000000">
        <w:rPr>
          <w:rtl w:val="0"/>
        </w:rPr>
        <w:t xml:space="preserve">The assassin dropped her head. For once, the smile vanished.</w:t>
      </w:r>
    </w:p>
    <w:p w:rsidR="00000000" w:rsidDel="00000000" w:rsidP="00000000" w:rsidRDefault="00000000" w:rsidRPr="00000000" w14:paraId="000005CC">
      <w:pPr>
        <w:spacing w:after="0" w:before="0" w:line="480" w:lineRule="auto"/>
        <w:ind w:left="720" w:firstLine="720"/>
        <w:rPr/>
      </w:pPr>
      <w:r w:rsidDel="00000000" w:rsidR="00000000" w:rsidRPr="00000000">
        <w:rPr>
          <w:rtl w:val="0"/>
        </w:rPr>
        <w:t xml:space="preserve">Praew turned to leave.</w:t>
      </w:r>
    </w:p>
    <w:p w:rsidR="00000000" w:rsidDel="00000000" w:rsidP="00000000" w:rsidRDefault="00000000" w:rsidRPr="00000000" w14:paraId="000005CD">
      <w:pPr>
        <w:spacing w:after="0" w:before="0" w:line="480" w:lineRule="auto"/>
        <w:ind w:left="720" w:firstLine="720"/>
        <w:rPr/>
      </w:pPr>
      <w:r w:rsidDel="00000000" w:rsidR="00000000" w:rsidRPr="00000000">
        <w:rPr>
          <w:rtl w:val="0"/>
        </w:rPr>
        <w:t xml:space="preserve">“What do you know?” Mai’s voice cracked.</w:t>
      </w:r>
    </w:p>
    <w:p w:rsidR="00000000" w:rsidDel="00000000" w:rsidP="00000000" w:rsidRDefault="00000000" w:rsidRPr="00000000" w14:paraId="000005CE">
      <w:pPr>
        <w:spacing w:after="0" w:before="0" w:line="480" w:lineRule="auto"/>
        <w:ind w:left="720" w:firstLine="720"/>
        <w:rPr/>
      </w:pPr>
      <w:r w:rsidDel="00000000" w:rsidR="00000000" w:rsidRPr="00000000">
        <w:rPr>
          <w:rtl w:val="0"/>
        </w:rPr>
        <w:t xml:space="preserve">Praew froze. She turned back. Tears ran down Mai’s face.</w:t>
      </w:r>
    </w:p>
    <w:p w:rsidR="00000000" w:rsidDel="00000000" w:rsidP="00000000" w:rsidRDefault="00000000" w:rsidRPr="00000000" w14:paraId="000005CF">
      <w:pPr>
        <w:spacing w:after="0" w:before="0" w:line="480" w:lineRule="auto"/>
        <w:ind w:left="720" w:firstLine="720"/>
        <w:rPr>
          <w:i w:val="1"/>
          <w:iCs w:val="1"/>
        </w:rPr>
      </w:pPr>
      <w:r w:rsidDel="00000000" w:rsidR="00000000" w:rsidRPr="00000000">
        <w:rPr>
          <w:i w:val="1"/>
          <w:iCs w:val="1"/>
          <w:rtl w:val="0"/>
        </w:rPr>
        <w:t xml:space="preserve">Was I too harsh? But… my parents. I have to keep them safe. And … Mai was far from stable.</w:t>
      </w:r>
    </w:p>
    <w:p w:rsidR="00000000" w:rsidDel="00000000" w:rsidP="00000000" w:rsidRDefault="00000000" w:rsidRPr="00000000" w14:paraId="000005D0">
      <w:pPr>
        <w:spacing w:after="0" w:before="0" w:line="480" w:lineRule="auto"/>
        <w:ind w:left="720" w:firstLine="720"/>
        <w:rPr/>
      </w:pPr>
      <w:r w:rsidDel="00000000" w:rsidR="00000000" w:rsidRPr="00000000">
        <w:rPr>
          <w:rtl w:val="0"/>
        </w:rPr>
        <w:t xml:space="preserve">Mai raised her voice, nearly shouting. “What do you know?! I am Stormhaven’s best assassin. The only person to pass all the Shadow Intelligence tests on the first day. </w:t>
      </w:r>
      <w:sdt>
        <w:sdtPr>
          <w:id w:val="193578275"/>
          <w:tag w:val="goog_rdk_24"/>
        </w:sdtPr>
        <w:sdtContent>
          <w:commentRangeStart w:id="14"/>
        </w:sdtContent>
      </w:sdt>
      <w:r w:rsidDel="00000000" w:rsidR="00000000" w:rsidRPr="00000000">
        <w:rPr>
          <w:rtl w:val="0"/>
        </w:rPr>
        <w:t xml:space="preserve">But that’s all I want to be seen as, a ‘person’.</w:t>
      </w:r>
      <w:commentRangeEnd w:id="14"/>
      <w:r w:rsidDel="00000000" w:rsidR="00000000" w:rsidRPr="00000000">
        <w:commentReference w:id="14"/>
      </w:r>
      <w:r w:rsidDel="00000000" w:rsidR="00000000" w:rsidRPr="00000000">
        <w:rPr>
          <w:rtl w:val="0"/>
        </w:rPr>
        <w:t xml:space="preserve">”</w:t>
      </w:r>
    </w:p>
    <w:p w:rsidR="00000000" w:rsidDel="00000000" w:rsidP="00000000" w:rsidRDefault="00000000" w:rsidRPr="00000000" w14:paraId="000005D1">
      <w:pPr>
        <w:spacing w:after="0" w:before="0" w:line="480" w:lineRule="auto"/>
        <w:ind w:left="720" w:firstLine="720"/>
        <w:rPr/>
      </w:pPr>
      <w:r w:rsidDel="00000000" w:rsidR="00000000" w:rsidRPr="00000000">
        <w:rPr>
          <w:rtl w:val="0"/>
        </w:rPr>
        <w:t xml:space="preserve">Her voice caught. She swallowed hard, fists clenched.</w:t>
      </w:r>
    </w:p>
    <w:p w:rsidR="00000000" w:rsidDel="00000000" w:rsidP="00000000" w:rsidRDefault="00000000" w:rsidRPr="00000000" w14:paraId="000005D2">
      <w:pPr>
        <w:spacing w:after="0" w:before="0" w:line="480" w:lineRule="auto"/>
        <w:ind w:left="720" w:firstLine="720"/>
        <w:rPr/>
      </w:pPr>
      <w:r w:rsidDel="00000000" w:rsidR="00000000" w:rsidRPr="00000000">
        <w:rPr>
          <w:rtl w:val="0"/>
        </w:rPr>
        <w:t xml:space="preserve"> “I’m only the best because I was raised to be the best. While you sat in classrooms, I trained to kill. You think I’m good at it because I like it?”</w:t>
      </w:r>
    </w:p>
    <w:p w:rsidR="00000000" w:rsidDel="00000000" w:rsidP="00000000" w:rsidRDefault="00000000" w:rsidRPr="00000000" w14:paraId="000005D3">
      <w:pPr>
        <w:spacing w:after="0" w:before="0" w:line="480" w:lineRule="auto"/>
        <w:ind w:left="720" w:firstLine="720"/>
        <w:rPr/>
      </w:pPr>
      <w:r w:rsidDel="00000000" w:rsidR="00000000" w:rsidRPr="00000000">
        <w:rPr>
          <w:rtl w:val="0"/>
        </w:rPr>
        <w:t xml:space="preserve">She stepped forward.</w:t>
      </w:r>
    </w:p>
    <w:p w:rsidR="00000000" w:rsidDel="00000000" w:rsidP="00000000" w:rsidRDefault="00000000" w:rsidRPr="00000000" w14:paraId="000005D4">
      <w:pPr>
        <w:spacing w:after="0" w:before="0" w:line="480" w:lineRule="auto"/>
        <w:ind w:left="720" w:firstLine="720"/>
        <w:rPr/>
      </w:pPr>
      <w:r w:rsidDel="00000000" w:rsidR="00000000" w:rsidRPr="00000000">
        <w:rPr>
          <w:rtl w:val="0"/>
        </w:rPr>
        <w:t xml:space="preserve">“I stay positive because if I don’t… if I don’t—” She shook her head, hard. “I would have killed myself long ago. Do you know what they promise us if we keep a flawless kill record for five years? We’re allowed to make a friend. That’s it. After five years of being… being perfect. Of killing whoever they pointed to. And only if we’ve proven we’re so deadly that no one can distract us, we’re allowed one friend. I’m the first to ever earn that.”</w:t>
      </w:r>
    </w:p>
    <w:p w:rsidR="00000000" w:rsidDel="00000000" w:rsidP="00000000" w:rsidRDefault="00000000" w:rsidRPr="00000000" w14:paraId="000005D5">
      <w:pPr>
        <w:spacing w:after="0" w:before="0" w:line="480" w:lineRule="auto"/>
        <w:ind w:left="720" w:firstLine="720"/>
        <w:rPr/>
      </w:pPr>
      <w:r w:rsidDel="00000000" w:rsidR="00000000" w:rsidRPr="00000000">
        <w:rPr>
          <w:rtl w:val="0"/>
        </w:rPr>
        <w:t xml:space="preserve">Her voice broke.</w:t>
      </w:r>
    </w:p>
    <w:p w:rsidR="00000000" w:rsidDel="00000000" w:rsidP="00000000" w:rsidRDefault="00000000" w:rsidRPr="00000000" w14:paraId="000005D6">
      <w:pPr>
        <w:spacing w:after="0" w:before="0" w:line="480" w:lineRule="auto"/>
        <w:ind w:left="720" w:firstLine="720"/>
        <w:rPr/>
      </w:pPr>
      <w:r w:rsidDel="00000000" w:rsidR="00000000" w:rsidRPr="00000000">
        <w:rPr>
          <w:rtl w:val="0"/>
        </w:rPr>
        <w:t xml:space="preserve">“Yeah, I’m awful at it. I don’t know what I’m doing. Yeah, maybe I am sick. But don’t pretend you know me. If we’re being honest, let’s </w:t>
      </w:r>
      <w:r w:rsidDel="00000000" w:rsidR="00000000" w:rsidRPr="00000000">
        <w:rPr>
          <w:i w:val="1"/>
          <w:iCs w:val="1"/>
          <w:rtl w:val="0"/>
        </w:rPr>
        <w:t xml:space="preserve">really</w:t>
      </w:r>
      <w:r w:rsidDel="00000000" w:rsidR="00000000" w:rsidRPr="00000000">
        <w:rPr>
          <w:rtl w:val="0"/>
        </w:rPr>
        <w:t xml:space="preserve"> be honest.”</w:t>
      </w:r>
    </w:p>
    <w:p w:rsidR="00000000" w:rsidDel="00000000" w:rsidP="00000000" w:rsidRDefault="00000000" w:rsidRPr="00000000" w14:paraId="000005D7">
      <w:pPr>
        <w:spacing w:after="0" w:before="0" w:line="480" w:lineRule="auto"/>
        <w:ind w:left="720" w:firstLine="720"/>
        <w:rPr/>
      </w:pPr>
      <w:r w:rsidDel="00000000" w:rsidR="00000000" w:rsidRPr="00000000">
        <w:rPr>
          <w:rtl w:val="0"/>
        </w:rPr>
        <w:t xml:space="preserve">She pointed at Praew.</w:t>
      </w:r>
    </w:p>
    <w:p w:rsidR="00000000" w:rsidDel="00000000" w:rsidP="00000000" w:rsidRDefault="00000000" w:rsidRPr="00000000" w14:paraId="000005D8">
      <w:pPr>
        <w:spacing w:after="0" w:before="0" w:line="480" w:lineRule="auto"/>
        <w:ind w:left="720" w:firstLine="720"/>
        <w:rPr/>
      </w:pPr>
      <w:r w:rsidDel="00000000" w:rsidR="00000000" w:rsidRPr="00000000">
        <w:rPr>
          <w:rtl w:val="0"/>
        </w:rPr>
        <w:t xml:space="preserve">“This is really about that man you tried to save. The one I killed.”</w:t>
      </w:r>
    </w:p>
    <w:p w:rsidR="00000000" w:rsidDel="00000000" w:rsidP="00000000" w:rsidRDefault="00000000" w:rsidRPr="00000000" w14:paraId="000005D9">
      <w:pPr>
        <w:spacing w:after="0" w:before="0" w:line="480" w:lineRule="auto"/>
        <w:ind w:left="720" w:firstLine="720"/>
        <w:rPr/>
      </w:pPr>
      <w:r w:rsidDel="00000000" w:rsidR="00000000" w:rsidRPr="00000000">
        <w:rPr>
          <w:rtl w:val="0"/>
        </w:rPr>
        <w:t xml:space="preserve">“Yeah, well maybe it is!” Praew snapped back “Look, I’m sorry to hear about your messed-up life, but that doesn’t change the fact that you killed an innocent man. Right in front of me! I still feel his blood on me. I still saw his eyes when I slept last night.  How could you do that?”</w:t>
      </w:r>
    </w:p>
    <w:p w:rsidR="00000000" w:rsidDel="00000000" w:rsidP="00000000" w:rsidRDefault="00000000" w:rsidRPr="00000000" w14:paraId="000005DA">
      <w:pPr>
        <w:spacing w:after="0" w:before="0" w:line="480" w:lineRule="auto"/>
        <w:ind w:left="720" w:firstLine="720"/>
        <w:rPr/>
      </w:pPr>
      <w:r w:rsidDel="00000000" w:rsidR="00000000" w:rsidRPr="00000000">
        <w:rPr>
          <w:rtl w:val="0"/>
        </w:rPr>
        <w:t xml:space="preserve">“You don’t know everything, Praew!” Mai shouted, arms flailing.</w:t>
      </w:r>
    </w:p>
    <w:p w:rsidR="00000000" w:rsidDel="00000000" w:rsidP="00000000" w:rsidRDefault="00000000" w:rsidRPr="00000000" w14:paraId="000005DB">
      <w:pPr>
        <w:spacing w:after="0" w:before="0" w:line="480" w:lineRule="auto"/>
        <w:ind w:left="720" w:firstLine="720"/>
        <w:rPr/>
      </w:pPr>
      <w:r w:rsidDel="00000000" w:rsidR="00000000" w:rsidRPr="00000000">
        <w:rPr>
          <w:rtl w:val="0"/>
        </w:rPr>
        <w:t xml:space="preserve">Then her voice dropped low. Too low. Drained.</w:t>
      </w:r>
    </w:p>
    <w:p w:rsidR="00000000" w:rsidDel="00000000" w:rsidP="00000000" w:rsidRDefault="00000000" w:rsidRPr="00000000" w14:paraId="000005DC">
      <w:pPr>
        <w:spacing w:after="0" w:before="0" w:line="480" w:lineRule="auto"/>
        <w:ind w:left="720" w:firstLine="720"/>
        <w:rPr/>
      </w:pPr>
      <w:r w:rsidDel="00000000" w:rsidR="00000000" w:rsidRPr="00000000">
        <w:rPr>
          <w:rtl w:val="0"/>
        </w:rPr>
        <w:t xml:space="preserve">“That man? His wife and daughter were reported sick. No one had seen them in weeks. Meanwhile, he was flaunting his rations. Sharing meat with coworkers. Smiling while they ate.”</w:t>
      </w:r>
    </w:p>
    <w:p w:rsidR="00000000" w:rsidDel="00000000" w:rsidP="00000000" w:rsidRDefault="00000000" w:rsidRPr="00000000" w14:paraId="000005DD">
      <w:pPr>
        <w:spacing w:after="0" w:before="0" w:line="480" w:lineRule="auto"/>
        <w:ind w:left="720" w:firstLine="720"/>
        <w:rPr/>
      </w:pPr>
      <w:r w:rsidDel="00000000" w:rsidR="00000000" w:rsidRPr="00000000">
        <w:rPr>
          <w:rtl w:val="0"/>
        </w:rPr>
        <w:t xml:space="preserve">Praew’s stomach twisted.</w:t>
      </w:r>
    </w:p>
    <w:p w:rsidR="00000000" w:rsidDel="00000000" w:rsidP="00000000" w:rsidRDefault="00000000" w:rsidRPr="00000000" w14:paraId="000005DE">
      <w:pPr>
        <w:spacing w:after="0" w:before="0" w:line="480" w:lineRule="auto"/>
        <w:ind w:left="720" w:firstLine="720"/>
        <w:rPr/>
      </w:pPr>
      <w:r w:rsidDel="00000000" w:rsidR="00000000" w:rsidRPr="00000000">
        <w:rPr>
          <w:rtl w:val="0"/>
        </w:rPr>
        <w:t xml:space="preserve">“Eventually people got suspicious. His neighbors reported a smell. When they broke in… they found his wife and four-year-old daughter gutted. Partially cooked. He’d been eating them. Feeding them to others. Without telling them.”</w:t>
      </w:r>
    </w:p>
    <w:p w:rsidR="00000000" w:rsidDel="00000000" w:rsidP="00000000" w:rsidRDefault="00000000" w:rsidRPr="00000000" w14:paraId="000005DF">
      <w:pPr>
        <w:spacing w:after="0" w:before="0" w:line="480" w:lineRule="auto"/>
        <w:ind w:left="720" w:firstLine="720"/>
        <w:rPr/>
      </w:pPr>
      <w:r w:rsidDel="00000000" w:rsidR="00000000" w:rsidRPr="00000000">
        <w:rPr>
          <w:rtl w:val="0"/>
        </w:rPr>
        <w:t xml:space="preserve">Praew nearly collapsed. Her hand reached out, steadying herself against the wall. Her legs wouldn’t stop shaking.</w:t>
      </w:r>
    </w:p>
    <w:p w:rsidR="00000000" w:rsidDel="00000000" w:rsidP="00000000" w:rsidRDefault="00000000" w:rsidRPr="00000000" w14:paraId="000005E0">
      <w:pPr>
        <w:spacing w:after="0" w:before="0" w:line="480" w:lineRule="auto"/>
        <w:ind w:left="720" w:firstLine="720"/>
        <w:rPr/>
      </w:pPr>
      <w:r w:rsidDel="00000000" w:rsidR="00000000" w:rsidRPr="00000000">
        <w:rPr>
          <w:rtl w:val="0"/>
        </w:rPr>
        <w:t xml:space="preserve">“That’s the kind of man you mourn.” Mai shook her head. “That man had the audacity to beg for his life, saying his wife and daughter needed him. But I went to his house myself. I saw their remains… You condemn me but protect people like that?”</w:t>
      </w:r>
    </w:p>
    <w:p w:rsidR="00000000" w:rsidDel="00000000" w:rsidP="00000000" w:rsidRDefault="00000000" w:rsidRPr="00000000" w14:paraId="000005E1">
      <w:pPr>
        <w:spacing w:after="0" w:before="0" w:line="480" w:lineRule="auto"/>
        <w:ind w:left="720" w:firstLine="720"/>
        <w:rPr/>
      </w:pPr>
      <w:r w:rsidDel="00000000" w:rsidR="00000000" w:rsidRPr="00000000">
        <w:rPr>
          <w:rtl w:val="0"/>
        </w:rPr>
        <w:t xml:space="preserve">Mai bent down, picked up the dagger, and sheathed it.</w:t>
      </w:r>
    </w:p>
    <w:p w:rsidR="00000000" w:rsidDel="00000000" w:rsidP="00000000" w:rsidRDefault="00000000" w:rsidRPr="00000000" w14:paraId="000005E2">
      <w:pPr>
        <w:spacing w:after="0" w:before="0" w:line="480" w:lineRule="auto"/>
        <w:ind w:left="720" w:firstLine="720"/>
        <w:rPr/>
      </w:pPr>
      <w:r w:rsidDel="00000000" w:rsidR="00000000" w:rsidRPr="00000000">
        <w:rPr>
          <w:rtl w:val="0"/>
        </w:rPr>
        <w:t xml:space="preserve">She walked past Praew toward the door.</w:t>
      </w:r>
    </w:p>
    <w:p w:rsidR="00000000" w:rsidDel="00000000" w:rsidP="00000000" w:rsidRDefault="00000000" w:rsidRPr="00000000" w14:paraId="000005E3">
      <w:pPr>
        <w:spacing w:after="0" w:before="0" w:line="480" w:lineRule="auto"/>
        <w:ind w:left="720" w:firstLine="720"/>
        <w:rPr/>
      </w:pPr>
      <w:r w:rsidDel="00000000" w:rsidR="00000000" w:rsidRPr="00000000">
        <w:rPr>
          <w:rtl w:val="0"/>
        </w:rPr>
        <w:t xml:space="preserve">Her voice, barely more than a whisper, sliced through the air behind her.</w:t>
      </w:r>
    </w:p>
    <w:p w:rsidR="00000000" w:rsidDel="00000000" w:rsidP="00000000" w:rsidRDefault="00000000" w:rsidRPr="00000000" w14:paraId="000005E4">
      <w:pPr>
        <w:spacing w:after="0" w:before="0" w:line="480" w:lineRule="auto"/>
        <w:ind w:left="720" w:firstLine="720"/>
        <w:rPr/>
      </w:pPr>
      <w:r w:rsidDel="00000000" w:rsidR="00000000" w:rsidRPr="00000000">
        <w:rPr>
          <w:rtl w:val="0"/>
        </w:rPr>
        <w:t xml:space="preserve">“You don’t have to like what I do. But before you judge someone… don’t ever assume you know the whole story.”</w:t>
      </w:r>
    </w:p>
    <w:p w:rsidR="00000000" w:rsidDel="00000000" w:rsidP="00000000" w:rsidRDefault="00000000" w:rsidRPr="00000000" w14:paraId="000005E5">
      <w:pPr>
        <w:spacing w:after="0" w:before="0" w:line="480" w:lineRule="auto"/>
        <w:ind w:left="720" w:firstLine="720"/>
        <w:rPr/>
      </w:pPr>
      <w:r w:rsidDel="00000000" w:rsidR="00000000" w:rsidRPr="00000000">
        <w:rPr>
          <w:rtl w:val="0"/>
        </w:rPr>
        <w:t xml:space="preserve">Without another word, she was gone. Praew stared at the fissures in the wall as Mai’s words echoed in her head. </w:t>
      </w:r>
    </w:p>
    <w:p w:rsidR="00000000" w:rsidDel="00000000" w:rsidP="00000000" w:rsidRDefault="00000000" w:rsidRPr="00000000" w14:paraId="000005E6">
      <w:pPr>
        <w:spacing w:after="0" w:before="0" w:line="480" w:lineRule="auto"/>
        <w:ind w:left="720" w:firstLine="720"/>
        <w:rPr/>
      </w:pPr>
      <w:r w:rsidDel="00000000" w:rsidR="00000000" w:rsidRPr="00000000">
        <w:rPr>
          <w:rtl w:val="0"/>
        </w:rPr>
        <w:t xml:space="preserve">“</w:t>
      </w:r>
      <w:r w:rsidDel="00000000" w:rsidR="00000000" w:rsidRPr="00000000">
        <w:rPr>
          <w:i w:val="1"/>
          <w:iCs w:val="1"/>
          <w:rtl w:val="0"/>
        </w:rPr>
        <w:t xml:space="preserve">You condemn me but protect people like that?</w:t>
      </w:r>
      <w:r w:rsidDel="00000000" w:rsidR="00000000" w:rsidRPr="00000000">
        <w:rPr>
          <w:rtl w:val="0"/>
        </w:rPr>
        <w:t xml:space="preserve">” </w:t>
      </w:r>
    </w:p>
    <w:p w:rsidR="00000000" w:rsidDel="00000000" w:rsidP="00000000" w:rsidRDefault="00000000" w:rsidRPr="00000000" w14:paraId="000005E7">
      <w:pPr>
        <w:spacing w:after="0" w:before="0" w:line="480" w:lineRule="auto"/>
        <w:ind w:left="720" w:firstLine="720"/>
        <w:rPr/>
      </w:pPr>
      <w:r w:rsidDel="00000000" w:rsidR="00000000" w:rsidRPr="00000000">
        <w:rPr>
          <w:rtl w:val="0"/>
        </w:rPr>
        <w:t xml:space="preserve">Why had she been so hard on Mai?</w:t>
      </w:r>
    </w:p>
    <w:p w:rsidR="00000000" w:rsidDel="00000000" w:rsidP="00000000" w:rsidRDefault="00000000" w:rsidRPr="00000000" w14:paraId="000005E8">
      <w:pPr>
        <w:spacing w:after="0" w:before="0" w:line="480" w:lineRule="auto"/>
        <w:ind w:left="720" w:firstLine="720"/>
        <w:rPr/>
      </w:pPr>
      <w:r w:rsidDel="00000000" w:rsidR="00000000" w:rsidRPr="00000000">
        <w:rPr>
          <w:rtl w:val="0"/>
        </w:rPr>
        <w:t xml:space="preserve">Praew wasn’t stupid. She knew executioners existed. Knew what their job meant. And yet, she had acted like Mai was the only monster in the room. Everyone in her class had killed someone that day. Junya. The others. So why had she only cared when it was Mai? Was it really that simple? Just because she saw it?</w:t>
      </w:r>
    </w:p>
    <w:p w:rsidR="00000000" w:rsidDel="00000000" w:rsidP="00000000" w:rsidRDefault="00000000" w:rsidRPr="00000000" w14:paraId="000005E9">
      <w:pPr>
        <w:spacing w:after="0" w:before="0" w:line="480" w:lineRule="auto"/>
        <w:ind w:left="720" w:firstLine="720"/>
        <w:rPr/>
      </w:pPr>
      <w:r w:rsidDel="00000000" w:rsidR="00000000" w:rsidRPr="00000000">
        <w:rPr>
          <w:rtl w:val="0"/>
        </w:rPr>
        <w:t xml:space="preserve">She leaned her head back, jaw tight. That man said he was innocent, and she believed him without question. All because she didn’t want to hurt him.</w:t>
      </w:r>
    </w:p>
    <w:p w:rsidR="00000000" w:rsidDel="00000000" w:rsidP="00000000" w:rsidRDefault="00000000" w:rsidRPr="00000000" w14:paraId="000005EA">
      <w:pPr>
        <w:spacing w:after="0" w:before="0" w:line="480" w:lineRule="auto"/>
        <w:ind w:left="720" w:firstLine="720"/>
        <w:rPr/>
      </w:pPr>
      <w:r w:rsidDel="00000000" w:rsidR="00000000" w:rsidRPr="00000000">
        <w:rPr>
          <w:rtl w:val="0"/>
        </w:rPr>
        <w:t xml:space="preserve">And she still hadn’t thanked Mai. Not for saving her life. Not for failing her from the class so she wouldn’t be forced to kill anyone else. Instead, she called her a psychopath.</w:t>
      </w:r>
    </w:p>
    <w:p w:rsidR="00000000" w:rsidDel="00000000" w:rsidP="00000000" w:rsidRDefault="00000000" w:rsidRPr="00000000" w14:paraId="000005EB">
      <w:pPr>
        <w:spacing w:after="0" w:before="0" w:line="480" w:lineRule="auto"/>
        <w:ind w:left="720" w:firstLine="720"/>
        <w:rPr>
          <w:i w:val="1"/>
          <w:iCs w:val="1"/>
        </w:rPr>
      </w:pPr>
      <w:r w:rsidDel="00000000" w:rsidR="00000000" w:rsidRPr="00000000">
        <w:rPr>
          <w:i w:val="1"/>
          <w:iCs w:val="1"/>
          <w:rtl w:val="0"/>
        </w:rPr>
        <w:t xml:space="preserve">Zephyrs take me… way to show appreciation, Praew.</w:t>
      </w:r>
    </w:p>
    <w:p w:rsidR="00000000" w:rsidDel="00000000" w:rsidP="00000000" w:rsidRDefault="00000000" w:rsidRPr="00000000" w14:paraId="000005EC">
      <w:pPr>
        <w:spacing w:after="0" w:before="0" w:line="480" w:lineRule="auto"/>
        <w:ind w:left="720" w:firstLine="720"/>
        <w:rPr/>
      </w:pPr>
      <w:r w:rsidDel="00000000" w:rsidR="00000000" w:rsidRPr="00000000">
        <w:rPr>
          <w:rtl w:val="0"/>
        </w:rPr>
        <w:t xml:space="preserve">She did not move. Just sat in that cold, dim room, letting the guilt twist in her chest until the fifteenth flash, the hour most people got off work.</w:t>
      </w:r>
    </w:p>
    <w:p w:rsidR="00000000" w:rsidDel="00000000" w:rsidP="00000000" w:rsidRDefault="00000000" w:rsidRPr="00000000" w14:paraId="000005ED">
      <w:pPr>
        <w:spacing w:before="0" w:line="480" w:lineRule="auto"/>
        <w:ind w:left="720" w:firstLine="720"/>
        <w:rPr/>
      </w:pPr>
      <w:r w:rsidDel="00000000" w:rsidR="00000000" w:rsidRPr="00000000">
        <w:rPr>
          <w:rtl w:val="0"/>
        </w:rPr>
        <w:t xml:space="preserve">When she finally returned home, she was too exhausted to explain anything to her parents. After successfully reassuring them she was fine, she went straight to bed. Praew had a feeling she wouldn’t see that man in her dreams again.</w:t>
      </w:r>
    </w:p>
    <w:p w:rsidR="00000000" w:rsidDel="00000000" w:rsidP="00000000" w:rsidRDefault="00000000" w:rsidRPr="00000000" w14:paraId="000005EE">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5EF">
      <w:pPr>
        <w:spacing w:after="0" w:before="0" w:line="480" w:lineRule="auto"/>
        <w:ind w:left="720" w:firstLine="720"/>
        <w:rPr/>
      </w:pPr>
      <w:r w:rsidDel="00000000" w:rsidR="00000000" w:rsidRPr="00000000">
        <w:rPr>
          <w:rtl w:val="0"/>
        </w:rPr>
      </w:r>
    </w:p>
    <w:p w:rsidR="00000000" w:rsidDel="00000000" w:rsidP="00000000" w:rsidRDefault="00000000" w:rsidRPr="00000000" w14:paraId="000005F0">
      <w:pPr>
        <w:spacing w:before="0" w:line="480" w:lineRule="auto"/>
        <w:ind w:left="720" w:firstLine="720"/>
        <w:rPr/>
      </w:pPr>
      <w:r w:rsidDel="00000000" w:rsidR="00000000" w:rsidRPr="00000000">
        <w:rPr>
          <w:rtl w:val="0"/>
        </w:rPr>
      </w:r>
    </w:p>
    <w:p w:rsidR="00000000" w:rsidDel="00000000" w:rsidP="00000000" w:rsidRDefault="00000000" w:rsidRPr="00000000" w14:paraId="000005F1">
      <w:pPr>
        <w:pStyle w:val="Heading2"/>
        <w:spacing w:after="0" w:before="240" w:line="480" w:lineRule="auto"/>
        <w:ind w:left="720" w:firstLine="720"/>
        <w:jc w:val="center"/>
        <w:rPr/>
      </w:pPr>
      <w:bookmarkStart w:colFirst="0" w:colLast="0" w:name="_heading=h.sydkslmb2ci" w:id="8"/>
      <w:bookmarkEnd w:id="8"/>
      <w:r w:rsidDel="00000000" w:rsidR="00000000" w:rsidRPr="00000000">
        <w:rPr>
          <w:rtl w:val="0"/>
        </w:rPr>
        <w:t xml:space="preserve">Chapter 8 - Letting Stones Slip</w:t>
      </w:r>
    </w:p>
    <w:p w:rsidR="00000000" w:rsidDel="00000000" w:rsidP="00000000" w:rsidRDefault="00000000" w:rsidRPr="00000000" w14:paraId="000005F2">
      <w:pPr>
        <w:spacing w:after="0" w:before="240" w:line="480" w:lineRule="auto"/>
        <w:ind w:left="720" w:firstLine="720"/>
        <w:rPr/>
      </w:pPr>
      <w:r w:rsidDel="00000000" w:rsidR="00000000" w:rsidRPr="00000000">
        <w:rPr>
          <w:rtl w:val="0"/>
        </w:rPr>
      </w:r>
    </w:p>
    <w:p w:rsidR="00000000" w:rsidDel="00000000" w:rsidP="00000000" w:rsidRDefault="00000000" w:rsidRPr="00000000" w14:paraId="000005F3">
      <w:pPr>
        <w:spacing w:after="0" w:before="0" w:line="480" w:lineRule="auto"/>
        <w:ind w:left="720" w:firstLine="720"/>
        <w:rPr/>
      </w:pPr>
      <w:r w:rsidDel="00000000" w:rsidR="00000000" w:rsidRPr="00000000">
        <w:rPr>
          <w:rtl w:val="0"/>
        </w:rPr>
        <w:t xml:space="preserve">The fifteenth flash signaled a brief escape from the monotony of endless paperwork.</w:t>
      </w:r>
    </w:p>
    <w:p w:rsidR="00000000" w:rsidDel="00000000" w:rsidP="00000000" w:rsidRDefault="00000000" w:rsidRPr="00000000" w14:paraId="000005F4">
      <w:pPr>
        <w:spacing w:after="0" w:before="0" w:line="480" w:lineRule="auto"/>
        <w:ind w:left="720" w:firstLine="720"/>
        <w:rPr/>
      </w:pPr>
      <w:r w:rsidDel="00000000" w:rsidR="00000000" w:rsidRPr="00000000">
        <w:rPr>
          <w:rtl w:val="0"/>
        </w:rPr>
        <w:t xml:space="preserve">Haldric was mentally drained. Whether it was from Praew's request this morning or his endless office duties, he couldn’t tell. </w:t>
      </w:r>
    </w:p>
    <w:p w:rsidR="00000000" w:rsidDel="00000000" w:rsidP="00000000" w:rsidRDefault="00000000" w:rsidRPr="00000000" w14:paraId="000005F5">
      <w:pPr>
        <w:spacing w:after="0" w:before="0" w:line="480" w:lineRule="auto"/>
        <w:ind w:left="720" w:firstLine="720"/>
        <w:rPr/>
      </w:pPr>
      <w:r w:rsidDel="00000000" w:rsidR="00000000" w:rsidRPr="00000000">
        <w:rPr>
          <w:rtl w:val="0"/>
        </w:rPr>
        <w:t xml:space="preserve">Another day of work done. </w:t>
      </w:r>
      <w:r w:rsidDel="00000000" w:rsidR="00000000" w:rsidRPr="00000000">
        <w:rPr>
          <w:i w:val="1"/>
          <w:iCs w:val="1"/>
          <w:rtl w:val="0"/>
        </w:rPr>
        <w:t xml:space="preserve">Only a million more to go</w:t>
      </w:r>
      <w:r w:rsidDel="00000000" w:rsidR="00000000" w:rsidRPr="00000000">
        <w:rPr>
          <w:rtl w:val="0"/>
        </w:rPr>
        <w:t xml:space="preserve">, he thought, as he finally reached home.</w:t>
      </w:r>
    </w:p>
    <w:p w:rsidR="00000000" w:rsidDel="00000000" w:rsidP="00000000" w:rsidRDefault="00000000" w:rsidRPr="00000000" w14:paraId="000005F6">
      <w:pPr>
        <w:spacing w:after="0" w:before="0" w:line="480" w:lineRule="auto"/>
        <w:ind w:left="720" w:firstLine="720"/>
        <w:rPr/>
      </w:pPr>
      <w:r w:rsidDel="00000000" w:rsidR="00000000" w:rsidRPr="00000000">
        <w:rPr>
          <w:rtl w:val="0"/>
        </w:rPr>
        <w:t xml:space="preserve">Haldric rubbed his hand against the rough stone of the doorframe before stepping inside. He was told it was a ritual his father used to do for good luck.</w:t>
      </w:r>
    </w:p>
    <w:p w:rsidR="00000000" w:rsidDel="00000000" w:rsidP="00000000" w:rsidRDefault="00000000" w:rsidRPr="00000000" w14:paraId="000005F7">
      <w:pPr>
        <w:spacing w:after="0" w:before="0" w:line="480" w:lineRule="auto"/>
        <w:ind w:left="720" w:firstLine="720"/>
        <w:rPr/>
      </w:pPr>
      <w:r w:rsidDel="00000000" w:rsidR="00000000" w:rsidRPr="00000000">
        <w:rPr>
          <w:rtl w:val="0"/>
        </w:rPr>
        <w:t xml:space="preserve">The house, carved directly from the cavern wall, had a way of swallowing sound, softening it into something warmer than the harsh streets outside. The dim glow from a single embedded SolarStone flickered in the kitchen. The fading of light made their small home feel almost alive, shifting like breathing rock.</w:t>
      </w:r>
    </w:p>
    <w:p w:rsidR="00000000" w:rsidDel="00000000" w:rsidP="00000000" w:rsidRDefault="00000000" w:rsidRPr="00000000" w14:paraId="000005F8">
      <w:pPr>
        <w:spacing w:after="0" w:before="0" w:line="480" w:lineRule="auto"/>
        <w:ind w:left="720" w:firstLine="720"/>
        <w:rPr/>
      </w:pPr>
      <w:r w:rsidDel="00000000" w:rsidR="00000000" w:rsidRPr="00000000">
        <w:rPr>
          <w:rtl w:val="0"/>
        </w:rPr>
        <w:t xml:space="preserve">Both his parents had been Hunters, but they were killed fifteen years ago fighting the mythical beast Fendire. Since the age of five, his Grayparents on his mother’s side had taken him in. Their eldest child had died in a mining accident, and Graypa had volunteered for the Sterilization Program after Haldric’s mother was born.</w:t>
      </w:r>
    </w:p>
    <w:p w:rsidR="00000000" w:rsidDel="00000000" w:rsidP="00000000" w:rsidRDefault="00000000" w:rsidRPr="00000000" w14:paraId="000005F9">
      <w:pPr>
        <w:spacing w:after="0" w:before="0" w:line="480" w:lineRule="auto"/>
        <w:ind w:left="720" w:firstLine="720"/>
        <w:rPr/>
      </w:pPr>
      <w:r w:rsidDel="00000000" w:rsidR="00000000" w:rsidRPr="00000000">
        <w:rPr>
          <w:rtl w:val="0"/>
        </w:rPr>
        <w:t xml:space="preserve">After losing both children, his Grayparents had become a little… well, overprotective. They didn’t even try to hide their excitement when he failed the Hunter’s test. They’d always feared he would suffer the same fate as their daughter.</w:t>
      </w:r>
    </w:p>
    <w:p w:rsidR="00000000" w:rsidDel="00000000" w:rsidP="00000000" w:rsidRDefault="00000000" w:rsidRPr="00000000" w14:paraId="000005FA">
      <w:pPr>
        <w:spacing w:after="0" w:before="0" w:line="480" w:lineRule="auto"/>
        <w:ind w:left="720" w:firstLine="720"/>
        <w:rPr/>
      </w:pPr>
      <w:r w:rsidDel="00000000" w:rsidR="00000000" w:rsidRPr="00000000">
        <w:rPr>
          <w:rtl w:val="0"/>
        </w:rPr>
        <w:t xml:space="preserve">Ironically, that was one of the only times they ever talked about his mother.</w:t>
      </w:r>
    </w:p>
    <w:p w:rsidR="00000000" w:rsidDel="00000000" w:rsidP="00000000" w:rsidRDefault="00000000" w:rsidRPr="00000000" w14:paraId="000005FB">
      <w:pPr>
        <w:spacing w:after="0" w:before="0" w:line="480" w:lineRule="auto"/>
        <w:ind w:left="720" w:firstLine="720"/>
        <w:rPr/>
      </w:pPr>
      <w:r w:rsidDel="00000000" w:rsidR="00000000" w:rsidRPr="00000000">
        <w:rPr>
          <w:rtl w:val="0"/>
        </w:rPr>
        <w:t xml:space="preserve">Then came their voices.</w:t>
      </w:r>
    </w:p>
    <w:p w:rsidR="00000000" w:rsidDel="00000000" w:rsidP="00000000" w:rsidRDefault="00000000" w:rsidRPr="00000000" w14:paraId="000005FC">
      <w:pPr>
        <w:spacing w:after="0" w:before="0" w:line="480" w:lineRule="auto"/>
        <w:ind w:left="720" w:firstLine="720"/>
        <w:rPr/>
      </w:pPr>
      <w:r w:rsidDel="00000000" w:rsidR="00000000" w:rsidRPr="00000000">
        <w:rPr>
          <w:rtl w:val="0"/>
        </w:rPr>
        <w:t xml:space="preserve">“Haldric! Oh, Haldric, you’re home!” Graymother Wintrid’s voice, always soft yet bright, carried from the kitchen. He barely had time to step forward before she shuffled into view, thin hands wiping on a threadbare cloth, face lighting up like he was a hero returning from war.</w:t>
      </w:r>
    </w:p>
    <w:p w:rsidR="00000000" w:rsidDel="00000000" w:rsidP="00000000" w:rsidRDefault="00000000" w:rsidRPr="00000000" w14:paraId="000005FD">
      <w:pPr>
        <w:spacing w:after="0" w:before="0" w:line="480" w:lineRule="auto"/>
        <w:ind w:left="720" w:firstLine="720"/>
        <w:rPr/>
      </w:pPr>
      <w:r w:rsidDel="00000000" w:rsidR="00000000" w:rsidRPr="00000000">
        <w:rPr>
          <w:rtl w:val="0"/>
        </w:rPr>
        <w:t xml:space="preserve">Graypa Cenrick wasn’t far behind, moving slower but still wearing that same eager smile. His back was bent from years of work, his hands rough from a life that had never once been easy, but his eyes still held warmth.</w:t>
      </w:r>
    </w:p>
    <w:p w:rsidR="00000000" w:rsidDel="00000000" w:rsidP="00000000" w:rsidRDefault="00000000" w:rsidRPr="00000000" w14:paraId="000005FE">
      <w:pPr>
        <w:spacing w:after="0" w:before="0" w:line="480" w:lineRule="auto"/>
        <w:ind w:left="720" w:firstLine="720"/>
        <w:rPr/>
      </w:pPr>
      <w:r w:rsidDel="00000000" w:rsidR="00000000" w:rsidRPr="00000000">
        <w:rPr>
          <w:rtl w:val="0"/>
        </w:rPr>
        <w:t xml:space="preserve">“Are you alright, lad? No injuries, sprains, or broken bones?”</w:t>
      </w:r>
    </w:p>
    <w:p w:rsidR="00000000" w:rsidDel="00000000" w:rsidP="00000000" w:rsidRDefault="00000000" w:rsidRPr="00000000" w14:paraId="000005FF">
      <w:pPr>
        <w:spacing w:after="0" w:before="0" w:line="480" w:lineRule="auto"/>
        <w:ind w:left="720" w:firstLine="720"/>
        <w:rPr/>
      </w:pPr>
      <w:r w:rsidDel="00000000" w:rsidR="00000000" w:rsidRPr="00000000">
        <w:rPr>
          <w:rtl w:val="0"/>
        </w:rPr>
        <w:t xml:space="preserve">“Graypa, I sit at a desk sorting paper. The greatest risk at my job is a paper cut. I’m fine.”</w:t>
      </w:r>
    </w:p>
    <w:p w:rsidR="00000000" w:rsidDel="00000000" w:rsidP="00000000" w:rsidRDefault="00000000" w:rsidRPr="00000000" w14:paraId="00000600">
      <w:pPr>
        <w:spacing w:after="0" w:before="0" w:line="480" w:lineRule="auto"/>
        <w:ind w:left="720" w:firstLine="720"/>
        <w:rPr/>
      </w:pPr>
      <w:r w:rsidDel="00000000" w:rsidR="00000000" w:rsidRPr="00000000">
        <w:rPr>
          <w:rtl w:val="0"/>
        </w:rPr>
        <w:t xml:space="preserve">Wintrid ignored him, already fussing, hands fluttering near his shoulders and arms, checking him over like he was made of fragile glass.</w:t>
      </w:r>
    </w:p>
    <w:p w:rsidR="00000000" w:rsidDel="00000000" w:rsidP="00000000" w:rsidRDefault="00000000" w:rsidRPr="00000000" w14:paraId="00000601">
      <w:pPr>
        <w:spacing w:after="0" w:before="0" w:line="480" w:lineRule="auto"/>
        <w:ind w:left="720" w:firstLine="720"/>
        <w:rPr/>
      </w:pPr>
      <w:r w:rsidDel="00000000" w:rsidR="00000000" w:rsidRPr="00000000">
        <w:rPr>
          <w:rtl w:val="0"/>
        </w:rPr>
        <w:t xml:space="preserve">“You must be starving! Come, sit. We got you something special today.” She turned away, too fast, too eager. It was only when he noticed her thin wrist trembling slightly as she reached for a small cloth bundle that a flicker of unease settled in his gut.</w:t>
      </w:r>
    </w:p>
    <w:p w:rsidR="00000000" w:rsidDel="00000000" w:rsidP="00000000" w:rsidRDefault="00000000" w:rsidRPr="00000000" w14:paraId="00000602">
      <w:pPr>
        <w:spacing w:after="0" w:before="0" w:line="480" w:lineRule="auto"/>
        <w:ind w:left="720" w:firstLine="720"/>
        <w:rPr/>
      </w:pPr>
      <w:r w:rsidDel="00000000" w:rsidR="00000000" w:rsidRPr="00000000">
        <w:rPr>
          <w:rtl w:val="0"/>
        </w:rPr>
        <w:t xml:space="preserve">The unease vanished the moment the scent hit him like a slap. She set the bundle on the table, unfolded the fabric, and revealed a small pile of rice with thin cuts of tenderized meat. Glorious, juicy, mouthwatering meat.</w:t>
      </w:r>
    </w:p>
    <w:p w:rsidR="00000000" w:rsidDel="00000000" w:rsidP="00000000" w:rsidRDefault="00000000" w:rsidRPr="00000000" w14:paraId="00000603">
      <w:pPr>
        <w:spacing w:after="0" w:before="0" w:line="480" w:lineRule="auto"/>
        <w:ind w:left="720" w:firstLine="720"/>
        <w:rPr/>
      </w:pPr>
      <w:r w:rsidDel="00000000" w:rsidR="00000000" w:rsidRPr="00000000">
        <w:rPr>
          <w:rtl w:val="0"/>
        </w:rPr>
        <w:t xml:space="preserve">Not the criminally thin slices of dried beast intestine he had grown used to. Not the rice they mashed with water to stretch their portions. Real meat. With real rice.</w:t>
      </w:r>
    </w:p>
    <w:p w:rsidR="00000000" w:rsidDel="00000000" w:rsidP="00000000" w:rsidRDefault="00000000" w:rsidRPr="00000000" w14:paraId="00000604">
      <w:pPr>
        <w:spacing w:after="0" w:before="0" w:line="480" w:lineRule="auto"/>
        <w:ind w:left="720" w:firstLine="720"/>
        <w:rPr/>
      </w:pPr>
      <w:r w:rsidDel="00000000" w:rsidR="00000000" w:rsidRPr="00000000">
        <w:rPr>
          <w:rtl w:val="0"/>
        </w:rPr>
        <w:t xml:space="preserve">Haldric hesitated. Too long. “They’re selling whole meals for supplementary slips now?”</w:t>
      </w:r>
    </w:p>
    <w:p w:rsidR="00000000" w:rsidDel="00000000" w:rsidP="00000000" w:rsidRDefault="00000000" w:rsidRPr="00000000" w14:paraId="00000605">
      <w:pPr>
        <w:spacing w:after="0" w:before="0" w:line="480" w:lineRule="auto"/>
        <w:ind w:left="720" w:firstLine="720"/>
        <w:rPr/>
      </w:pPr>
      <w:r w:rsidDel="00000000" w:rsidR="00000000" w:rsidRPr="00000000">
        <w:rPr>
          <w:rtl w:val="0"/>
        </w:rPr>
        <w:t xml:space="preserve">He glanced at his Grayma just in time to see her shift uncomfortably.</w:t>
      </w:r>
    </w:p>
    <w:p w:rsidR="00000000" w:rsidDel="00000000" w:rsidP="00000000" w:rsidRDefault="00000000" w:rsidRPr="00000000" w14:paraId="00000606">
      <w:pPr>
        <w:spacing w:after="0" w:before="0" w:line="480" w:lineRule="auto"/>
        <w:ind w:left="720" w:firstLine="720"/>
        <w:rPr/>
      </w:pPr>
      <w:r w:rsidDel="00000000" w:rsidR="00000000" w:rsidRPr="00000000">
        <w:rPr>
          <w:rtl w:val="0"/>
        </w:rPr>
        <w:t xml:space="preserve">“Are you two crazy?!” he asked, eyes still locked on the meat. “How much did this cost?”</w:t>
      </w:r>
    </w:p>
    <w:p w:rsidR="00000000" w:rsidDel="00000000" w:rsidP="00000000" w:rsidRDefault="00000000" w:rsidRPr="00000000" w14:paraId="00000607">
      <w:pPr>
        <w:spacing w:after="0" w:before="0" w:line="480" w:lineRule="auto"/>
        <w:ind w:left="720" w:firstLine="720"/>
        <w:rPr/>
      </w:pPr>
      <w:r w:rsidDel="00000000" w:rsidR="00000000" w:rsidRPr="00000000">
        <w:rPr>
          <w:rtl w:val="0"/>
        </w:rPr>
        <w:t xml:space="preserve">Wintrid’s smile faltered.</w:t>
      </w:r>
    </w:p>
    <w:p w:rsidR="00000000" w:rsidDel="00000000" w:rsidP="00000000" w:rsidRDefault="00000000" w:rsidRPr="00000000" w14:paraId="00000608">
      <w:pPr>
        <w:spacing w:after="0" w:before="0" w:line="480" w:lineRule="auto"/>
        <w:ind w:left="720" w:firstLine="720"/>
        <w:rPr/>
      </w:pPr>
      <w:r w:rsidDel="00000000" w:rsidR="00000000" w:rsidRPr="00000000">
        <w:rPr>
          <w:rtl w:val="0"/>
        </w:rPr>
        <w:t xml:space="preserve">“Wait.” His voice came out sharper than intended. “Didn’t they just cut back on our supplementary slips? How did you even—”</w:t>
      </w:r>
    </w:p>
    <w:p w:rsidR="00000000" w:rsidDel="00000000" w:rsidP="00000000" w:rsidRDefault="00000000" w:rsidRPr="00000000" w14:paraId="00000609">
      <w:pPr>
        <w:spacing w:after="0" w:before="0" w:line="480" w:lineRule="auto"/>
        <w:ind w:left="720" w:firstLine="720"/>
        <w:rPr/>
      </w:pPr>
      <w:r w:rsidDel="00000000" w:rsidR="00000000" w:rsidRPr="00000000">
        <w:rPr>
          <w:rtl w:val="0"/>
        </w:rPr>
        <w:t xml:space="preserve">His voice trailed off as he watched Wintrid’s fingers twitch against the cloth. Cenrick looked away.</w:t>
      </w:r>
    </w:p>
    <w:p w:rsidR="00000000" w:rsidDel="00000000" w:rsidP="00000000" w:rsidRDefault="00000000" w:rsidRPr="00000000" w14:paraId="0000060A">
      <w:pPr>
        <w:spacing w:after="0" w:before="0" w:line="480" w:lineRule="auto"/>
        <w:ind w:left="720" w:firstLine="720"/>
        <w:rPr/>
      </w:pPr>
      <w:r w:rsidDel="00000000" w:rsidR="00000000" w:rsidRPr="00000000">
        <w:rPr>
          <w:rtl w:val="0"/>
        </w:rPr>
        <w:t xml:space="preserve">The answer settled before either of them could speak. </w:t>
      </w:r>
      <w:r w:rsidDel="00000000" w:rsidR="00000000" w:rsidRPr="00000000">
        <w:rPr>
          <w:i w:val="1"/>
          <w:iCs w:val="1"/>
          <w:rtl w:val="0"/>
        </w:rPr>
        <w:t xml:space="preserve">Stone me</w:t>
      </w:r>
      <w:r w:rsidDel="00000000" w:rsidR="00000000" w:rsidRPr="00000000">
        <w:rPr>
          <w:rtl w:val="0"/>
        </w:rPr>
        <w:t xml:space="preserve">, he thought. This food wasn’t from their supplementary slips like they always claimed. </w:t>
      </w:r>
    </w:p>
    <w:p w:rsidR="00000000" w:rsidDel="00000000" w:rsidP="00000000" w:rsidRDefault="00000000" w:rsidRPr="00000000" w14:paraId="0000060B">
      <w:pPr>
        <w:spacing w:after="0" w:before="0" w:line="480" w:lineRule="auto"/>
        <w:ind w:left="720" w:firstLine="720"/>
        <w:rPr/>
      </w:pPr>
      <w:r w:rsidDel="00000000" w:rsidR="00000000" w:rsidRPr="00000000">
        <w:rPr>
          <w:rtl w:val="0"/>
        </w:rPr>
        <w:t xml:space="preserve">They hadn’t finished all their rations.</w:t>
      </w:r>
    </w:p>
    <w:p w:rsidR="00000000" w:rsidDel="00000000" w:rsidP="00000000" w:rsidRDefault="00000000" w:rsidRPr="00000000" w14:paraId="0000060C">
      <w:pPr>
        <w:spacing w:after="0" w:before="0" w:line="480" w:lineRule="auto"/>
        <w:ind w:left="720" w:firstLine="720"/>
        <w:rPr/>
      </w:pPr>
      <w:r w:rsidDel="00000000" w:rsidR="00000000" w:rsidRPr="00000000">
        <w:rPr>
          <w:rtl w:val="0"/>
        </w:rPr>
        <w:t xml:space="preserve">Haldric’s stomach twisted, guilt settling in his chest like a slow-building storm. They were already too thin. How had he never seen it until now? The way Wintrid’s cheeks looked hollower than before. The tremor in Cenrick’s fingers. And still, they had starved themselves—for him? </w:t>
      </w:r>
    </w:p>
    <w:p w:rsidR="00000000" w:rsidDel="00000000" w:rsidP="00000000" w:rsidRDefault="00000000" w:rsidRPr="00000000" w14:paraId="0000060D">
      <w:pPr>
        <w:spacing w:after="0" w:before="0" w:line="480" w:lineRule="auto"/>
        <w:ind w:left="720" w:firstLine="720"/>
        <w:rPr/>
      </w:pPr>
      <w:r w:rsidDel="00000000" w:rsidR="00000000" w:rsidRPr="00000000">
        <w:rPr>
          <w:i w:val="1"/>
          <w:iCs w:val="1"/>
          <w:rtl w:val="0"/>
        </w:rPr>
        <w:t xml:space="preserve">How long?</w:t>
      </w:r>
      <w:r w:rsidDel="00000000" w:rsidR="00000000" w:rsidRPr="00000000">
        <w:rPr>
          <w:rtl w:val="0"/>
        </w:rPr>
        <w:t xml:space="preserve"> How many meals had they skipped, just in case he ever came home hungry?</w:t>
      </w:r>
    </w:p>
    <w:p w:rsidR="00000000" w:rsidDel="00000000" w:rsidP="00000000" w:rsidRDefault="00000000" w:rsidRPr="00000000" w14:paraId="0000060E">
      <w:pPr>
        <w:spacing w:after="0" w:before="0" w:line="480" w:lineRule="auto"/>
        <w:ind w:left="720" w:firstLine="720"/>
        <w:rPr/>
      </w:pPr>
      <w:r w:rsidDel="00000000" w:rsidR="00000000" w:rsidRPr="00000000">
        <w:rPr>
          <w:rtl w:val="0"/>
        </w:rPr>
        <w:t xml:space="preserve">“Don’t do this.” His voice was quieter now, but still firm. “I get food at work. I don’t need this.”</w:t>
      </w:r>
    </w:p>
    <w:p w:rsidR="00000000" w:rsidDel="00000000" w:rsidP="00000000" w:rsidRDefault="00000000" w:rsidRPr="00000000" w14:paraId="0000060F">
      <w:pPr>
        <w:spacing w:after="0" w:before="0" w:line="480" w:lineRule="auto"/>
        <w:ind w:left="720" w:firstLine="720"/>
        <w:rPr/>
      </w:pPr>
      <w:r w:rsidDel="00000000" w:rsidR="00000000" w:rsidRPr="00000000">
        <w:rPr>
          <w:rtl w:val="0"/>
        </w:rPr>
        <w:t xml:space="preserve">Wintrid’s hands clutched at her apron. Cenrick sighed, rubbing a hand across his wrinkled forehead. “We just wanted to make sure, lad. You’re workin’ hard, and—”</w:t>
      </w:r>
    </w:p>
    <w:p w:rsidR="00000000" w:rsidDel="00000000" w:rsidP="00000000" w:rsidRDefault="00000000" w:rsidRPr="00000000" w14:paraId="00000610">
      <w:pPr>
        <w:spacing w:after="0" w:before="0" w:line="480" w:lineRule="auto"/>
        <w:ind w:left="720" w:firstLine="720"/>
        <w:rPr/>
      </w:pPr>
      <w:r w:rsidDel="00000000" w:rsidR="00000000" w:rsidRPr="00000000">
        <w:rPr>
          <w:rtl w:val="0"/>
        </w:rPr>
        <w:t xml:space="preserve">“You need your strength!” Haldric snapped, fists clenching at his sides. Frustration bled into something deeper. He swallowed, forcing his voice down. “You’re all I have. You need your strength so we can all stay together as long as possible. I’ve already lost my parents. I don’t want to lose you too.”</w:t>
      </w:r>
    </w:p>
    <w:p w:rsidR="00000000" w:rsidDel="00000000" w:rsidP="00000000" w:rsidRDefault="00000000" w:rsidRPr="00000000" w14:paraId="00000611">
      <w:pPr>
        <w:spacing w:after="0" w:before="0" w:line="480" w:lineRule="auto"/>
        <w:ind w:left="720" w:firstLine="720"/>
        <w:rPr/>
      </w:pPr>
      <w:r w:rsidDel="00000000" w:rsidR="00000000" w:rsidRPr="00000000">
        <w:rPr>
          <w:rtl w:val="0"/>
        </w:rPr>
        <w:t xml:space="preserve">Wintrid’s fingers trembled slightly against the cloth before she let out a quiet, soft laugh. Cenrick exhaled through his nose, a tired but warm sound.</w:t>
      </w:r>
    </w:p>
    <w:p w:rsidR="00000000" w:rsidDel="00000000" w:rsidP="00000000" w:rsidRDefault="00000000" w:rsidRPr="00000000" w14:paraId="00000612">
      <w:pPr>
        <w:spacing w:after="0" w:before="0" w:line="480" w:lineRule="auto"/>
        <w:ind w:left="720" w:firstLine="720"/>
        <w:rPr/>
      </w:pPr>
      <w:r w:rsidDel="00000000" w:rsidR="00000000" w:rsidRPr="00000000">
        <w:rPr>
          <w:rtl w:val="0"/>
        </w:rPr>
        <w:t xml:space="preserve">Haldric pulled them both into a quick, firm hug.</w:t>
      </w:r>
    </w:p>
    <w:p w:rsidR="00000000" w:rsidDel="00000000" w:rsidP="00000000" w:rsidRDefault="00000000" w:rsidRPr="00000000" w14:paraId="00000613">
      <w:pPr>
        <w:spacing w:after="0" w:before="0" w:line="480" w:lineRule="auto"/>
        <w:ind w:left="720" w:firstLine="720"/>
        <w:rPr/>
      </w:pPr>
      <w:r w:rsidDel="00000000" w:rsidR="00000000" w:rsidRPr="00000000">
        <w:rPr>
          <w:rtl w:val="0"/>
        </w:rPr>
        <w:t xml:space="preserve">Wintrid’s arms wrapped around him, thin but still warm, still gentle. Cenrick chuckled, clapping his back once before stepping away. “Alright, alright, before you start makin’ your old Graypa cry, off to bed with you.”</w:t>
      </w:r>
    </w:p>
    <w:p w:rsidR="00000000" w:rsidDel="00000000" w:rsidP="00000000" w:rsidRDefault="00000000" w:rsidRPr="00000000" w14:paraId="00000614">
      <w:pPr>
        <w:spacing w:after="0" w:before="0" w:line="480" w:lineRule="auto"/>
        <w:ind w:left="720" w:firstLine="720"/>
        <w:rPr/>
      </w:pPr>
      <w:r w:rsidDel="00000000" w:rsidR="00000000" w:rsidRPr="00000000">
        <w:rPr>
          <w:rtl w:val="0"/>
        </w:rPr>
        <w:t xml:space="preserve">Haldric smirked, rolling his eyes as he turned for the stairs.</w:t>
      </w:r>
    </w:p>
    <w:p w:rsidR="00000000" w:rsidDel="00000000" w:rsidP="00000000" w:rsidRDefault="00000000" w:rsidRPr="00000000" w14:paraId="00000615">
      <w:pPr>
        <w:spacing w:after="0" w:before="0" w:line="480" w:lineRule="auto"/>
        <w:ind w:left="720" w:firstLine="720"/>
        <w:rPr/>
      </w:pPr>
      <w:r w:rsidDel="00000000" w:rsidR="00000000" w:rsidRPr="00000000">
        <w:rPr>
          <w:rtl w:val="0"/>
        </w:rPr>
        <w:t xml:space="preserve">The house felt quiet again.</w:t>
      </w:r>
    </w:p>
    <w:p w:rsidR="00000000" w:rsidDel="00000000" w:rsidP="00000000" w:rsidRDefault="00000000" w:rsidRPr="00000000" w14:paraId="00000616">
      <w:pPr>
        <w:spacing w:after="0" w:before="0" w:line="480" w:lineRule="auto"/>
        <w:ind w:left="720" w:firstLine="720"/>
        <w:rPr/>
      </w:pPr>
      <w:r w:rsidDel="00000000" w:rsidR="00000000" w:rsidRPr="00000000">
        <w:rPr>
          <w:rtl w:val="0"/>
        </w:rPr>
        <w:t xml:space="preserve">He sat on his small bed, staring at the ceiling and the faint cracks in the stone where moisture had settled. He thought of Praew. Of what she had said about the food shortage. Of the quiet acceptance in his Grayparents’ voices.</w:t>
      </w:r>
    </w:p>
    <w:p w:rsidR="00000000" w:rsidDel="00000000" w:rsidP="00000000" w:rsidRDefault="00000000" w:rsidRPr="00000000" w14:paraId="00000617">
      <w:pPr>
        <w:spacing w:after="0" w:before="0" w:line="480" w:lineRule="auto"/>
        <w:ind w:left="720" w:firstLine="720"/>
        <w:rPr/>
      </w:pPr>
      <w:r w:rsidDel="00000000" w:rsidR="00000000" w:rsidRPr="00000000">
        <w:rPr>
          <w:rtl w:val="0"/>
        </w:rPr>
        <w:t xml:space="preserve">He thought of how Grayma Wintrid had smiled despite everything.</w:t>
      </w:r>
    </w:p>
    <w:p w:rsidR="00000000" w:rsidDel="00000000" w:rsidP="00000000" w:rsidRDefault="00000000" w:rsidRPr="00000000" w14:paraId="00000618">
      <w:pPr>
        <w:spacing w:after="0" w:before="0" w:line="480" w:lineRule="auto"/>
        <w:ind w:left="720" w:firstLine="720"/>
        <w:rPr/>
      </w:pPr>
      <w:r w:rsidDel="00000000" w:rsidR="00000000" w:rsidRPr="00000000">
        <w:rPr>
          <w:rtl w:val="0"/>
        </w:rPr>
        <w:t xml:space="preserve">And for the first time since starting his job, he felt uneasy. </w:t>
      </w:r>
    </w:p>
    <w:p w:rsidR="00000000" w:rsidDel="00000000" w:rsidP="00000000" w:rsidRDefault="00000000" w:rsidRPr="00000000" w14:paraId="00000619">
      <w:pPr>
        <w:spacing w:after="0" w:before="0" w:line="480" w:lineRule="auto"/>
        <w:ind w:left="720" w:firstLine="720"/>
        <w:rPr/>
      </w:pPr>
      <w:r w:rsidDel="00000000" w:rsidR="00000000" w:rsidRPr="00000000">
        <w:rPr>
          <w:rtl w:val="0"/>
        </w:rPr>
        <w:t xml:space="preserve">It took too long to fall asleep. It felt like his eyes had only just closed when the giant SolarStone on the First Floor outer ring triggered, flooding his room with the harsher light of day. </w:t>
      </w:r>
    </w:p>
    <w:p w:rsidR="00000000" w:rsidDel="00000000" w:rsidP="00000000" w:rsidRDefault="00000000" w:rsidRPr="00000000" w14:paraId="0000061A">
      <w:pPr>
        <w:spacing w:after="0" w:before="0" w:line="480" w:lineRule="auto"/>
        <w:ind w:left="720" w:firstLine="720"/>
        <w:rPr/>
      </w:pPr>
      <w:r w:rsidDel="00000000" w:rsidR="00000000" w:rsidRPr="00000000">
        <w:rPr>
          <w:rtl w:val="0"/>
        </w:rPr>
      </w:r>
    </w:p>
    <w:p w:rsidR="00000000" w:rsidDel="00000000" w:rsidP="00000000" w:rsidRDefault="00000000" w:rsidRPr="00000000" w14:paraId="0000061B">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61C">
      <w:pPr>
        <w:spacing w:after="0" w:before="0" w:line="480" w:lineRule="auto"/>
        <w:ind w:left="720" w:firstLine="720"/>
        <w:rPr/>
      </w:pPr>
      <w:r w:rsidDel="00000000" w:rsidR="00000000" w:rsidRPr="00000000">
        <w:rPr>
          <w:rtl w:val="0"/>
        </w:rPr>
      </w:r>
    </w:p>
    <w:p w:rsidR="00000000" w:rsidDel="00000000" w:rsidP="00000000" w:rsidRDefault="00000000" w:rsidRPr="00000000" w14:paraId="0000061D">
      <w:pPr>
        <w:spacing w:after="0" w:before="0" w:line="480" w:lineRule="auto"/>
        <w:ind w:left="720" w:firstLine="720"/>
        <w:rPr/>
      </w:pPr>
      <w:r w:rsidDel="00000000" w:rsidR="00000000" w:rsidRPr="00000000">
        <w:rPr>
          <w:rtl w:val="0"/>
        </w:rPr>
        <w:t xml:space="preserve">The next two days flew by in a blur of whispered questions and dead ends. Praew and Junya spent them digging for answers wherever they could. At one point, </w:t>
      </w:r>
      <w:r w:rsidDel="00000000" w:rsidR="00000000" w:rsidRPr="00000000">
        <w:rPr>
          <w:rtl w:val="0"/>
        </w:rPr>
        <w:t xml:space="preserve">Praew met with Joel, </w:t>
      </w:r>
      <w:r w:rsidDel="00000000" w:rsidR="00000000" w:rsidRPr="00000000">
        <w:rPr>
          <w:rtl w:val="0"/>
        </w:rPr>
        <w:t xml:space="preserve">Junya’s parents’ friend, to hear his account firsthand, hoping something—anything—useful would slip through. But Joel was tight-lipped, his nerves barely concealed, and most of what he said left her with more questions than answers. </w:t>
      </w:r>
    </w:p>
    <w:p w:rsidR="00000000" w:rsidDel="00000000" w:rsidP="00000000" w:rsidRDefault="00000000" w:rsidRPr="00000000" w14:paraId="0000061E">
      <w:pPr>
        <w:spacing w:after="0" w:before="0" w:line="480" w:lineRule="auto"/>
        <w:ind w:left="720" w:firstLine="720"/>
        <w:rPr/>
      </w:pPr>
      <w:r w:rsidDel="00000000" w:rsidR="00000000" w:rsidRPr="00000000">
        <w:rPr>
          <w:rtl w:val="0"/>
        </w:rPr>
        <w:t xml:space="preserve">When she pressed him on what paperwork was required to access the mines, he shifted uncomfortably and muttered something under his breath.</w:t>
      </w:r>
    </w:p>
    <w:p w:rsidR="00000000" w:rsidDel="00000000" w:rsidP="00000000" w:rsidRDefault="00000000" w:rsidRPr="00000000" w14:paraId="0000061F">
      <w:pPr>
        <w:spacing w:after="0" w:before="0" w:line="480" w:lineRule="auto"/>
        <w:ind w:left="720" w:firstLine="720"/>
        <w:rPr/>
      </w:pPr>
      <w:r w:rsidDel="00000000" w:rsidR="00000000" w:rsidRPr="00000000">
        <w:rPr>
          <w:rtl w:val="0"/>
        </w:rPr>
        <w:t xml:space="preserve">An investigation letter. Sealed with The Prime Archon’s stamp.</w:t>
      </w:r>
    </w:p>
    <w:p w:rsidR="00000000" w:rsidDel="00000000" w:rsidP="00000000" w:rsidRDefault="00000000" w:rsidRPr="00000000" w14:paraId="00000620">
      <w:pPr>
        <w:spacing w:after="0" w:before="0" w:line="480" w:lineRule="auto"/>
        <w:ind w:left="720" w:firstLine="720"/>
        <w:rPr/>
      </w:pPr>
      <w:r w:rsidDel="00000000" w:rsidR="00000000" w:rsidRPr="00000000">
        <w:rPr>
          <w:rtl w:val="0"/>
        </w:rPr>
        <w:t xml:space="preserve">Not even Haldric could help them with that. So now what?</w:t>
      </w:r>
    </w:p>
    <w:p w:rsidR="00000000" w:rsidDel="00000000" w:rsidP="00000000" w:rsidRDefault="00000000" w:rsidRPr="00000000" w14:paraId="00000621">
      <w:pPr>
        <w:spacing w:after="0" w:before="0" w:line="480" w:lineRule="auto"/>
        <w:ind w:left="720" w:firstLine="720"/>
        <w:rPr/>
      </w:pPr>
      <w:r w:rsidDel="00000000" w:rsidR="00000000" w:rsidRPr="00000000">
        <w:rPr>
          <w:rtl w:val="0"/>
        </w:rPr>
        <w:t xml:space="preserve">“Focus, Praew,” Instructor Stone barked from the front of the room. “Unless you want the whole class squatting for the rest of the session instead.”</w:t>
      </w:r>
    </w:p>
    <w:p w:rsidR="00000000" w:rsidDel="00000000" w:rsidP="00000000" w:rsidRDefault="00000000" w:rsidRPr="00000000" w14:paraId="00000622">
      <w:pPr>
        <w:spacing w:after="0" w:before="0" w:line="480" w:lineRule="auto"/>
        <w:ind w:left="720" w:firstLine="720"/>
        <w:rPr/>
      </w:pPr>
      <w:r w:rsidDel="00000000" w:rsidR="00000000" w:rsidRPr="00000000">
        <w:rPr>
          <w:rtl w:val="0"/>
        </w:rPr>
        <w:t xml:space="preserve">She straightened fast, pulse thudding. </w:t>
      </w:r>
      <w:r w:rsidDel="00000000" w:rsidR="00000000" w:rsidRPr="00000000">
        <w:rPr>
          <w:i w:val="1"/>
          <w:iCs w:val="1"/>
          <w:rtl w:val="0"/>
        </w:rPr>
        <w:t xml:space="preserve">Right, right. Let’s focus,</w:t>
      </w:r>
      <w:r w:rsidDel="00000000" w:rsidR="00000000" w:rsidRPr="00000000">
        <w:rPr>
          <w:rtl w:val="0"/>
        </w:rPr>
        <w:t xml:space="preserve"> she thought. Sitting was much more comfortable.</w:t>
      </w:r>
    </w:p>
    <w:p w:rsidR="00000000" w:rsidDel="00000000" w:rsidP="00000000" w:rsidRDefault="00000000" w:rsidRPr="00000000" w14:paraId="00000623">
      <w:pPr>
        <w:spacing w:after="0" w:before="0" w:line="480" w:lineRule="auto"/>
        <w:ind w:left="720" w:firstLine="720"/>
        <w:rPr/>
      </w:pPr>
      <w:r w:rsidDel="00000000" w:rsidR="00000000" w:rsidRPr="00000000">
        <w:rPr>
          <w:rtl w:val="0"/>
        </w:rPr>
        <w:t xml:space="preserve">Godric didn’t miss a beat.</w:t>
      </w:r>
    </w:p>
    <w:p w:rsidR="00000000" w:rsidDel="00000000" w:rsidP="00000000" w:rsidRDefault="00000000" w:rsidRPr="00000000" w14:paraId="00000624">
      <w:pPr>
        <w:spacing w:after="0" w:before="0" w:line="480" w:lineRule="auto"/>
        <w:ind w:left="720" w:firstLine="720"/>
        <w:rPr/>
      </w:pPr>
      <w:r w:rsidDel="00000000" w:rsidR="00000000" w:rsidRPr="00000000">
        <w:rPr>
          <w:rtl w:val="0"/>
        </w:rPr>
        <w:t xml:space="preserve">“All common and Noble CoreStones deteriorate with use,” he said, pacing between rows. “As you use it, a small crack appears. The more it’s used, the more that crack grows, always in a perfect spiral. Once the crack reaches the center, the stone crumbles into a grainy sand. We call this crumbling. The same thing happens to Beast Stones.”</w:t>
      </w:r>
    </w:p>
    <w:p w:rsidR="00000000" w:rsidDel="00000000" w:rsidP="00000000" w:rsidRDefault="00000000" w:rsidRPr="00000000" w14:paraId="00000625">
      <w:pPr>
        <w:spacing w:after="0" w:before="0" w:line="480" w:lineRule="auto"/>
        <w:ind w:left="720" w:firstLine="720"/>
        <w:rPr/>
      </w:pPr>
      <w:r w:rsidDel="00000000" w:rsidR="00000000" w:rsidRPr="00000000">
        <w:rPr>
          <w:rtl w:val="0"/>
        </w:rPr>
        <w:t xml:space="preserve">He scanned the class, watching for flickers of recognition.</w:t>
      </w:r>
    </w:p>
    <w:p w:rsidR="00000000" w:rsidDel="00000000" w:rsidP="00000000" w:rsidRDefault="00000000" w:rsidRPr="00000000" w14:paraId="00000626">
      <w:pPr>
        <w:spacing w:after="0" w:before="0" w:line="480" w:lineRule="auto"/>
        <w:ind w:left="720" w:firstLine="720"/>
        <w:rPr/>
      </w:pPr>
      <w:r w:rsidDel="00000000" w:rsidR="00000000" w:rsidRPr="00000000">
        <w:rPr>
          <w:rtl w:val="0"/>
        </w:rPr>
        <w:t xml:space="preserve">“I’m sure most of you have seen a cracked SolarStone, maybe even watched one crumble. But none of you have seen what happens next up on the surface. Something we call reverse crumbling.”</w:t>
      </w:r>
    </w:p>
    <w:p w:rsidR="00000000" w:rsidDel="00000000" w:rsidP="00000000" w:rsidRDefault="00000000" w:rsidRPr="00000000" w14:paraId="00000627">
      <w:pPr>
        <w:spacing w:after="0" w:before="0" w:line="480" w:lineRule="auto"/>
        <w:ind w:left="720" w:firstLine="720"/>
        <w:rPr/>
      </w:pPr>
      <w:r w:rsidDel="00000000" w:rsidR="00000000" w:rsidRPr="00000000">
        <w:rPr>
          <w:rtl w:val="0"/>
        </w:rPr>
        <w:t xml:space="preserve">The class erupted into chatter, voices overlapping</w:t>
      </w:r>
    </w:p>
    <w:p w:rsidR="00000000" w:rsidDel="00000000" w:rsidP="00000000" w:rsidRDefault="00000000" w:rsidRPr="00000000" w14:paraId="00000628">
      <w:pPr>
        <w:spacing w:after="0" w:before="0" w:line="480" w:lineRule="auto"/>
        <w:ind w:left="720" w:firstLine="720"/>
        <w:rPr/>
      </w:pPr>
      <w:r w:rsidDel="00000000" w:rsidR="00000000" w:rsidRPr="00000000">
        <w:rPr>
          <w:rtl w:val="0"/>
        </w:rPr>
        <w:t xml:space="preserve">Reverse? Praew blinked. How could that even be possible?</w:t>
      </w:r>
    </w:p>
    <w:p w:rsidR="00000000" w:rsidDel="00000000" w:rsidP="00000000" w:rsidRDefault="00000000" w:rsidRPr="00000000" w14:paraId="00000629">
      <w:pPr>
        <w:spacing w:after="0" w:before="0" w:line="480" w:lineRule="auto"/>
        <w:ind w:left="720" w:firstLine="720"/>
        <w:rPr/>
      </w:pPr>
      <w:r w:rsidDel="00000000" w:rsidR="00000000" w:rsidRPr="00000000">
        <w:rPr>
          <w:rtl w:val="0"/>
        </w:rPr>
        <w:t xml:space="preserve">She raised her hand, but her words came out before he called on her.</w:t>
      </w:r>
    </w:p>
    <w:p w:rsidR="00000000" w:rsidDel="00000000" w:rsidP="00000000" w:rsidRDefault="00000000" w:rsidRPr="00000000" w14:paraId="0000062A">
      <w:pPr>
        <w:spacing w:after="0" w:before="0" w:line="480" w:lineRule="auto"/>
        <w:ind w:left="720" w:firstLine="720"/>
        <w:rPr/>
      </w:pPr>
      <w:r w:rsidDel="00000000" w:rsidR="00000000" w:rsidRPr="00000000">
        <w:rPr>
          <w:rtl w:val="0"/>
        </w:rPr>
        <w:t xml:space="preserve">“Instructor… uhhh, Stone,” she said, still embarrassed to call him that. “If we can uncrumble stones, why doesn’t the city ever have enough Sifaraliths? Why do Hunters compete with other cities? Why do they even worry about inventory? Isn’t most of the surface covered in the sand of crumbled Sifaraliths? Something doesn’t add up.”</w:t>
      </w:r>
    </w:p>
    <w:p w:rsidR="00000000" w:rsidDel="00000000" w:rsidP="00000000" w:rsidRDefault="00000000" w:rsidRPr="00000000" w14:paraId="0000062B">
      <w:pPr>
        <w:spacing w:after="0" w:before="0" w:line="480" w:lineRule="auto"/>
        <w:ind w:left="720" w:firstLine="720"/>
        <w:rPr/>
      </w:pPr>
      <w:r w:rsidDel="00000000" w:rsidR="00000000" w:rsidRPr="00000000">
        <w:rPr>
          <w:rtl w:val="0"/>
        </w:rPr>
        <w:t xml:space="preserve">“You’re right,” Godric said. “That’s because we can’t uncrumble them. Not normally.”</w:t>
      </w:r>
    </w:p>
    <w:p w:rsidR="00000000" w:rsidDel="00000000" w:rsidP="00000000" w:rsidRDefault="00000000" w:rsidRPr="00000000" w14:paraId="0000062C">
      <w:pPr>
        <w:spacing w:after="0" w:before="0" w:line="480" w:lineRule="auto"/>
        <w:ind w:left="720" w:firstLine="720"/>
        <w:rPr/>
      </w:pPr>
      <w:r w:rsidDel="00000000" w:rsidR="00000000" w:rsidRPr="00000000">
        <w:rPr>
          <w:rtl w:val="0"/>
        </w:rPr>
        <w:t xml:space="preserve">He stepped to the front of the class, voice dropping into something heavier.</w:t>
      </w:r>
    </w:p>
    <w:p w:rsidR="00000000" w:rsidDel="00000000" w:rsidP="00000000" w:rsidRDefault="00000000" w:rsidRPr="00000000" w14:paraId="0000062D">
      <w:pPr>
        <w:spacing w:after="0" w:before="0" w:line="480" w:lineRule="auto"/>
        <w:ind w:left="720" w:firstLine="720"/>
        <w:rPr/>
      </w:pPr>
      <w:r w:rsidDel="00000000" w:rsidR="00000000" w:rsidRPr="00000000">
        <w:rPr>
          <w:rtl w:val="0"/>
        </w:rPr>
        <w:t xml:space="preserve">“There are only two things that can reverse the process. One is Terravoris—one of the Ten Beasts of Legend. It eats metals, gems, stones, and Sifaralith sand. When it eats enough, it somehow reforms stones inside its body.”</w:t>
      </w:r>
    </w:p>
    <w:p w:rsidR="00000000" w:rsidDel="00000000" w:rsidP="00000000" w:rsidRDefault="00000000" w:rsidRPr="00000000" w14:paraId="0000062E">
      <w:pPr>
        <w:spacing w:after="0" w:before="0" w:line="480" w:lineRule="auto"/>
        <w:ind w:left="720" w:firstLine="720"/>
        <w:rPr/>
      </w:pPr>
      <w:r w:rsidDel="00000000" w:rsidR="00000000" w:rsidRPr="00000000">
        <w:rPr>
          <w:rtl w:val="0"/>
        </w:rPr>
        <w:t xml:space="preserve">A few students exchanged uneasy glances.</w:t>
      </w:r>
    </w:p>
    <w:p w:rsidR="00000000" w:rsidDel="00000000" w:rsidP="00000000" w:rsidRDefault="00000000" w:rsidRPr="00000000" w14:paraId="0000062F">
      <w:pPr>
        <w:spacing w:after="0" w:before="0" w:line="480" w:lineRule="auto"/>
        <w:ind w:left="720" w:firstLine="720"/>
        <w:rPr/>
      </w:pPr>
      <w:r w:rsidDel="00000000" w:rsidR="00000000" w:rsidRPr="00000000">
        <w:rPr>
          <w:rtl w:val="0"/>
        </w:rPr>
        <w:t xml:space="preserve">“You can find stones in its droppings. The waste protects them from being triggered. But once the feces dries and blows away, the stones remain behind.”</w:t>
      </w:r>
    </w:p>
    <w:p w:rsidR="00000000" w:rsidDel="00000000" w:rsidP="00000000" w:rsidRDefault="00000000" w:rsidRPr="00000000" w14:paraId="00000630">
      <w:pPr>
        <w:spacing w:after="0" w:before="0" w:line="480" w:lineRule="auto"/>
        <w:ind w:left="720" w:firstLine="720"/>
        <w:rPr/>
      </w:pPr>
      <w:r w:rsidDel="00000000" w:rsidR="00000000" w:rsidRPr="00000000">
        <w:rPr>
          <w:rtl w:val="0"/>
        </w:rPr>
        <w:t xml:space="preserve">“That’s revolting,” Junya muttered.</w:t>
      </w:r>
    </w:p>
    <w:p w:rsidR="00000000" w:rsidDel="00000000" w:rsidP="00000000" w:rsidRDefault="00000000" w:rsidRPr="00000000" w14:paraId="00000631">
      <w:pPr>
        <w:spacing w:after="0" w:before="0" w:line="480" w:lineRule="auto"/>
        <w:ind w:left="720" w:firstLine="720"/>
        <w:rPr/>
      </w:pPr>
      <w:r w:rsidDel="00000000" w:rsidR="00000000" w:rsidRPr="00000000">
        <w:rPr>
          <w:rtl w:val="0"/>
        </w:rPr>
        <w:t xml:space="preserve">“Yes,” Godric said flatly. “That’s what it means to be a Stone Hunter. Hunters who follow Terravoris and fight each other over its droppings.”</w:t>
      </w:r>
    </w:p>
    <w:p w:rsidR="00000000" w:rsidDel="00000000" w:rsidP="00000000" w:rsidRDefault="00000000" w:rsidRPr="00000000" w14:paraId="00000632">
      <w:pPr>
        <w:spacing w:after="0" w:before="0" w:line="480" w:lineRule="auto"/>
        <w:ind w:left="720" w:firstLine="720"/>
        <w:rPr/>
      </w:pPr>
      <w:r w:rsidDel="00000000" w:rsidR="00000000" w:rsidRPr="00000000">
        <w:rPr>
          <w:rtl w:val="0"/>
        </w:rPr>
        <w:t xml:space="preserve">“So they’re just feces Hunters?” Wannii asked.</w:t>
      </w:r>
    </w:p>
    <w:p w:rsidR="00000000" w:rsidDel="00000000" w:rsidP="00000000" w:rsidRDefault="00000000" w:rsidRPr="00000000" w14:paraId="00000633">
      <w:pPr>
        <w:spacing w:after="0" w:before="0" w:line="480" w:lineRule="auto"/>
        <w:ind w:left="720" w:firstLine="720"/>
        <w:rPr/>
      </w:pPr>
      <w:r w:rsidDel="00000000" w:rsidR="00000000" w:rsidRPr="00000000">
        <w:rPr>
          <w:rtl w:val="0"/>
        </w:rPr>
        <w:t xml:space="preserve">Someone made a noise that might’ve been a laugh, but it cut off fast. No one wanted to be the loudest person in the room.</w:t>
      </w:r>
    </w:p>
    <w:p w:rsidR="00000000" w:rsidDel="00000000" w:rsidP="00000000" w:rsidRDefault="00000000" w:rsidRPr="00000000" w14:paraId="00000634">
      <w:pPr>
        <w:spacing w:after="0" w:before="0" w:line="480" w:lineRule="auto"/>
        <w:ind w:left="720" w:firstLine="720"/>
        <w:rPr/>
      </w:pPr>
      <w:r w:rsidDel="00000000" w:rsidR="00000000" w:rsidRPr="00000000">
        <w:rPr>
          <w:rtl w:val="0"/>
        </w:rPr>
        <w:t xml:space="preserve">“Make no mistake,” Godric said. “It can be just as dangerous as being a Beast Hunter. If you ever injure a Beast of Legend, they can mark you. A tattoo appears. Each one is unique to the beast that marked you.”</w:t>
      </w:r>
    </w:p>
    <w:p w:rsidR="00000000" w:rsidDel="00000000" w:rsidP="00000000" w:rsidRDefault="00000000" w:rsidRPr="00000000" w14:paraId="00000635">
      <w:pPr>
        <w:spacing w:after="0" w:before="0" w:line="480" w:lineRule="auto"/>
        <w:ind w:left="720" w:firstLine="720"/>
        <w:rPr/>
      </w:pPr>
      <w:r w:rsidDel="00000000" w:rsidR="00000000" w:rsidRPr="00000000">
        <w:rPr>
          <w:rtl w:val="0"/>
        </w:rPr>
        <w:t xml:space="preserve">He paused, his tone shifting.</w:t>
      </w:r>
    </w:p>
    <w:p w:rsidR="00000000" w:rsidDel="00000000" w:rsidP="00000000" w:rsidRDefault="00000000" w:rsidRPr="00000000" w14:paraId="00000636">
      <w:pPr>
        <w:spacing w:after="0" w:before="0" w:line="480" w:lineRule="auto"/>
        <w:ind w:left="720" w:firstLine="720"/>
        <w:rPr/>
      </w:pPr>
      <w:r w:rsidDel="00000000" w:rsidR="00000000" w:rsidRPr="00000000">
        <w:rPr>
          <w:rtl w:val="0"/>
        </w:rPr>
        <w:t xml:space="preserve">“Since your other teacher took it upon herself to reveal my real name, there’s no point in hiding any longer.”</w:t>
      </w:r>
    </w:p>
    <w:p w:rsidR="00000000" w:rsidDel="00000000" w:rsidP="00000000" w:rsidRDefault="00000000" w:rsidRPr="00000000" w14:paraId="00000637">
      <w:pPr>
        <w:spacing w:after="0" w:before="0" w:line="480" w:lineRule="auto"/>
        <w:ind w:left="720" w:firstLine="720"/>
        <w:rPr/>
      </w:pPr>
      <w:r w:rsidDel="00000000" w:rsidR="00000000" w:rsidRPr="00000000">
        <w:rPr>
          <w:rtl w:val="0"/>
        </w:rPr>
        <w:t xml:space="preserve">Instructor Stone—no, Silverwing Godric, Mythical Beast Hunter, rolled up his right sleeve. A glyph tattoo was etched into his skin. The ink shimmered with an impossible, ruby-like color that could only be found on the surface of a SurgeStone, as if one had been melted down and turned to ink.</w:t>
      </w:r>
    </w:p>
    <w:p w:rsidR="00000000" w:rsidDel="00000000" w:rsidP="00000000" w:rsidRDefault="00000000" w:rsidRPr="00000000" w14:paraId="00000638">
      <w:pPr>
        <w:spacing w:after="0" w:before="0" w:line="480" w:lineRule="auto"/>
        <w:ind w:left="720" w:firstLine="720"/>
        <w:rPr/>
      </w:pPr>
      <w:r w:rsidDel="00000000" w:rsidR="00000000" w:rsidRPr="00000000">
        <w:rPr>
          <w:rtl w:val="0"/>
        </w:rPr>
        <w:t xml:space="preserve"> Two distinct rows of inked marks covered his right forearm, curving perfectly in tandem, mirroring the powerful bite of some fierce animal. Each tooth imprint appeared precise and sharp, arranged like a crescent. The design gave a feeling of strength and permanence, as if the jaws had clamped down on skin and never quite let go.</w:t>
      </w:r>
    </w:p>
    <w:p w:rsidR="00000000" w:rsidDel="00000000" w:rsidP="00000000" w:rsidRDefault="00000000" w:rsidRPr="00000000" w14:paraId="00000639">
      <w:pPr>
        <w:spacing w:after="0" w:before="0" w:line="480" w:lineRule="auto"/>
        <w:ind w:left="720" w:firstLine="720"/>
        <w:rPr/>
      </w:pPr>
      <w:r w:rsidDel="00000000" w:rsidR="00000000" w:rsidRPr="00000000">
        <w:rPr>
          <w:rtl w:val="0"/>
        </w:rPr>
        <w:t xml:space="preserve">His left arm was not to be outdone. Rolling up his other sleeve revealed a pair of sapphire-blue horns curving gracefully upward. They mirrored the formidable shape of a Tarnox’s horns, yet held an elegance no Tarnox from any picture book Praew had read could ever match. The rich, gemstone hue shimmered subtly beneath the skin, giving the inked design an almost regal quality.</w:t>
      </w:r>
    </w:p>
    <w:p w:rsidR="00000000" w:rsidDel="00000000" w:rsidP="00000000" w:rsidRDefault="00000000" w:rsidRPr="00000000" w14:paraId="0000063A">
      <w:pPr>
        <w:spacing w:after="0" w:before="0" w:line="480" w:lineRule="auto"/>
        <w:ind w:left="720" w:firstLine="720"/>
        <w:rPr/>
      </w:pPr>
      <w:r w:rsidDel="00000000" w:rsidR="00000000" w:rsidRPr="00000000">
        <w:rPr>
          <w:rtl w:val="0"/>
        </w:rPr>
        <w:t xml:space="preserve">The classroom was silent in worship and shock. All eyes were fixed on his arms.</w:t>
      </w:r>
    </w:p>
    <w:p w:rsidR="00000000" w:rsidDel="00000000" w:rsidP="00000000" w:rsidRDefault="00000000" w:rsidRPr="00000000" w14:paraId="0000063B">
      <w:pPr>
        <w:spacing w:after="0" w:before="0" w:line="480" w:lineRule="auto"/>
        <w:ind w:left="720" w:firstLine="720"/>
        <w:rPr/>
      </w:pPr>
      <w:r w:rsidDel="00000000" w:rsidR="00000000" w:rsidRPr="00000000">
        <w:rPr>
          <w:rtl w:val="0"/>
        </w:rPr>
        <w:t xml:space="preserve">Two!? He bolting faced two Beasts of Legend and survived!? Praew couldn’t even breathe in his presence—especially when he began unbuttoning his shirt, turned around, and lowered it to his waist.</w:t>
      </w:r>
    </w:p>
    <w:p w:rsidR="00000000" w:rsidDel="00000000" w:rsidP="00000000" w:rsidRDefault="00000000" w:rsidRPr="00000000" w14:paraId="0000063C">
      <w:pPr>
        <w:spacing w:after="0" w:before="0" w:line="480" w:lineRule="auto"/>
        <w:ind w:left="720" w:firstLine="720"/>
        <w:rPr/>
      </w:pPr>
      <w:r w:rsidDel="00000000" w:rsidR="00000000" w:rsidRPr="00000000">
        <w:rPr>
          <w:rtl w:val="0"/>
        </w:rPr>
        <w:t xml:space="preserve">A massive silver and yellow glyph of a wing stretched across his back, from just above his left hip to his right shoulder. The detail was stunning. The wing shimmered as if the surface of the ink caught light with every breath.</w:t>
      </w:r>
    </w:p>
    <w:p w:rsidR="00000000" w:rsidDel="00000000" w:rsidP="00000000" w:rsidRDefault="00000000" w:rsidRPr="00000000" w14:paraId="0000063D">
      <w:pPr>
        <w:spacing w:after="0" w:before="0" w:line="480" w:lineRule="auto"/>
        <w:ind w:left="720" w:firstLine="720"/>
        <w:rPr/>
      </w:pPr>
      <w:r w:rsidDel="00000000" w:rsidR="00000000" w:rsidRPr="00000000">
        <w:rPr>
          <w:rtl w:val="0"/>
        </w:rPr>
        <w:t xml:space="preserve">Praew recognized it instantly.</w:t>
      </w:r>
    </w:p>
    <w:p w:rsidR="00000000" w:rsidDel="00000000" w:rsidP="00000000" w:rsidRDefault="00000000" w:rsidRPr="00000000" w14:paraId="0000063E">
      <w:pPr>
        <w:spacing w:after="0" w:before="0" w:line="480" w:lineRule="auto"/>
        <w:ind w:left="720" w:firstLine="720"/>
        <w:rPr/>
      </w:pPr>
      <w:r w:rsidDel="00000000" w:rsidR="00000000" w:rsidRPr="00000000">
        <w:rPr>
          <w:rtl w:val="0"/>
        </w:rPr>
        <w:t xml:space="preserve">“Isn’t that the wing of Boltrax?” she asked.</w:t>
      </w:r>
    </w:p>
    <w:p w:rsidR="00000000" w:rsidDel="00000000" w:rsidP="00000000" w:rsidRDefault="00000000" w:rsidRPr="00000000" w14:paraId="0000063F">
      <w:pPr>
        <w:spacing w:after="0" w:before="0" w:line="480" w:lineRule="auto"/>
        <w:ind w:left="720" w:firstLine="720"/>
        <w:rPr/>
      </w:pPr>
      <w:r w:rsidDel="00000000" w:rsidR="00000000" w:rsidRPr="00000000">
        <w:rPr>
          <w:rtl w:val="0"/>
        </w:rPr>
        <w:t xml:space="preserve">Godric buttoned his shirt without answering.</w:t>
      </w:r>
    </w:p>
    <w:p w:rsidR="00000000" w:rsidDel="00000000" w:rsidP="00000000" w:rsidRDefault="00000000" w:rsidRPr="00000000" w14:paraId="00000640">
      <w:pPr>
        <w:spacing w:after="0" w:before="0" w:line="480" w:lineRule="auto"/>
        <w:ind w:left="720" w:firstLine="720"/>
        <w:rPr/>
      </w:pPr>
      <w:r w:rsidDel="00000000" w:rsidR="00000000" w:rsidRPr="00000000">
        <w:rPr>
          <w:rtl w:val="0"/>
        </w:rPr>
        <w:t xml:space="preserve">No wonder they call him Silverwing Godric.</w:t>
      </w:r>
    </w:p>
    <w:p w:rsidR="00000000" w:rsidDel="00000000" w:rsidP="00000000" w:rsidRDefault="00000000" w:rsidRPr="00000000" w14:paraId="00000641">
      <w:pPr>
        <w:spacing w:after="0" w:before="0" w:line="480" w:lineRule="auto"/>
        <w:ind w:left="720" w:firstLine="720"/>
        <w:rPr/>
      </w:pPr>
      <w:r w:rsidDel="00000000" w:rsidR="00000000" w:rsidRPr="00000000">
        <w:rPr>
          <w:rtl w:val="0"/>
        </w:rPr>
        <w:t xml:space="preserve">“We call these territory marks,” Godric said. “Because they let other Beasts of Legend know… this is their prey to be hunted.”</w:t>
      </w:r>
    </w:p>
    <w:p w:rsidR="00000000" w:rsidDel="00000000" w:rsidP="00000000" w:rsidRDefault="00000000" w:rsidRPr="00000000" w14:paraId="00000642">
      <w:pPr>
        <w:spacing w:after="0" w:before="0" w:line="480" w:lineRule="auto"/>
        <w:ind w:left="720" w:firstLine="720"/>
        <w:rPr/>
      </w:pPr>
      <w:r w:rsidDel="00000000" w:rsidR="00000000" w:rsidRPr="00000000">
        <w:rPr>
          <w:rtl w:val="0"/>
        </w:rPr>
        <w:t xml:space="preserve">He let the weight of that settle before continuing.</w:t>
      </w:r>
    </w:p>
    <w:p w:rsidR="00000000" w:rsidDel="00000000" w:rsidP="00000000" w:rsidRDefault="00000000" w:rsidRPr="00000000" w14:paraId="00000643">
      <w:pPr>
        <w:spacing w:after="0" w:before="0" w:line="480" w:lineRule="auto"/>
        <w:ind w:left="720" w:firstLine="720"/>
        <w:rPr/>
      </w:pPr>
      <w:r w:rsidDel="00000000" w:rsidR="00000000" w:rsidRPr="00000000">
        <w:rPr>
          <w:rtl w:val="0"/>
        </w:rPr>
        <w:t xml:space="preserve">“These glyphs act as a form of tracking. They can find you anywhere, anytime. The tattoo doesn’t disappear. Not even if the beast dies.”</w:t>
      </w:r>
    </w:p>
    <w:p w:rsidR="00000000" w:rsidDel="00000000" w:rsidP="00000000" w:rsidRDefault="00000000" w:rsidRPr="00000000" w14:paraId="00000644">
      <w:pPr>
        <w:spacing w:after="0" w:before="0" w:line="480" w:lineRule="auto"/>
        <w:ind w:left="720" w:firstLine="720"/>
        <w:rPr/>
      </w:pPr>
      <w:r w:rsidDel="00000000" w:rsidR="00000000" w:rsidRPr="00000000">
        <w:rPr>
          <w:rtl w:val="0"/>
        </w:rPr>
        <w:t xml:space="preserve">The room was stunned silent as Godric continued.</w:t>
      </w:r>
    </w:p>
    <w:p w:rsidR="00000000" w:rsidDel="00000000" w:rsidP="00000000" w:rsidRDefault="00000000" w:rsidRPr="00000000" w14:paraId="00000645">
      <w:pPr>
        <w:spacing w:after="0" w:before="0" w:line="480" w:lineRule="auto"/>
        <w:ind w:left="720" w:firstLine="720"/>
        <w:rPr/>
      </w:pPr>
      <w:r w:rsidDel="00000000" w:rsidR="00000000" w:rsidRPr="00000000">
        <w:rPr>
          <w:rtl w:val="0"/>
        </w:rPr>
        <w:t xml:space="preserve">“There are only two ways to remove one. </w:t>
      </w:r>
    </w:p>
    <w:p w:rsidR="00000000" w:rsidDel="00000000" w:rsidP="00000000" w:rsidRDefault="00000000" w:rsidRPr="00000000" w14:paraId="00000646">
      <w:pPr>
        <w:spacing w:after="0" w:before="0" w:line="480" w:lineRule="auto"/>
        <w:ind w:left="720" w:firstLine="720"/>
        <w:rPr/>
      </w:pPr>
      <w:r w:rsidDel="00000000" w:rsidR="00000000" w:rsidRPr="00000000">
        <w:rPr>
          <w:rtl w:val="0"/>
        </w:rPr>
        <w:t xml:space="preserve">“First, you die. It’ll disappear from your body the moment you do. Second… is highly unlikely, so don’t count on it.”</w:t>
      </w:r>
    </w:p>
    <w:p w:rsidR="00000000" w:rsidDel="00000000" w:rsidP="00000000" w:rsidRDefault="00000000" w:rsidRPr="00000000" w14:paraId="00000647">
      <w:pPr>
        <w:spacing w:after="0" w:before="0" w:line="480" w:lineRule="auto"/>
        <w:ind w:left="720" w:firstLine="720"/>
        <w:rPr/>
      </w:pPr>
      <w:r w:rsidDel="00000000" w:rsidR="00000000" w:rsidRPr="00000000">
        <w:rPr>
          <w:rtl w:val="0"/>
        </w:rPr>
        <w:t xml:space="preserve">He crossed his arms.</w:t>
      </w:r>
    </w:p>
    <w:p w:rsidR="00000000" w:rsidDel="00000000" w:rsidP="00000000" w:rsidRDefault="00000000" w:rsidRPr="00000000" w14:paraId="00000648">
      <w:pPr>
        <w:spacing w:after="0" w:before="0" w:line="480" w:lineRule="auto"/>
        <w:ind w:left="720" w:firstLine="720"/>
        <w:rPr/>
      </w:pPr>
      <w:r w:rsidDel="00000000" w:rsidR="00000000" w:rsidRPr="00000000">
        <w:rPr>
          <w:rtl w:val="0"/>
        </w:rPr>
        <w:t xml:space="preserve">“It’s theorized that Beasts of Legend can only mark so many Hunters at once. There are rare reports of a mark vanishing, but only if someone else becomes a higher priority. Someone who angers them more than you did. But don’t get hopeful. Hunters die all the time. The beast just replaces them without even trying.”</w:t>
      </w:r>
    </w:p>
    <w:p w:rsidR="00000000" w:rsidDel="00000000" w:rsidP="00000000" w:rsidRDefault="00000000" w:rsidRPr="00000000" w14:paraId="00000649">
      <w:pPr>
        <w:spacing w:after="0" w:before="0" w:line="480" w:lineRule="auto"/>
        <w:ind w:left="720" w:firstLine="720"/>
        <w:rPr/>
      </w:pPr>
      <w:r w:rsidDel="00000000" w:rsidR="00000000" w:rsidRPr="00000000">
        <w:rPr>
          <w:rtl w:val="0"/>
        </w:rPr>
        <w:t xml:space="preserve">No one spoke, not because they had no questions, but because they were terrified of the answers.</w:t>
      </w:r>
    </w:p>
    <w:p w:rsidR="00000000" w:rsidDel="00000000" w:rsidP="00000000" w:rsidRDefault="00000000" w:rsidRPr="00000000" w14:paraId="0000064A">
      <w:pPr>
        <w:spacing w:after="0" w:before="0" w:line="480" w:lineRule="auto"/>
        <w:ind w:left="720" w:firstLine="720"/>
        <w:rPr/>
      </w:pPr>
      <w:r w:rsidDel="00000000" w:rsidR="00000000" w:rsidRPr="00000000">
        <w:rPr>
          <w:rtl w:val="0"/>
        </w:rPr>
        <w:t xml:space="preserve">“Your only guaranteed way to hide is to be underground. A cave. A tunnel. Deep enough to lose them.”</w:t>
      </w:r>
    </w:p>
    <w:p w:rsidR="00000000" w:rsidDel="00000000" w:rsidP="00000000" w:rsidRDefault="00000000" w:rsidRPr="00000000" w14:paraId="0000064B">
      <w:pPr>
        <w:spacing w:after="0" w:before="0" w:line="480" w:lineRule="auto"/>
        <w:ind w:left="720" w:firstLine="720"/>
        <w:rPr/>
      </w:pPr>
      <w:r w:rsidDel="00000000" w:rsidR="00000000" w:rsidRPr="00000000">
        <w:rPr>
          <w:rtl w:val="0"/>
        </w:rPr>
        <w:t xml:space="preserve">He let that sit.</w:t>
      </w:r>
    </w:p>
    <w:p w:rsidR="00000000" w:rsidDel="00000000" w:rsidP="00000000" w:rsidRDefault="00000000" w:rsidRPr="00000000" w14:paraId="0000064C">
      <w:pPr>
        <w:spacing w:after="0" w:before="0" w:line="480" w:lineRule="auto"/>
        <w:ind w:left="720" w:firstLine="720"/>
        <w:rPr/>
      </w:pPr>
      <w:r w:rsidDel="00000000" w:rsidR="00000000" w:rsidRPr="00000000">
        <w:rPr>
          <w:rtl w:val="0"/>
        </w:rPr>
        <w:t xml:space="preserve">“Terravoris is the exception. Make too much noise, get in his way, or catch him on a bad day, and a dark brown mark appears on the back of your hand. Congratulations. You’re a Mythical Stone Hunter. Now try not to die.”</w:t>
      </w:r>
    </w:p>
    <w:p w:rsidR="00000000" w:rsidDel="00000000" w:rsidP="00000000" w:rsidRDefault="00000000" w:rsidRPr="00000000" w14:paraId="0000064D">
      <w:pPr>
        <w:spacing w:after="0" w:before="0" w:line="480" w:lineRule="auto"/>
        <w:ind w:left="720" w:firstLine="720"/>
        <w:rPr/>
      </w:pPr>
      <w:r w:rsidDel="00000000" w:rsidR="00000000" w:rsidRPr="00000000">
        <w:rPr>
          <w:rtl w:val="0"/>
        </w:rPr>
        <w:t xml:space="preserve">No one moved or  interrupted.</w:t>
      </w:r>
    </w:p>
    <w:p w:rsidR="00000000" w:rsidDel="00000000" w:rsidP="00000000" w:rsidRDefault="00000000" w:rsidRPr="00000000" w14:paraId="0000064E">
      <w:pPr>
        <w:spacing w:after="0" w:before="0" w:line="480" w:lineRule="auto"/>
        <w:ind w:left="720" w:firstLine="720"/>
        <w:rPr/>
      </w:pPr>
      <w:r w:rsidDel="00000000" w:rsidR="00000000" w:rsidRPr="00000000">
        <w:rPr>
          <w:rtl w:val="0"/>
        </w:rPr>
        <w:t xml:space="preserve">“Terravoris holds a grudge worse than any other beast. He can find you anywhere. Even underground. Other beasts might ignore you if it’s inconvenient. Terravoris and the ones he commands will track you to the other side of the planet just for being too loud.”</w:t>
      </w:r>
    </w:p>
    <w:p w:rsidR="00000000" w:rsidDel="00000000" w:rsidP="00000000" w:rsidRDefault="00000000" w:rsidRPr="00000000" w14:paraId="0000064F">
      <w:pPr>
        <w:spacing w:after="0" w:before="0" w:line="480" w:lineRule="auto"/>
        <w:ind w:left="720" w:firstLine="720"/>
        <w:rPr/>
      </w:pPr>
      <w:r w:rsidDel="00000000" w:rsidR="00000000" w:rsidRPr="00000000">
        <w:rPr>
          <w:rtl w:val="0"/>
        </w:rPr>
        <w:t xml:space="preserve">His voice dropped further.</w:t>
      </w:r>
    </w:p>
    <w:p w:rsidR="00000000" w:rsidDel="00000000" w:rsidP="00000000" w:rsidRDefault="00000000" w:rsidRPr="00000000" w14:paraId="00000650">
      <w:pPr>
        <w:spacing w:after="0" w:before="0" w:line="480" w:lineRule="auto"/>
        <w:ind w:left="720" w:firstLine="720"/>
        <w:rPr/>
      </w:pPr>
      <w:r w:rsidDel="00000000" w:rsidR="00000000" w:rsidRPr="00000000">
        <w:rPr>
          <w:rtl w:val="0"/>
        </w:rPr>
        <w:t xml:space="preserve">“That’s why no one marked by Terravoris is ever allowed back into the city. They could bring disaster to us all and…”</w:t>
      </w:r>
    </w:p>
    <w:p w:rsidR="00000000" w:rsidDel="00000000" w:rsidP="00000000" w:rsidRDefault="00000000" w:rsidRPr="00000000" w14:paraId="00000651">
      <w:pPr>
        <w:spacing w:after="0" w:before="0" w:line="480" w:lineRule="auto"/>
        <w:ind w:left="720" w:firstLine="720"/>
        <w:rPr/>
      </w:pPr>
      <w:r w:rsidDel="00000000" w:rsidR="00000000" w:rsidRPr="00000000">
        <w:rPr>
          <w:rtl w:val="0"/>
        </w:rPr>
        <w:t xml:space="preserve">His eyes swept the class.</w:t>
      </w:r>
    </w:p>
    <w:p w:rsidR="00000000" w:rsidDel="00000000" w:rsidP="00000000" w:rsidRDefault="00000000" w:rsidRPr="00000000" w14:paraId="00000652">
      <w:pPr>
        <w:spacing w:after="0" w:before="0" w:line="480" w:lineRule="auto"/>
        <w:ind w:left="720" w:firstLine="720"/>
        <w:rPr/>
      </w:pPr>
      <w:r w:rsidDel="00000000" w:rsidR="00000000" w:rsidRPr="00000000">
        <w:rPr>
          <w:rtl w:val="0"/>
        </w:rPr>
        <w:t xml:space="preserve">“It’s been too long since someone interrupted me. Are you all paying attention?”</w:t>
      </w:r>
    </w:p>
    <w:p w:rsidR="00000000" w:rsidDel="00000000" w:rsidP="00000000" w:rsidRDefault="00000000" w:rsidRPr="00000000" w14:paraId="00000653">
      <w:pPr>
        <w:spacing w:after="0" w:before="0" w:line="480" w:lineRule="auto"/>
        <w:ind w:left="720" w:firstLine="720"/>
        <w:rPr/>
      </w:pPr>
      <w:r w:rsidDel="00000000" w:rsidR="00000000" w:rsidRPr="00000000">
        <w:rPr>
          <w:rtl w:val="0"/>
        </w:rPr>
        <w:t xml:space="preserve">“Sir,” Bpen said slowly. “You just hit us with a boulder. I think I can speak for everyone when I say we need time to process this. You just confirmed you’re one of only two mythical Beast Hunters in the city, you faced three Beasts of Legend and lived, plus you met Srevlis. And don’t forget the Tarnox that got into the city… sir.”</w:t>
      </w:r>
    </w:p>
    <w:p w:rsidR="00000000" w:rsidDel="00000000" w:rsidP="00000000" w:rsidRDefault="00000000" w:rsidRPr="00000000" w14:paraId="00000654">
      <w:pPr>
        <w:spacing w:after="0" w:before="0" w:line="480" w:lineRule="auto"/>
        <w:ind w:left="720" w:firstLine="720"/>
        <w:rPr/>
      </w:pPr>
      <w:r w:rsidDel="00000000" w:rsidR="00000000" w:rsidRPr="00000000">
        <w:rPr>
          <w:rtl w:val="0"/>
        </w:rPr>
        <w:t xml:space="preserve">“Oh, would you all quit that bolting look in your eyes?” Godric snapped. “I can already see it. You’re all itching to get your first mark. Well, I’m telling you now, that’s bolting stupid. There’s no glory in death. I did what needed to be done. That’s all I’m trying to teach you. Do what needs to be done.”</w:t>
      </w:r>
    </w:p>
    <w:p w:rsidR="00000000" w:rsidDel="00000000" w:rsidP="00000000" w:rsidRDefault="00000000" w:rsidRPr="00000000" w14:paraId="00000655">
      <w:pPr>
        <w:spacing w:after="0" w:before="0" w:line="480" w:lineRule="auto"/>
        <w:ind w:left="720" w:firstLine="720"/>
        <w:rPr/>
      </w:pPr>
      <w:r w:rsidDel="00000000" w:rsidR="00000000" w:rsidRPr="00000000">
        <w:rPr>
          <w:rtl w:val="0"/>
        </w:rPr>
        <w:t xml:space="preserve">The room stayed quiet.</w:t>
      </w:r>
    </w:p>
    <w:p w:rsidR="00000000" w:rsidDel="00000000" w:rsidP="00000000" w:rsidRDefault="00000000" w:rsidRPr="00000000" w14:paraId="00000656">
      <w:pPr>
        <w:spacing w:after="0" w:before="0" w:line="480" w:lineRule="auto"/>
        <w:ind w:left="720" w:firstLine="720"/>
        <w:rPr/>
      </w:pPr>
      <w:r w:rsidDel="00000000" w:rsidR="00000000" w:rsidRPr="00000000">
        <w:rPr>
          <w:rtl w:val="0"/>
        </w:rPr>
        <w:t xml:space="preserve">“Now, if you’re all done processing, we still need to go over the other way reverse crumbling can happen. And sometimes, it’s even more dangerous than Terravoris.”</w:t>
      </w:r>
    </w:p>
    <w:p w:rsidR="00000000" w:rsidDel="00000000" w:rsidP="00000000" w:rsidRDefault="00000000" w:rsidRPr="00000000" w14:paraId="00000657">
      <w:pPr>
        <w:spacing w:after="0" w:before="0" w:line="480" w:lineRule="auto"/>
        <w:ind w:left="720" w:firstLine="720"/>
        <w:rPr/>
      </w:pPr>
      <w:r w:rsidDel="00000000" w:rsidR="00000000" w:rsidRPr="00000000">
        <w:rPr>
          <w:rtl w:val="0"/>
        </w:rPr>
        <w:t xml:space="preserve">He resumed pacing.</w:t>
      </w:r>
    </w:p>
    <w:p w:rsidR="00000000" w:rsidDel="00000000" w:rsidP="00000000" w:rsidRDefault="00000000" w:rsidRPr="00000000" w14:paraId="00000658">
      <w:pPr>
        <w:spacing w:after="0" w:before="0" w:line="480" w:lineRule="auto"/>
        <w:ind w:left="720" w:firstLine="720"/>
        <w:rPr/>
      </w:pPr>
      <w:r w:rsidDel="00000000" w:rsidR="00000000" w:rsidRPr="00000000">
        <w:rPr>
          <w:rtl w:val="0"/>
        </w:rPr>
        <w:t xml:space="preserve">“As you know, nature can be Embedded with Nature Stones. We believe a sentient tornado is Embedded with a powerful TerraStone, much like the beast Terravoris. We call it Haiyana. It’s a giant force of nature.”</w:t>
      </w:r>
    </w:p>
    <w:p w:rsidR="00000000" w:rsidDel="00000000" w:rsidP="00000000" w:rsidRDefault="00000000" w:rsidRPr="00000000" w14:paraId="00000659">
      <w:pPr>
        <w:spacing w:after="0" w:before="0" w:line="480" w:lineRule="auto"/>
        <w:ind w:left="720" w:firstLine="720"/>
        <w:rPr/>
      </w:pPr>
      <w:r w:rsidDel="00000000" w:rsidR="00000000" w:rsidRPr="00000000">
        <w:rPr>
          <w:rtl w:val="0"/>
        </w:rPr>
        <w:t xml:space="preserve">He glanced at the walls like he could feel it even now.</w:t>
      </w:r>
    </w:p>
    <w:p w:rsidR="00000000" w:rsidDel="00000000" w:rsidP="00000000" w:rsidRDefault="00000000" w:rsidRPr="00000000" w14:paraId="0000065A">
      <w:pPr>
        <w:spacing w:after="0" w:before="0" w:line="480" w:lineRule="auto"/>
        <w:ind w:left="720" w:firstLine="720"/>
        <w:rPr/>
      </w:pPr>
      <w:r w:rsidDel="00000000" w:rsidR="00000000" w:rsidRPr="00000000">
        <w:rPr>
          <w:rtl w:val="0"/>
        </w:rPr>
        <w:t xml:space="preserve">“It seems to choose what it pulls in. Two Hunters could be hit—only one might die, while the other walks away untouched. If it chooses you, your death is certain. It sucks in Sifaralith sand and spits out CoreStones.”</w:t>
      </w:r>
    </w:p>
    <w:p w:rsidR="00000000" w:rsidDel="00000000" w:rsidP="00000000" w:rsidRDefault="00000000" w:rsidRPr="00000000" w14:paraId="0000065B">
      <w:pPr>
        <w:spacing w:after="0" w:before="0" w:line="480" w:lineRule="auto"/>
        <w:ind w:left="720" w:firstLine="720"/>
        <w:rPr/>
      </w:pPr>
      <w:r w:rsidDel="00000000" w:rsidR="00000000" w:rsidRPr="00000000">
        <w:rPr>
          <w:rtl w:val="0"/>
        </w:rPr>
        <w:t xml:space="preserve">He let the words hang a moment before continuing.</w:t>
      </w:r>
    </w:p>
    <w:p w:rsidR="00000000" w:rsidDel="00000000" w:rsidP="00000000" w:rsidRDefault="00000000" w:rsidRPr="00000000" w14:paraId="0000065C">
      <w:pPr>
        <w:spacing w:after="0" w:before="0" w:line="480" w:lineRule="auto"/>
        <w:ind w:left="720" w:firstLine="720"/>
        <w:rPr/>
      </w:pPr>
      <w:r w:rsidDel="00000000" w:rsidR="00000000" w:rsidRPr="00000000">
        <w:rPr>
          <w:rtl w:val="0"/>
        </w:rPr>
        <w:t xml:space="preserve">“There’s no use chasing it. Haiyana is completely unpredictable. We can’t predict its trajectory, nor where the stones will land. They could be launched to the other side of the planet, the ocean, or two feet in front of it.”</w:t>
      </w:r>
    </w:p>
    <w:p w:rsidR="00000000" w:rsidDel="00000000" w:rsidP="00000000" w:rsidRDefault="00000000" w:rsidRPr="00000000" w14:paraId="0000065D">
      <w:pPr>
        <w:spacing w:after="0" w:before="0" w:line="480" w:lineRule="auto"/>
        <w:ind w:left="720" w:firstLine="720"/>
        <w:rPr/>
      </w:pPr>
      <w:r w:rsidDel="00000000" w:rsidR="00000000" w:rsidRPr="00000000">
        <w:rPr>
          <w:rtl w:val="0"/>
        </w:rPr>
        <w:t xml:space="preserve">He met their eyes again.</w:t>
      </w:r>
    </w:p>
    <w:p w:rsidR="00000000" w:rsidDel="00000000" w:rsidP="00000000" w:rsidRDefault="00000000" w:rsidRPr="00000000" w14:paraId="0000065E">
      <w:pPr>
        <w:spacing w:after="0" w:before="0" w:line="480" w:lineRule="auto"/>
        <w:ind w:left="720" w:firstLine="720"/>
        <w:rPr/>
      </w:pPr>
      <w:r w:rsidDel="00000000" w:rsidR="00000000" w:rsidRPr="00000000">
        <w:rPr>
          <w:rtl w:val="0"/>
        </w:rPr>
        <w:t xml:space="preserve">“If you see it in the distance, don’t bother running. Use every TerraStone you have to dig as deep as possible and hope it doesn’t feel like taking your life.”</w:t>
      </w:r>
    </w:p>
    <w:p w:rsidR="00000000" w:rsidDel="00000000" w:rsidP="00000000" w:rsidRDefault="00000000" w:rsidRPr="00000000" w14:paraId="0000065F">
      <w:pPr>
        <w:spacing w:after="0" w:before="0" w:line="480" w:lineRule="auto"/>
        <w:ind w:left="720" w:firstLine="720"/>
        <w:rPr/>
      </w:pPr>
      <w:r w:rsidDel="00000000" w:rsidR="00000000" w:rsidRPr="00000000">
        <w:rPr>
          <w:rtl w:val="0"/>
        </w:rPr>
        <w:t xml:space="preserve">A long silence followed.</w:t>
      </w:r>
    </w:p>
    <w:p w:rsidR="00000000" w:rsidDel="00000000" w:rsidP="00000000" w:rsidRDefault="00000000" w:rsidRPr="00000000" w14:paraId="00000660">
      <w:pPr>
        <w:spacing w:after="0" w:before="0" w:line="480" w:lineRule="auto"/>
        <w:ind w:left="720" w:firstLine="720"/>
        <w:rPr/>
      </w:pPr>
      <w:r w:rsidDel="00000000" w:rsidR="00000000" w:rsidRPr="00000000">
        <w:rPr>
          <w:rtl w:val="0"/>
        </w:rPr>
        <w:t xml:space="preserve">“That’s all for today’s lecture. Any questions?”</w:t>
      </w:r>
    </w:p>
    <w:p w:rsidR="00000000" w:rsidDel="00000000" w:rsidP="00000000" w:rsidRDefault="00000000" w:rsidRPr="00000000" w14:paraId="00000661">
      <w:pPr>
        <w:spacing w:after="0" w:before="0" w:line="480" w:lineRule="auto"/>
        <w:ind w:left="720" w:firstLine="720"/>
        <w:rPr/>
      </w:pPr>
      <w:r w:rsidDel="00000000" w:rsidR="00000000" w:rsidRPr="00000000">
        <w:rPr>
          <w:rtl w:val="0"/>
        </w:rPr>
        <w:t xml:space="preserve">Praew had one, but so did everyone else. Every hand in the room went up. Godric pointed to a guy in the back, someone Praew had never bothered to learn the name of.</w:t>
      </w:r>
    </w:p>
    <w:p w:rsidR="00000000" w:rsidDel="00000000" w:rsidP="00000000" w:rsidRDefault="00000000" w:rsidRPr="00000000" w14:paraId="00000662">
      <w:pPr>
        <w:spacing w:after="0" w:before="0" w:line="480" w:lineRule="auto"/>
        <w:ind w:left="720" w:firstLine="720"/>
        <w:rPr/>
      </w:pPr>
      <w:r w:rsidDel="00000000" w:rsidR="00000000" w:rsidRPr="00000000">
        <w:rPr>
          <w:rtl w:val="0"/>
        </w:rPr>
        <w:t xml:space="preserve">“Yeah, uhh… Instructor Stone Godric, sir?”</w:t>
      </w:r>
    </w:p>
    <w:p w:rsidR="00000000" w:rsidDel="00000000" w:rsidP="00000000" w:rsidRDefault="00000000" w:rsidRPr="00000000" w14:paraId="00000663">
      <w:pPr>
        <w:spacing w:after="0" w:before="0" w:line="480" w:lineRule="auto"/>
        <w:ind w:left="720" w:firstLine="720"/>
        <w:rPr/>
      </w:pPr>
      <w:r w:rsidDel="00000000" w:rsidR="00000000" w:rsidRPr="00000000">
        <w:rPr>
          <w:rtl w:val="0"/>
        </w:rPr>
        <w:t xml:space="preserve">Godric sighed. “Spit it out, kid. You’re holding up the class.”</w:t>
      </w:r>
    </w:p>
    <w:p w:rsidR="00000000" w:rsidDel="00000000" w:rsidP="00000000" w:rsidRDefault="00000000" w:rsidRPr="00000000" w14:paraId="00000664">
      <w:pPr>
        <w:spacing w:after="0" w:before="0" w:line="480" w:lineRule="auto"/>
        <w:ind w:left="720" w:firstLine="720"/>
        <w:rPr/>
      </w:pPr>
      <w:r w:rsidDel="00000000" w:rsidR="00000000" w:rsidRPr="00000000">
        <w:rPr>
          <w:rtl w:val="0"/>
        </w:rPr>
        <w:t xml:space="preserve">The student sat up straighter. “Sorry, sir. Uhh… What's an ocean?”</w:t>
      </w:r>
    </w:p>
    <w:p w:rsidR="00000000" w:rsidDel="00000000" w:rsidP="00000000" w:rsidRDefault="00000000" w:rsidRPr="00000000" w14:paraId="00000665">
      <w:pPr>
        <w:spacing w:after="0" w:before="0" w:line="480" w:lineRule="auto"/>
        <w:ind w:left="720" w:firstLine="720"/>
        <w:rPr/>
      </w:pPr>
      <w:r w:rsidDel="00000000" w:rsidR="00000000" w:rsidRPr="00000000">
        <w:rPr>
          <w:rtl w:val="0"/>
        </w:rPr>
        <w:t xml:space="preserve">All of the other hands dropped in unison. Praew’s included.</w:t>
      </w:r>
    </w:p>
    <w:p w:rsidR="00000000" w:rsidDel="00000000" w:rsidP="00000000" w:rsidRDefault="00000000" w:rsidRPr="00000000" w14:paraId="00000666">
      <w:pPr>
        <w:spacing w:after="0" w:before="0" w:line="480" w:lineRule="auto"/>
        <w:ind w:left="720" w:firstLine="720"/>
        <w:rPr/>
      </w:pPr>
      <w:r w:rsidDel="00000000" w:rsidR="00000000" w:rsidRPr="00000000">
        <w:rPr>
          <w:rtl w:val="0"/>
        </w:rPr>
        <w:t xml:space="preserve">Godric gave them all a flat stare, clearly annoyed “Class dismissed,” he barked.</w:t>
      </w:r>
    </w:p>
    <w:p w:rsidR="00000000" w:rsidDel="00000000" w:rsidP="00000000" w:rsidRDefault="00000000" w:rsidRPr="00000000" w14:paraId="00000667">
      <w:pPr>
        <w:spacing w:after="0" w:before="0" w:line="480" w:lineRule="auto"/>
        <w:ind w:left="720" w:firstLine="720"/>
        <w:rPr/>
      </w:pPr>
      <w:r w:rsidDel="00000000" w:rsidR="00000000" w:rsidRPr="00000000">
        <w:rPr>
          <w:rtl w:val="0"/>
        </w:rPr>
      </w:r>
    </w:p>
    <w:p w:rsidR="00000000" w:rsidDel="00000000" w:rsidP="00000000" w:rsidRDefault="00000000" w:rsidRPr="00000000" w14:paraId="00000668">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669">
      <w:pPr>
        <w:spacing w:after="0" w:before="0" w:line="480" w:lineRule="auto"/>
        <w:ind w:left="720" w:firstLine="720"/>
        <w:rPr/>
      </w:pPr>
      <w:r w:rsidDel="00000000" w:rsidR="00000000" w:rsidRPr="00000000">
        <w:rPr>
          <w:rtl w:val="0"/>
        </w:rPr>
      </w:r>
    </w:p>
    <w:p w:rsidR="00000000" w:rsidDel="00000000" w:rsidP="00000000" w:rsidRDefault="00000000" w:rsidRPr="00000000" w14:paraId="0000066A">
      <w:pPr>
        <w:spacing w:after="0" w:before="0" w:line="480" w:lineRule="auto"/>
        <w:ind w:left="720" w:firstLine="720"/>
        <w:rPr/>
      </w:pPr>
      <w:r w:rsidDel="00000000" w:rsidR="00000000" w:rsidRPr="00000000">
        <w:rPr>
          <w:rtl w:val="0"/>
        </w:rPr>
        <w:t xml:space="preserve">Praew’s early morning trek to class felt blissfully serene, although admittedly, she felt a little guilty for enjoying the silence.  </w:t>
      </w:r>
    </w:p>
    <w:p w:rsidR="00000000" w:rsidDel="00000000" w:rsidP="00000000" w:rsidRDefault="00000000" w:rsidRPr="00000000" w14:paraId="0000066B">
      <w:pPr>
        <w:spacing w:after="0" w:before="0" w:line="480" w:lineRule="auto"/>
        <w:ind w:left="720" w:firstLine="720"/>
        <w:rPr/>
      </w:pPr>
      <w:r w:rsidDel="00000000" w:rsidR="00000000" w:rsidRPr="00000000">
        <w:rPr>
          <w:rtl w:val="0"/>
        </w:rPr>
        <w:t xml:space="preserve">     Not once had Mai Azadi shown up since their argument. She was probably taking a different route to avoid her. She did tell Mai to stay away. She just didn’t expect someone who thought it was okay to stalk her friends to actually listen. </w:t>
      </w:r>
    </w:p>
    <w:p w:rsidR="00000000" w:rsidDel="00000000" w:rsidP="00000000" w:rsidRDefault="00000000" w:rsidRPr="00000000" w14:paraId="0000066C">
      <w:pPr>
        <w:spacing w:after="0" w:before="0" w:line="480" w:lineRule="auto"/>
        <w:ind w:left="720" w:firstLine="720"/>
        <w:rPr/>
      </w:pPr>
      <w:r w:rsidDel="00000000" w:rsidR="00000000" w:rsidRPr="00000000">
        <w:rPr>
          <w:rtl w:val="0"/>
        </w:rPr>
        <w:t xml:space="preserve">     Still, Praew had been wanting to talk to her. About—well, everything. And soon, she just might get her chance.</w:t>
      </w:r>
    </w:p>
    <w:p w:rsidR="00000000" w:rsidDel="00000000" w:rsidP="00000000" w:rsidRDefault="00000000" w:rsidRPr="00000000" w14:paraId="0000066D">
      <w:pPr>
        <w:spacing w:after="0" w:before="0" w:line="480" w:lineRule="auto"/>
        <w:ind w:left="720" w:firstLine="720"/>
        <w:rPr/>
      </w:pPr>
      <w:r w:rsidDel="00000000" w:rsidR="00000000" w:rsidRPr="00000000">
        <w:rPr>
          <w:rtl w:val="0"/>
        </w:rPr>
        <w:t xml:space="preserve">     Ghost Operation was scheduled for tomorrow morning, but not for her. Mai had pulled her from the class so she wouldn’t have to cross a line she didn’t believe in. It wouldn’t be treasonous if she stopped by, would it? If she went early enough, she could probably catch Mai alone.</w:t>
      </w:r>
    </w:p>
    <w:p w:rsidR="00000000" w:rsidDel="00000000" w:rsidP="00000000" w:rsidRDefault="00000000" w:rsidRPr="00000000" w14:paraId="0000066E">
      <w:pPr>
        <w:spacing w:after="0" w:before="0" w:line="480" w:lineRule="auto"/>
        <w:ind w:left="720" w:firstLine="720"/>
        <w:rPr/>
      </w:pPr>
      <w:r w:rsidDel="00000000" w:rsidR="00000000" w:rsidRPr="00000000">
        <w:rPr>
          <w:rtl w:val="0"/>
        </w:rPr>
        <w:t xml:space="preserve">But first, s</w:t>
      </w:r>
      <w:r w:rsidDel="00000000" w:rsidR="00000000" w:rsidRPr="00000000">
        <w:rPr>
          <w:rtl w:val="0"/>
        </w:rPr>
        <w:t xml:space="preserve">he just had to survive another Shadow Recon class.</w:t>
      </w:r>
      <w:r w:rsidDel="00000000" w:rsidR="00000000" w:rsidRPr="00000000">
        <w:rPr>
          <w:rtl w:val="0"/>
        </w:rPr>
      </w:r>
    </w:p>
    <w:p w:rsidR="00000000" w:rsidDel="00000000" w:rsidP="00000000" w:rsidRDefault="00000000" w:rsidRPr="00000000" w14:paraId="0000066F">
      <w:pPr>
        <w:spacing w:after="0" w:before="0" w:line="480" w:lineRule="auto"/>
        <w:ind w:left="720" w:firstLine="720"/>
        <w:rPr/>
      </w:pPr>
      <w:r w:rsidDel="00000000" w:rsidR="00000000" w:rsidRPr="00000000">
        <w:rPr>
          <w:rtl w:val="0"/>
        </w:rPr>
      </w:r>
    </w:p>
    <w:p w:rsidR="00000000" w:rsidDel="00000000" w:rsidP="00000000" w:rsidRDefault="00000000" w:rsidRPr="00000000" w14:paraId="00000670">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671">
      <w:pPr>
        <w:spacing w:after="0" w:before="0" w:line="480" w:lineRule="auto"/>
        <w:ind w:left="720" w:firstLine="720"/>
        <w:rPr/>
      </w:pPr>
      <w:r w:rsidDel="00000000" w:rsidR="00000000" w:rsidRPr="00000000">
        <w:rPr>
          <w:rtl w:val="0"/>
        </w:rPr>
      </w:r>
    </w:p>
    <w:p w:rsidR="00000000" w:rsidDel="00000000" w:rsidP="00000000" w:rsidRDefault="00000000" w:rsidRPr="00000000" w14:paraId="00000672">
      <w:pPr>
        <w:spacing w:after="0" w:before="0" w:line="480" w:lineRule="auto"/>
        <w:ind w:left="720" w:firstLine="720"/>
        <w:rPr/>
      </w:pPr>
      <w:r w:rsidDel="00000000" w:rsidR="00000000" w:rsidRPr="00000000">
        <w:rPr>
          <w:rtl w:val="0"/>
        </w:rPr>
        <w:t xml:space="preserve">That proved to be more difficult than she thought. It was week two and she couldn’t even take a single step without triggering the SolarStones in the first silent movement course. She didn’t even bother attempting to test out last week, choosing to spend the time investigating with Junya over making a complete fool of herself. </w:t>
      </w:r>
    </w:p>
    <w:p w:rsidR="00000000" w:rsidDel="00000000" w:rsidP="00000000" w:rsidRDefault="00000000" w:rsidRPr="00000000" w14:paraId="00000673">
      <w:pPr>
        <w:spacing w:after="0" w:before="0" w:line="480" w:lineRule="auto"/>
        <w:ind w:left="720" w:firstLine="720"/>
        <w:rPr/>
      </w:pPr>
      <w:r w:rsidDel="00000000" w:rsidR="00000000" w:rsidRPr="00000000">
        <w:rPr>
          <w:rtl w:val="0"/>
        </w:rPr>
        <w:t xml:space="preserve">     Everyone somehow passed but Junya and her. Surprising, but fair. That’s what they got for skipping. What she found unfair, however, was that somehow Junya crossed the path today perfectly, like it was nothing.</w:t>
      </w:r>
    </w:p>
    <w:p w:rsidR="00000000" w:rsidDel="00000000" w:rsidP="00000000" w:rsidRDefault="00000000" w:rsidRPr="00000000" w14:paraId="00000674">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That’s just not fair! </w:t>
      </w:r>
      <w:r w:rsidDel="00000000" w:rsidR="00000000" w:rsidRPr="00000000">
        <w:rPr>
          <w:rtl w:val="0"/>
        </w:rPr>
        <w:t xml:space="preserve">Praew almost yelled but stopped herself. No one has seen Jorpen since his outburst in this class last week. So no one else dared to defy their instructor’s no speaking rule.</w:t>
      </w:r>
    </w:p>
    <w:p w:rsidR="00000000" w:rsidDel="00000000" w:rsidP="00000000" w:rsidRDefault="00000000" w:rsidRPr="00000000" w14:paraId="00000675">
      <w:pPr>
        <w:spacing w:after="0" w:before="0" w:line="480" w:lineRule="auto"/>
        <w:ind w:left="720" w:firstLine="720"/>
        <w:rPr/>
      </w:pPr>
      <w:r w:rsidDel="00000000" w:rsidR="00000000" w:rsidRPr="00000000">
        <w:rPr>
          <w:rtl w:val="0"/>
        </w:rPr>
        <w:t xml:space="preserve">     Praew’s right eye started to twitch. She patted it three times before throwing away the bad omen. Praew believed if her right eye twitched, she was going to get in an argument or something really bad was going to happen.</w:t>
      </w:r>
    </w:p>
    <w:p w:rsidR="00000000" w:rsidDel="00000000" w:rsidP="00000000" w:rsidRDefault="00000000" w:rsidRPr="00000000" w14:paraId="00000676">
      <w:pPr>
        <w:spacing w:after="0" w:before="0" w:line="480" w:lineRule="auto"/>
        <w:ind w:left="720" w:firstLine="720"/>
        <w:rPr/>
      </w:pPr>
      <w:r w:rsidDel="00000000" w:rsidR="00000000" w:rsidRPr="00000000">
        <w:rPr>
          <w:rtl w:val="0"/>
        </w:rPr>
        <w:t xml:space="preserve">     </w:t>
      </w:r>
      <w:r w:rsidDel="00000000" w:rsidR="00000000" w:rsidRPr="00000000">
        <w:rPr>
          <w:rtl w:val="0"/>
        </w:rPr>
        <w:t xml:space="preserve">As the class concluded, </w:t>
      </w:r>
      <w:r w:rsidDel="00000000" w:rsidR="00000000" w:rsidRPr="00000000">
        <w:rPr>
          <w:rtl w:val="0"/>
        </w:rPr>
        <w:t xml:space="preserve">Praew stepped outside the room, waved goodbye to Junya and Bpen, and waited for Wannii. She’d noticed that Wannii has been cold and distant the last few days. Praew occasionally caught Wannii glaring at her, rolling her eyes and shooting dirty looks. Praew was going to get to the bottom of it today.</w:t>
      </w:r>
    </w:p>
    <w:p w:rsidR="00000000" w:rsidDel="00000000" w:rsidP="00000000" w:rsidRDefault="00000000" w:rsidRPr="00000000" w14:paraId="00000677">
      <w:pPr>
        <w:spacing w:after="0" w:before="0" w:line="480" w:lineRule="auto"/>
        <w:ind w:left="720" w:firstLine="720"/>
        <w:rPr/>
      </w:pPr>
      <w:r w:rsidDel="00000000" w:rsidR="00000000" w:rsidRPr="00000000">
        <w:rPr>
          <w:rtl w:val="0"/>
        </w:rPr>
        <w:t xml:space="preserve">     Concentrating on the ground as she practiced silent step, Wannii s</w:t>
      </w:r>
      <w:r w:rsidDel="00000000" w:rsidR="00000000" w:rsidRPr="00000000">
        <w:rPr>
          <w:rtl w:val="0"/>
        </w:rPr>
        <w:t xml:space="preserve">tumbled</w:t>
      </w:r>
      <w:r w:rsidDel="00000000" w:rsidR="00000000" w:rsidRPr="00000000">
        <w:rPr>
          <w:rtl w:val="0"/>
        </w:rPr>
        <w:t xml:space="preserve"> in the doorframe. Clearly surprised to see Praew waiting for her. Wannii brushed a hand through her short black hair, slicking it back slightly. Her recent haircut was cute. It rested only halfway down the ears revealing piercings Praew hadn’t noticed before. With her small nose, scrunched brow, and naturally intense expression, Wannii always looked like she was scowling. Honestly these days, she probably was.</w:t>
      </w:r>
    </w:p>
    <w:p w:rsidR="00000000" w:rsidDel="00000000" w:rsidP="00000000" w:rsidRDefault="00000000" w:rsidRPr="00000000" w14:paraId="00000678">
      <w:pPr>
        <w:spacing w:after="0" w:before="0" w:line="480" w:lineRule="auto"/>
        <w:ind w:left="720" w:firstLine="720"/>
        <w:rPr/>
      </w:pPr>
      <w:r w:rsidDel="00000000" w:rsidR="00000000" w:rsidRPr="00000000">
        <w:rPr>
          <w:rtl w:val="0"/>
        </w:rPr>
        <w:t xml:space="preserve">“Hey, Wannii! I love the haircut. It’s so cute!”</w:t>
      </w:r>
    </w:p>
    <w:p w:rsidR="00000000" w:rsidDel="00000000" w:rsidP="00000000" w:rsidRDefault="00000000" w:rsidRPr="00000000" w14:paraId="00000679">
      <w:pPr>
        <w:spacing w:after="0" w:before="0" w:line="480" w:lineRule="auto"/>
        <w:ind w:left="720" w:firstLine="720"/>
        <w:rPr/>
      </w:pPr>
      <w:r w:rsidDel="00000000" w:rsidR="00000000" w:rsidRPr="00000000">
        <w:rPr>
          <w:rtl w:val="0"/>
        </w:rPr>
        <w:t xml:space="preserve">“Thanks,” Wannii said, arms folding across her chest, voice flat and uninviting.</w:t>
      </w:r>
    </w:p>
    <w:p w:rsidR="00000000" w:rsidDel="00000000" w:rsidP="00000000" w:rsidRDefault="00000000" w:rsidRPr="00000000" w14:paraId="0000067A">
      <w:pPr>
        <w:spacing w:after="0" w:before="0" w:line="480" w:lineRule="auto"/>
        <w:ind w:left="720" w:firstLine="720"/>
        <w:rPr>
          <w:i w:val="1"/>
          <w:iCs w:val="1"/>
        </w:rPr>
      </w:pPr>
      <w:r w:rsidDel="00000000" w:rsidR="00000000" w:rsidRPr="00000000">
        <w:rPr>
          <w:i w:val="1"/>
          <w:iCs w:val="1"/>
          <w:rtl w:val="0"/>
        </w:rPr>
        <w:t xml:space="preserve">Really? That’s it? Ugh, this woman.</w:t>
      </w:r>
    </w:p>
    <w:p w:rsidR="00000000" w:rsidDel="00000000" w:rsidP="00000000" w:rsidRDefault="00000000" w:rsidRPr="00000000" w14:paraId="0000067B">
      <w:pPr>
        <w:spacing w:after="0" w:before="0" w:line="480" w:lineRule="auto"/>
        <w:ind w:left="720" w:firstLine="720"/>
        <w:rPr/>
      </w:pPr>
      <w:r w:rsidDel="00000000" w:rsidR="00000000" w:rsidRPr="00000000">
        <w:rPr>
          <w:rtl w:val="0"/>
        </w:rPr>
        <w:t xml:space="preserve">“Of course!” Praew pushed on, forcing lightness into her voice. “Have you always had your ears pierced? I have six piercings myself.”</w:t>
      </w:r>
    </w:p>
    <w:p w:rsidR="00000000" w:rsidDel="00000000" w:rsidP="00000000" w:rsidRDefault="00000000" w:rsidRPr="00000000" w14:paraId="0000067C">
      <w:pPr>
        <w:spacing w:after="0" w:before="0" w:line="480" w:lineRule="auto"/>
        <w:ind w:left="720" w:firstLine="720"/>
        <w:rPr/>
      </w:pPr>
      <w:r w:rsidDel="00000000" w:rsidR="00000000" w:rsidRPr="00000000">
        <w:rPr>
          <w:rtl w:val="0"/>
        </w:rPr>
        <w:t xml:space="preserve">     “Yeah,” Wannii said with an exaggerated sigh.</w:t>
      </w:r>
    </w:p>
    <w:p w:rsidR="00000000" w:rsidDel="00000000" w:rsidP="00000000" w:rsidRDefault="00000000" w:rsidRPr="00000000" w14:paraId="0000067D">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That was on purpose. It had to be. Girl, if you’re jealous just say so. You obviously have a problem with me—</w:t>
      </w:r>
      <w:r w:rsidDel="00000000" w:rsidR="00000000" w:rsidRPr="00000000">
        <w:rPr>
          <w:rtl w:val="0"/>
        </w:rPr>
        <w:t xml:space="preserve">“So just spit it out already!”</w:t>
      </w:r>
    </w:p>
    <w:p w:rsidR="00000000" w:rsidDel="00000000" w:rsidP="00000000" w:rsidRDefault="00000000" w:rsidRPr="00000000" w14:paraId="0000067E">
      <w:pPr>
        <w:spacing w:after="0" w:before="0" w:line="480" w:lineRule="auto"/>
        <w:ind w:left="720" w:firstLine="720"/>
        <w:rPr/>
      </w:pPr>
      <w:r w:rsidDel="00000000" w:rsidR="00000000" w:rsidRPr="00000000">
        <w:rPr>
          <w:rtl w:val="0"/>
        </w:rPr>
        <w:t xml:space="preserve">  Wannii stopped mid-step.</w:t>
      </w:r>
    </w:p>
    <w:p w:rsidR="00000000" w:rsidDel="00000000" w:rsidP="00000000" w:rsidRDefault="00000000" w:rsidRPr="00000000" w14:paraId="0000067F">
      <w:pPr>
        <w:spacing w:after="0" w:before="0" w:line="480" w:lineRule="auto"/>
        <w:ind w:left="720" w:firstLine="720"/>
        <w:rPr>
          <w:i w:val="1"/>
          <w:iCs w:val="1"/>
        </w:rPr>
      </w:pPr>
      <w:r w:rsidDel="00000000" w:rsidR="00000000" w:rsidRPr="00000000">
        <w:rPr>
          <w:i w:val="1"/>
          <w:iCs w:val="1"/>
          <w:rtl w:val="0"/>
        </w:rPr>
        <w:t xml:space="preserve">  Great. Not again, Praew.</w:t>
      </w:r>
    </w:p>
    <w:p w:rsidR="00000000" w:rsidDel="00000000" w:rsidP="00000000" w:rsidRDefault="00000000" w:rsidRPr="00000000" w14:paraId="00000680">
      <w:pPr>
        <w:spacing w:after="0" w:before="0" w:line="480" w:lineRule="auto"/>
        <w:ind w:left="720" w:firstLine="720"/>
        <w:rPr/>
      </w:pPr>
      <w:r w:rsidDel="00000000" w:rsidR="00000000" w:rsidRPr="00000000">
        <w:rPr>
          <w:rtl w:val="0"/>
        </w:rPr>
        <w:t xml:space="preserve">  “Fine!” Wannii snapped, raising her voice to match the tension in the air. “Stay away from Junya! You’re way too dangerous!”</w:t>
      </w:r>
    </w:p>
    <w:p w:rsidR="00000000" w:rsidDel="00000000" w:rsidP="00000000" w:rsidRDefault="00000000" w:rsidRPr="00000000" w14:paraId="00000681">
      <w:pPr>
        <w:spacing w:after="0" w:before="0" w:line="480" w:lineRule="auto"/>
        <w:ind w:left="720" w:firstLine="720"/>
        <w:rPr/>
      </w:pPr>
      <w:r w:rsidDel="00000000" w:rsidR="00000000" w:rsidRPr="00000000">
        <w:rPr>
          <w:rtl w:val="0"/>
        </w:rPr>
        <w:t xml:space="preserve">  “What?”</w:t>
      </w:r>
    </w:p>
    <w:p w:rsidR="00000000" w:rsidDel="00000000" w:rsidP="00000000" w:rsidRDefault="00000000" w:rsidRPr="00000000" w14:paraId="00000682">
      <w:pPr>
        <w:spacing w:after="0" w:before="0" w:line="480" w:lineRule="auto"/>
        <w:ind w:left="720" w:firstLine="720"/>
        <w:rPr/>
      </w:pPr>
      <w:r w:rsidDel="00000000" w:rsidR="00000000" w:rsidRPr="00000000">
        <w:rPr>
          <w:rtl w:val="0"/>
        </w:rPr>
        <w:t xml:space="preserve">  “You know what she’s looking into! I know she told you! And the funny thing is—I was glad she did! You’re so smart, logical, considerate. Obviously, you’d tell her to stop poking her nose around an obvious trap before she gets herself killed, right?”</w:t>
      </w:r>
    </w:p>
    <w:p w:rsidR="00000000" w:rsidDel="00000000" w:rsidP="00000000" w:rsidRDefault="00000000" w:rsidRPr="00000000" w14:paraId="00000683">
      <w:pPr>
        <w:spacing w:after="0" w:before="0" w:line="480" w:lineRule="auto"/>
        <w:ind w:left="720" w:firstLine="720"/>
        <w:rPr/>
      </w:pPr>
      <w:r w:rsidDel="00000000" w:rsidR="00000000" w:rsidRPr="00000000">
        <w:rPr>
          <w:rtl w:val="0"/>
        </w:rPr>
        <w:t xml:space="preserve">  “Wannii, I—” Praew didn’t get the chance to finish.</w:t>
      </w:r>
    </w:p>
    <w:p w:rsidR="00000000" w:rsidDel="00000000" w:rsidP="00000000" w:rsidRDefault="00000000" w:rsidRPr="00000000" w14:paraId="00000684">
      <w:pPr>
        <w:spacing w:after="0" w:before="0" w:line="480" w:lineRule="auto"/>
        <w:ind w:left="720" w:firstLine="720"/>
        <w:rPr/>
      </w:pPr>
      <w:r w:rsidDel="00000000" w:rsidR="00000000" w:rsidRPr="00000000">
        <w:rPr>
          <w:rtl w:val="0"/>
        </w:rPr>
        <w:t xml:space="preserve">  “No! No, you did not. Instead, you thought it was a good idea to encourage her and tell her story to someone from The Prime Archon’s office?! You might as well kill her yourself!”</w:t>
      </w:r>
    </w:p>
    <w:p w:rsidR="00000000" w:rsidDel="00000000" w:rsidP="00000000" w:rsidRDefault="00000000" w:rsidRPr="00000000" w14:paraId="00000685">
      <w:pPr>
        <w:spacing w:after="0" w:before="0" w:line="480" w:lineRule="auto"/>
        <w:ind w:left="720" w:firstLine="720"/>
        <w:rPr/>
      </w:pPr>
      <w:r w:rsidDel="00000000" w:rsidR="00000000" w:rsidRPr="00000000">
        <w:rPr>
          <w:rtl w:val="0"/>
        </w:rPr>
        <w:t xml:space="preserve">  “ No!” Praew argued. “He’s my best friend. We can trust him!”</w:t>
      </w:r>
    </w:p>
    <w:p w:rsidR="00000000" w:rsidDel="00000000" w:rsidP="00000000" w:rsidRDefault="00000000" w:rsidRPr="00000000" w14:paraId="00000686">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You</w:t>
      </w:r>
      <w:r w:rsidDel="00000000" w:rsidR="00000000" w:rsidRPr="00000000">
        <w:rPr>
          <w:rtl w:val="0"/>
        </w:rPr>
        <w:t xml:space="preserve">… can trust him.” Wannii clarified “We don’t even know him. And you really expect me to be okay with you putting my </w:t>
      </w:r>
      <w:r w:rsidDel="00000000" w:rsidR="00000000" w:rsidRPr="00000000">
        <w:rPr>
          <w:rtl w:val="0"/>
        </w:rPr>
        <w:t xml:space="preserve">best friend’s life </w:t>
      </w:r>
      <w:r w:rsidDel="00000000" w:rsidR="00000000" w:rsidRPr="00000000">
        <w:rPr>
          <w:rtl w:val="0"/>
        </w:rPr>
        <w:t xml:space="preserve">in the hands of someone who works for the very place that executes inquisitive people like her? Haven’t you heard the saying? ‘What faith is owed to a stranger when betrayal may protect them from danger?’”</w:t>
      </w:r>
    </w:p>
    <w:p w:rsidR="00000000" w:rsidDel="00000000" w:rsidP="00000000" w:rsidRDefault="00000000" w:rsidRPr="00000000" w14:paraId="00000687">
      <w:pPr>
        <w:spacing w:after="0" w:before="0" w:line="480" w:lineRule="auto"/>
        <w:ind w:left="720" w:firstLine="720"/>
        <w:rPr/>
      </w:pPr>
      <w:r w:rsidDel="00000000" w:rsidR="00000000" w:rsidRPr="00000000">
        <w:rPr>
          <w:rtl w:val="0"/>
        </w:rPr>
        <w:t xml:space="preserve">     “He wouldn’t do that,” Praew’s fists tightened until her knuckles went white. She was sick of being scolded. By Haldric, Mai, Godric, and now Wannii too? The irony wasn’t lost on her. Wannii found her dangerous… just like Praew felt about Mai.</w:t>
      </w:r>
    </w:p>
    <w:p w:rsidR="00000000" w:rsidDel="00000000" w:rsidP="00000000" w:rsidRDefault="00000000" w:rsidRPr="00000000" w14:paraId="00000688">
      <w:pPr>
        <w:spacing w:after="0" w:before="0" w:line="480" w:lineRule="auto"/>
        <w:ind w:left="720" w:firstLine="720"/>
        <w:rPr>
          <w:i w:val="1"/>
          <w:iCs w:val="1"/>
        </w:rPr>
      </w:pPr>
      <w:r w:rsidDel="00000000" w:rsidR="00000000" w:rsidRPr="00000000">
        <w:rPr>
          <w:rtl w:val="0"/>
        </w:rPr>
        <w:t xml:space="preserve">  Her head dropped. She couldn’t blame Wannii. What they were doing </w:t>
      </w:r>
      <w:r w:rsidDel="00000000" w:rsidR="00000000" w:rsidRPr="00000000">
        <w:rPr>
          <w:i w:val="1"/>
          <w:iCs w:val="1"/>
          <w:rtl w:val="0"/>
        </w:rPr>
        <w:t xml:space="preserve">was</w:t>
      </w:r>
      <w:r w:rsidDel="00000000" w:rsidR="00000000" w:rsidRPr="00000000">
        <w:rPr>
          <w:rtl w:val="0"/>
        </w:rPr>
        <w:t xml:space="preserve"> irresponsible, stupid, and dangerous… and Wannii was just worried about Junya. </w:t>
      </w:r>
      <w:r w:rsidDel="00000000" w:rsidR="00000000" w:rsidRPr="00000000">
        <w:rPr>
          <w:i w:val="1"/>
          <w:iCs w:val="1"/>
          <w:rtl w:val="0"/>
        </w:rPr>
        <w:t xml:space="preserve">Wait, I may not know Junya as long, but I’m worried about her too!</w:t>
      </w:r>
    </w:p>
    <w:p w:rsidR="00000000" w:rsidDel="00000000" w:rsidP="00000000" w:rsidRDefault="00000000" w:rsidRPr="00000000" w14:paraId="00000689">
      <w:pPr>
        <w:spacing w:after="0" w:before="0" w:line="480" w:lineRule="auto"/>
        <w:ind w:left="720" w:firstLine="720"/>
        <w:rPr/>
      </w:pPr>
      <w:r w:rsidDel="00000000" w:rsidR="00000000" w:rsidRPr="00000000">
        <w:rPr>
          <w:rtl w:val="0"/>
        </w:rPr>
        <w:t xml:space="preserve">  “Is that so bad?” Praew asked calmly, lifting her head and locking eyes with Wannii. “Maybe you’re right. But I think it’s better not to pretend. We both know she’ll never give up. It’s her parents we’re talking about. Can you honestly say you wouldn’t do the same?”</w:t>
      </w:r>
    </w:p>
    <w:p w:rsidR="00000000" w:rsidDel="00000000" w:rsidP="00000000" w:rsidRDefault="00000000" w:rsidRPr="00000000" w14:paraId="0000068A">
      <w:pPr>
        <w:spacing w:after="0" w:before="0" w:line="480" w:lineRule="auto"/>
        <w:ind w:left="720" w:firstLine="720"/>
        <w:rPr/>
      </w:pPr>
      <w:r w:rsidDel="00000000" w:rsidR="00000000" w:rsidRPr="00000000">
        <w:rPr>
          <w:rtl w:val="0"/>
        </w:rPr>
        <w:t xml:space="preserve">  She stepped forward, voice unwavering. “Do you really think scolding her and ignoring her tears will stop her? If you do, then I’ve severely overestimated your intelligence. Hide behind your words all you want, Wannii. But no shadow you cast will ever stretch far enough to hide your cowardice. If you really cared about Junya, you would never leave her side. At least with me, if we get caught, I won’t let her suffer alone again.”</w:t>
      </w:r>
    </w:p>
    <w:p w:rsidR="00000000" w:rsidDel="00000000" w:rsidP="00000000" w:rsidRDefault="00000000" w:rsidRPr="00000000" w14:paraId="0000068B">
      <w:pPr>
        <w:spacing w:after="0" w:before="0" w:line="480" w:lineRule="auto"/>
        <w:ind w:left="720" w:firstLine="720"/>
        <w:rPr/>
      </w:pPr>
      <w:r w:rsidDel="00000000" w:rsidR="00000000" w:rsidRPr="00000000">
        <w:rPr>
          <w:rtl w:val="0"/>
        </w:rPr>
        <w:t xml:space="preserve">  Wannii looked around the hallway, then leaned in, her voice quieter now, but no less sharp. “Do you even know what she’s planning, Praew? Junya plans to sneak into the mines at night and investigate the area alone. She’s making sure no one goes with her so no one else gets implicated. I only found out because she forgot to hide a few maps. In her room”</w:t>
      </w:r>
    </w:p>
    <w:p w:rsidR="00000000" w:rsidDel="00000000" w:rsidP="00000000" w:rsidRDefault="00000000" w:rsidRPr="00000000" w14:paraId="0000068C">
      <w:pPr>
        <w:spacing w:after="0" w:before="0" w:line="480" w:lineRule="auto"/>
        <w:ind w:left="720" w:firstLine="720"/>
        <w:rPr/>
      </w:pPr>
      <w:r w:rsidDel="00000000" w:rsidR="00000000" w:rsidRPr="00000000">
        <w:rPr>
          <w:rtl w:val="0"/>
        </w:rPr>
        <w:t xml:space="preserve">  Wannii shook her head. “So much for not letting her suffer alone again, huh? If you really cared about Junya, you would never leave her side. That’s what you said, right?”</w:t>
      </w:r>
    </w:p>
    <w:p w:rsidR="00000000" w:rsidDel="00000000" w:rsidP="00000000" w:rsidRDefault="00000000" w:rsidRPr="00000000" w14:paraId="0000068D">
      <w:pPr>
        <w:spacing w:after="0" w:before="0" w:line="480" w:lineRule="auto"/>
        <w:ind w:left="720" w:firstLine="720"/>
        <w:rPr/>
      </w:pPr>
      <w:r w:rsidDel="00000000" w:rsidR="00000000" w:rsidRPr="00000000">
        <w:rPr>
          <w:rtl w:val="0"/>
        </w:rPr>
        <w:t xml:space="preserve">  Her voice broke slightly as she went on. “You have no idea how much I’ve given up to keep her safe.</w:t>
      </w:r>
    </w:p>
    <w:p w:rsidR="00000000" w:rsidDel="00000000" w:rsidP="00000000" w:rsidRDefault="00000000" w:rsidRPr="00000000" w14:paraId="0000068E">
      <w:pPr>
        <w:spacing w:after="0" w:before="0" w:line="480" w:lineRule="auto"/>
        <w:ind w:left="720" w:firstLine="720"/>
        <w:rPr/>
      </w:pPr>
      <w:r w:rsidDel="00000000" w:rsidR="00000000" w:rsidRPr="00000000">
        <w:rPr>
          <w:rtl w:val="0"/>
        </w:rPr>
        <w:t xml:space="preserve">     “The Hunter test was supposed to be our defining moment. The final test was one Junya and I could’ve passed with our eyes closed. We had to identify the triggers of a set of weak Sifaraliths, one by one, and place them gently into a Hunter pouch without setting off a chain reaction. The pouches were embedded with an EchoStone. If even one trigger fired inside, the bag would scream out loud: You failed.</w:t>
      </w:r>
    </w:p>
    <w:p w:rsidR="00000000" w:rsidDel="00000000" w:rsidP="00000000" w:rsidRDefault="00000000" w:rsidRPr="00000000" w14:paraId="0000068F">
      <w:pPr>
        <w:spacing w:after="0" w:before="0" w:line="480" w:lineRule="auto"/>
        <w:ind w:left="720" w:firstLine="720"/>
        <w:rPr/>
      </w:pPr>
      <w:r w:rsidDel="00000000" w:rsidR="00000000" w:rsidRPr="00000000">
        <w:rPr>
          <w:rtl w:val="0"/>
        </w:rPr>
        <w:t xml:space="preserve">     “I was on my last one, holding my breath like it might help, when the scream came. For a second, I thought I’d blown it. That I’d ruined everything. But then I realized it came from my right.</w:t>
      </w:r>
    </w:p>
    <w:p w:rsidR="00000000" w:rsidDel="00000000" w:rsidP="00000000" w:rsidRDefault="00000000" w:rsidRPr="00000000" w14:paraId="00000690">
      <w:pPr>
        <w:spacing w:after="0" w:before="0" w:line="480" w:lineRule="auto"/>
        <w:ind w:left="720" w:firstLine="720"/>
        <w:rPr/>
      </w:pPr>
      <w:r w:rsidDel="00000000" w:rsidR="00000000" w:rsidRPr="00000000">
        <w:rPr>
          <w:rtl w:val="0"/>
        </w:rPr>
        <w:t xml:space="preserve">     “I turned to see Junya’s face, frozen, hollow. She looked like she hadn’t slept in days. And I’d been so caught up in the test, I didn’t even notice. Some friend, right?”</w:t>
      </w:r>
    </w:p>
    <w:p w:rsidR="00000000" w:rsidDel="00000000" w:rsidP="00000000" w:rsidRDefault="00000000" w:rsidRPr="00000000" w14:paraId="00000691">
      <w:pPr>
        <w:spacing w:after="0" w:before="0" w:line="480" w:lineRule="auto"/>
        <w:ind w:left="720" w:firstLine="720"/>
        <w:rPr/>
      </w:pPr>
      <w:r w:rsidDel="00000000" w:rsidR="00000000" w:rsidRPr="00000000">
        <w:rPr>
          <w:rtl w:val="0"/>
        </w:rPr>
        <w:t xml:space="preserve">     Wannii’s voice cracked, but she pushed on.</w:t>
      </w:r>
    </w:p>
    <w:p w:rsidR="00000000" w:rsidDel="00000000" w:rsidP="00000000" w:rsidRDefault="00000000" w:rsidRPr="00000000" w14:paraId="00000692">
      <w:pPr>
        <w:spacing w:after="0" w:before="0" w:line="480" w:lineRule="auto"/>
        <w:ind w:left="720" w:firstLine="720"/>
        <w:rPr/>
      </w:pPr>
      <w:r w:rsidDel="00000000" w:rsidR="00000000" w:rsidRPr="00000000">
        <w:rPr>
          <w:rtl w:val="0"/>
        </w:rPr>
        <w:t xml:space="preserve">     “Of course she made a mistake. I would’ve too, if I were mourning and still trying to hold it together.</w:t>
      </w:r>
    </w:p>
    <w:p w:rsidR="00000000" w:rsidDel="00000000" w:rsidP="00000000" w:rsidRDefault="00000000" w:rsidRPr="00000000" w14:paraId="00000693">
      <w:pPr>
        <w:spacing w:after="0" w:before="0" w:line="480" w:lineRule="auto"/>
        <w:ind w:left="720" w:firstLine="720"/>
        <w:rPr/>
      </w:pPr>
      <w:r w:rsidDel="00000000" w:rsidR="00000000" w:rsidRPr="00000000">
        <w:rPr>
          <w:rtl w:val="0"/>
        </w:rPr>
        <w:t xml:space="preserve">     “But Stormhaven doesn’t care. They already took her parents, her home, her belongings. Now they were taking her dream of reaching the surface.</w:t>
      </w:r>
    </w:p>
    <w:p w:rsidR="00000000" w:rsidDel="00000000" w:rsidP="00000000" w:rsidRDefault="00000000" w:rsidRPr="00000000" w14:paraId="00000694">
      <w:pPr>
        <w:spacing w:after="0" w:before="0" w:line="480" w:lineRule="auto"/>
        <w:ind w:left="720" w:firstLine="720"/>
        <w:rPr/>
      </w:pPr>
      <w:r w:rsidDel="00000000" w:rsidR="00000000" w:rsidRPr="00000000">
        <w:rPr>
          <w:rtl w:val="0"/>
        </w:rPr>
        <w:t xml:space="preserve">     “I just stood there, final Sifaralith still in hand. If I placed it in the correct pouch, I would become a Hunter. But who knows when—or if—I’d be there when she needed me most.</w:t>
      </w:r>
    </w:p>
    <w:p w:rsidR="00000000" w:rsidDel="00000000" w:rsidP="00000000" w:rsidRDefault="00000000" w:rsidRPr="00000000" w14:paraId="00000695">
      <w:pPr>
        <w:spacing w:after="0" w:before="0" w:line="480" w:lineRule="auto"/>
        <w:ind w:left="720" w:firstLine="720"/>
        <w:rPr/>
      </w:pPr>
      <w:r w:rsidDel="00000000" w:rsidR="00000000" w:rsidRPr="00000000">
        <w:rPr>
          <w:rtl w:val="0"/>
        </w:rPr>
        <w:t xml:space="preserve">“I wasn’t going to let them take away her only friend too.</w:t>
      </w:r>
    </w:p>
    <w:p w:rsidR="00000000" w:rsidDel="00000000" w:rsidP="00000000" w:rsidRDefault="00000000" w:rsidRPr="00000000" w14:paraId="00000696">
      <w:pPr>
        <w:spacing w:after="0" w:before="0" w:line="480" w:lineRule="auto"/>
        <w:ind w:left="720" w:firstLine="720"/>
        <w:rPr/>
      </w:pPr>
      <w:r w:rsidDel="00000000" w:rsidR="00000000" w:rsidRPr="00000000">
        <w:rPr>
          <w:rtl w:val="0"/>
        </w:rPr>
        <w:t xml:space="preserve">“So I made my choice. I let the final stone slip. It landed in the wrong pouch, and it screamed for me too.”</w:t>
      </w:r>
    </w:p>
    <w:p w:rsidR="00000000" w:rsidDel="00000000" w:rsidP="00000000" w:rsidRDefault="00000000" w:rsidRPr="00000000" w14:paraId="00000697">
      <w:pPr>
        <w:spacing w:after="0" w:before="0" w:line="480" w:lineRule="auto"/>
        <w:ind w:left="720" w:firstLine="720"/>
        <w:rPr/>
      </w:pPr>
      <w:r w:rsidDel="00000000" w:rsidR="00000000" w:rsidRPr="00000000">
        <w:rPr>
          <w:rtl w:val="0"/>
        </w:rPr>
        <w:t xml:space="preserve">  Her eyes burned. Wannii had the look of someone who stood by their decision with no regret. “I would give my life for her without a second thought. You don’t know me.”</w:t>
      </w:r>
    </w:p>
    <w:p w:rsidR="00000000" w:rsidDel="00000000" w:rsidP="00000000" w:rsidRDefault="00000000" w:rsidRPr="00000000" w14:paraId="00000698">
      <w:pPr>
        <w:spacing w:after="0" w:before="0" w:line="480" w:lineRule="auto"/>
        <w:ind w:left="720" w:firstLine="720"/>
        <w:rPr/>
      </w:pPr>
      <w:r w:rsidDel="00000000" w:rsidR="00000000" w:rsidRPr="00000000">
        <w:rPr>
          <w:rtl w:val="0"/>
        </w:rPr>
        <w:t xml:space="preserve">     Wannii stepped closer now, fists trembling. “You think I haven’t tried it your way? Junya’s been doing this for a while now—taking stupid risks, sneaking around, skipping classes, stealing from the Archon and not clueing me in until after the fact. She says it’s to protect me, but really? She just doesn’t want anyone stopping her. I tried talking her down. Backing off. Discouraging her. And it was working. Zephyrs take you, it was working!”</w:t>
      </w:r>
    </w:p>
    <w:p w:rsidR="00000000" w:rsidDel="00000000" w:rsidP="00000000" w:rsidRDefault="00000000" w:rsidRPr="00000000" w14:paraId="00000699">
      <w:pPr>
        <w:spacing w:after="0" w:before="0" w:line="480" w:lineRule="auto"/>
        <w:ind w:left="720" w:firstLine="720"/>
        <w:rPr/>
      </w:pPr>
      <w:r w:rsidDel="00000000" w:rsidR="00000000" w:rsidRPr="00000000">
        <w:rPr>
          <w:rtl w:val="0"/>
        </w:rPr>
        <w:t xml:space="preserve">  Her whole body shook now. “Then you came and ruined it. I wanted to believe things could still change. But I know now—I can’t stop her. So I’m asking you… can you at least make sure she doesn’t go alone?”</w:t>
      </w:r>
    </w:p>
    <w:p w:rsidR="00000000" w:rsidDel="00000000" w:rsidP="00000000" w:rsidRDefault="00000000" w:rsidRPr="00000000" w14:paraId="0000069A">
      <w:pPr>
        <w:spacing w:after="0" w:before="0" w:line="480" w:lineRule="auto"/>
        <w:ind w:left="720" w:firstLine="720"/>
        <w:rPr/>
      </w:pPr>
      <w:r w:rsidDel="00000000" w:rsidR="00000000" w:rsidRPr="00000000">
        <w:rPr>
          <w:rtl w:val="0"/>
        </w:rPr>
        <w:t xml:space="preserve">  Praew took a breath, then slowly extended the back of her hand.</w:t>
      </w:r>
    </w:p>
    <w:p w:rsidR="00000000" w:rsidDel="00000000" w:rsidP="00000000" w:rsidRDefault="00000000" w:rsidRPr="00000000" w14:paraId="0000069B">
      <w:pPr>
        <w:spacing w:after="0" w:before="0" w:line="480" w:lineRule="auto"/>
        <w:ind w:left="720" w:firstLine="720"/>
        <w:rPr/>
      </w:pPr>
      <w:r w:rsidDel="00000000" w:rsidR="00000000" w:rsidRPr="00000000">
        <w:rPr>
          <w:rtl w:val="0"/>
        </w:rPr>
        <w:t xml:space="preserve">  “Let’s make sure together, Wannii. We’ll both keep an eye on her. Make sure she knows how dangerous this is, and that she can’t be impulsive.”</w:t>
      </w:r>
    </w:p>
    <w:p w:rsidR="00000000" w:rsidDel="00000000" w:rsidP="00000000" w:rsidRDefault="00000000" w:rsidRPr="00000000" w14:paraId="0000069C">
      <w:pPr>
        <w:spacing w:after="0" w:before="0" w:line="480" w:lineRule="auto"/>
        <w:ind w:left="720" w:firstLine="720"/>
        <w:rPr/>
      </w:pPr>
      <w:r w:rsidDel="00000000" w:rsidR="00000000" w:rsidRPr="00000000">
        <w:rPr>
          <w:rtl w:val="0"/>
        </w:rPr>
        <w:t xml:space="preserve">     Wannii nodded once, slapped the back of Praew’s hand with her own. “Thank you, Praew. Let’s do this.”</w:t>
      </w:r>
    </w:p>
    <w:p w:rsidR="00000000" w:rsidDel="00000000" w:rsidP="00000000" w:rsidRDefault="00000000" w:rsidRPr="00000000" w14:paraId="0000069D">
      <w:pPr>
        <w:spacing w:after="0" w:before="0" w:line="480" w:lineRule="auto"/>
        <w:ind w:left="720" w:firstLine="720"/>
        <w:rPr/>
      </w:pPr>
      <w:r w:rsidDel="00000000" w:rsidR="00000000" w:rsidRPr="00000000">
        <w:rPr>
          <w:rtl w:val="0"/>
        </w:rPr>
        <w:t xml:space="preserve">     Praew smiled. “Junya’s lucky to have a friend like you.”</w:t>
      </w:r>
    </w:p>
    <w:p w:rsidR="00000000" w:rsidDel="00000000" w:rsidP="00000000" w:rsidRDefault="00000000" w:rsidRPr="00000000" w14:paraId="0000069E">
      <w:pPr>
        <w:spacing w:after="0" w:before="0" w:line="480" w:lineRule="auto"/>
        <w:ind w:left="720" w:firstLine="720"/>
        <w:rPr/>
      </w:pPr>
      <w:r w:rsidDel="00000000" w:rsidR="00000000" w:rsidRPr="00000000">
        <w:rPr>
          <w:rtl w:val="0"/>
        </w:rPr>
        <w:t xml:space="preserve">    “Thanks,” Wannii said. “She’s lucky to have you too.”</w:t>
      </w:r>
    </w:p>
    <w:p w:rsidR="00000000" w:rsidDel="00000000" w:rsidP="00000000" w:rsidRDefault="00000000" w:rsidRPr="00000000" w14:paraId="0000069F">
      <w:pPr>
        <w:spacing w:after="0" w:before="0" w:line="480" w:lineRule="auto"/>
        <w:ind w:left="720" w:firstLine="720"/>
        <w:rPr/>
      </w:pPr>
      <w:r w:rsidDel="00000000" w:rsidR="00000000" w:rsidRPr="00000000">
        <w:rPr>
          <w:rtl w:val="0"/>
        </w:rPr>
        <w:t xml:space="preserve">    “You both do,” Praew replied, still smiling as they walked forward and turned the corner.</w:t>
      </w:r>
    </w:p>
    <w:p w:rsidR="00000000" w:rsidDel="00000000" w:rsidP="00000000" w:rsidRDefault="00000000" w:rsidRPr="00000000" w14:paraId="000006A0">
      <w:pPr>
        <w:spacing w:after="0" w:before="0" w:line="480" w:lineRule="auto"/>
        <w:ind w:left="720" w:firstLine="720"/>
        <w:rPr/>
      </w:pPr>
      <w:r w:rsidDel="00000000" w:rsidR="00000000" w:rsidRPr="00000000">
        <w:rPr>
          <w:rtl w:val="0"/>
        </w:rPr>
        <w:t xml:space="preserve">     Wannii hesitated, about to say something else—but froze.</w:t>
      </w:r>
    </w:p>
    <w:p w:rsidR="00000000" w:rsidDel="00000000" w:rsidP="00000000" w:rsidRDefault="00000000" w:rsidRPr="00000000" w14:paraId="000006A1">
      <w:pPr>
        <w:spacing w:after="0" w:before="0" w:line="480" w:lineRule="auto"/>
        <w:ind w:left="720" w:firstLine="720"/>
        <w:rPr/>
      </w:pPr>
      <w:r w:rsidDel="00000000" w:rsidR="00000000" w:rsidRPr="00000000">
        <w:rPr>
          <w:rtl w:val="0"/>
        </w:rPr>
        <w:t xml:space="preserve">     Praew froze too. “Zephyrs take me, she whispered.”</w:t>
      </w:r>
    </w:p>
    <w:p w:rsidR="00000000" w:rsidDel="00000000" w:rsidP="00000000" w:rsidRDefault="00000000" w:rsidRPr="00000000" w14:paraId="000006A2">
      <w:pPr>
        <w:spacing w:after="0" w:before="0" w:line="480" w:lineRule="auto"/>
        <w:ind w:left="720" w:firstLine="720"/>
        <w:rPr/>
      </w:pPr>
      <w:r w:rsidDel="00000000" w:rsidR="00000000" w:rsidRPr="00000000">
        <w:rPr>
          <w:rtl w:val="0"/>
        </w:rPr>
        <w:t xml:space="preserve">    Godric was waiting in the hallway, arms crossed, leaning against the wall.</w:t>
      </w:r>
    </w:p>
    <w:p w:rsidR="00000000" w:rsidDel="00000000" w:rsidP="00000000" w:rsidRDefault="00000000" w:rsidRPr="00000000" w14:paraId="000006A3">
      <w:pPr>
        <w:spacing w:after="0" w:before="0" w:line="480" w:lineRule="auto"/>
        <w:ind w:left="720" w:firstLine="720"/>
        <w:rPr/>
      </w:pPr>
      <w:r w:rsidDel="00000000" w:rsidR="00000000" w:rsidRPr="00000000">
        <w:rPr>
          <w:rtl w:val="0"/>
        </w:rPr>
        <w:t xml:space="preserve">    “Well,” he muttered, pushing off the wall and stepping toward them. “That was quite the argument you two were having near a government-run facility.”</w:t>
      </w:r>
    </w:p>
    <w:p w:rsidR="00000000" w:rsidDel="00000000" w:rsidP="00000000" w:rsidRDefault="00000000" w:rsidRPr="00000000" w14:paraId="000006A4">
      <w:pPr>
        <w:spacing w:after="0" w:before="0" w:line="480" w:lineRule="auto"/>
        <w:ind w:left="720" w:firstLine="720"/>
        <w:rPr/>
      </w:pPr>
      <w:r w:rsidDel="00000000" w:rsidR="00000000" w:rsidRPr="00000000">
        <w:rPr>
          <w:rtl w:val="0"/>
        </w:rPr>
        <w:t xml:space="preserve">     His eyes narrowed. “Now, I didn’t hear what you bolting emotional wrecks were screaming about, but it sounded like something I should’ve. Would either of you care to fill me in?”</w:t>
      </w:r>
    </w:p>
    <w:p w:rsidR="00000000" w:rsidDel="00000000" w:rsidP="00000000" w:rsidRDefault="00000000" w:rsidRPr="00000000" w14:paraId="000006A5">
      <w:pPr>
        <w:spacing w:after="0" w:before="0" w:line="480" w:lineRule="auto"/>
        <w:ind w:left="720" w:firstLine="720"/>
        <w:rPr>
          <w:i w:val="1"/>
          <w:iCs w:val="1"/>
        </w:rPr>
      </w:pPr>
      <w:r w:rsidDel="00000000" w:rsidR="00000000" w:rsidRPr="00000000">
        <w:rPr>
          <w:i w:val="1"/>
          <w:iCs w:val="1"/>
          <w:rtl w:val="0"/>
        </w:rPr>
        <w:t xml:space="preserve">This is bad, I should have been more cautious.</w:t>
      </w:r>
    </w:p>
    <w:p w:rsidR="00000000" w:rsidDel="00000000" w:rsidP="00000000" w:rsidRDefault="00000000" w:rsidRPr="00000000" w14:paraId="000006A6">
      <w:pPr>
        <w:spacing w:after="0" w:before="0" w:line="480" w:lineRule="auto"/>
        <w:ind w:left="720" w:firstLine="720"/>
        <w:rPr/>
      </w:pPr>
      <w:r w:rsidDel="00000000" w:rsidR="00000000" w:rsidRPr="00000000">
        <w:rPr>
          <w:rtl w:val="0"/>
        </w:rPr>
        <w:t xml:space="preserve">    “Oh, nothing,” Praew said, holding Godric’s gaze without flinching. “Just arguing about whose Hunter Exam was harder.”</w:t>
      </w:r>
    </w:p>
    <w:p w:rsidR="00000000" w:rsidDel="00000000" w:rsidP="00000000" w:rsidRDefault="00000000" w:rsidRPr="00000000" w14:paraId="000006A7">
      <w:pPr>
        <w:spacing w:after="0" w:before="0" w:line="480" w:lineRule="auto"/>
        <w:ind w:left="720" w:firstLine="720"/>
        <w:rPr/>
      </w:pPr>
      <w:r w:rsidDel="00000000" w:rsidR="00000000" w:rsidRPr="00000000">
        <w:rPr>
          <w:rtl w:val="0"/>
        </w:rPr>
        <w:t xml:space="preserve">“Yeah,” Wannii added flatly.</w:t>
      </w:r>
    </w:p>
    <w:p w:rsidR="00000000" w:rsidDel="00000000" w:rsidP="00000000" w:rsidRDefault="00000000" w:rsidRPr="00000000" w14:paraId="000006A8">
      <w:pPr>
        <w:spacing w:after="0" w:before="0" w:line="480" w:lineRule="auto"/>
        <w:ind w:left="720" w:firstLine="720"/>
        <w:rPr/>
      </w:pPr>
      <w:r w:rsidDel="00000000" w:rsidR="00000000" w:rsidRPr="00000000">
        <w:rPr>
          <w:rtl w:val="0"/>
        </w:rPr>
        <w:t xml:space="preserve"> “I see,” he muttered. “Just be mindful of where you decide to have your mental breakdowns. You’re dismissed.”</w:t>
      </w:r>
    </w:p>
    <w:p w:rsidR="00000000" w:rsidDel="00000000" w:rsidP="00000000" w:rsidRDefault="00000000" w:rsidRPr="00000000" w14:paraId="000006A9">
      <w:pPr>
        <w:spacing w:after="0" w:before="0" w:line="480" w:lineRule="auto"/>
        <w:ind w:left="720" w:firstLine="720"/>
        <w:rPr/>
      </w:pPr>
      <w:r w:rsidDel="00000000" w:rsidR="00000000" w:rsidRPr="00000000">
        <w:rPr>
          <w:rtl w:val="0"/>
        </w:rPr>
        <w:t xml:space="preserve">Praew shared a look with Wannii. They both started walking quickly down the hall—</w:t>
      </w:r>
    </w:p>
    <w:p w:rsidR="00000000" w:rsidDel="00000000" w:rsidP="00000000" w:rsidRDefault="00000000" w:rsidRPr="00000000" w14:paraId="000006AA">
      <w:pPr>
        <w:spacing w:after="0" w:before="0" w:line="480" w:lineRule="auto"/>
        <w:ind w:left="720" w:firstLine="720"/>
        <w:rPr/>
      </w:pPr>
      <w:r w:rsidDel="00000000" w:rsidR="00000000" w:rsidRPr="00000000">
        <w:rPr>
          <w:rtl w:val="0"/>
        </w:rPr>
        <w:t xml:space="preserve">“Dangerous habit… letting stones slip.” Godric’s voice cut through the silence behind them.  “It’s not uncommon for one to end up missing.”</w:t>
      </w:r>
    </w:p>
    <w:p w:rsidR="00000000" w:rsidDel="00000000" w:rsidP="00000000" w:rsidRDefault="00000000" w:rsidRPr="00000000" w14:paraId="000006AB">
      <w:pPr>
        <w:spacing w:before="0" w:line="480" w:lineRule="auto"/>
        <w:ind w:left="720" w:firstLine="720"/>
        <w:rPr/>
      </w:pPr>
      <w:r w:rsidDel="00000000" w:rsidR="00000000" w:rsidRPr="00000000">
        <w:rPr>
          <w:rtl w:val="0"/>
        </w:rPr>
        <w:t xml:space="preserve">     Praew and Wannii shared a wide-eyed look, fear rising like static between them. Then they bolted in opposite directions, not daring to speak.</w:t>
      </w:r>
    </w:p>
    <w:p w:rsidR="00000000" w:rsidDel="00000000" w:rsidP="00000000" w:rsidRDefault="00000000" w:rsidRPr="00000000" w14:paraId="000006AC">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6AD">
      <w:pPr>
        <w:spacing w:after="0" w:before="0" w:line="480" w:lineRule="auto"/>
        <w:ind w:left="720" w:firstLine="720"/>
        <w:rPr/>
      </w:pPr>
      <w:r w:rsidDel="00000000" w:rsidR="00000000" w:rsidRPr="00000000">
        <w:rPr>
          <w:rtl w:val="0"/>
        </w:rPr>
      </w:r>
    </w:p>
    <w:p w:rsidR="00000000" w:rsidDel="00000000" w:rsidP="00000000" w:rsidRDefault="00000000" w:rsidRPr="00000000" w14:paraId="000006AE">
      <w:pPr>
        <w:spacing w:before="0" w:line="480" w:lineRule="auto"/>
        <w:ind w:left="720" w:firstLine="720"/>
        <w:rPr/>
      </w:pPr>
      <w:r w:rsidDel="00000000" w:rsidR="00000000" w:rsidRPr="00000000">
        <w:rPr>
          <w:rtl w:val="0"/>
        </w:rPr>
      </w:r>
    </w:p>
    <w:p w:rsidR="00000000" w:rsidDel="00000000" w:rsidP="00000000" w:rsidRDefault="00000000" w:rsidRPr="00000000" w14:paraId="000006AF">
      <w:pPr>
        <w:pStyle w:val="Heading2"/>
        <w:spacing w:after="0" w:before="240" w:line="480" w:lineRule="auto"/>
        <w:ind w:left="720" w:firstLine="720"/>
        <w:jc w:val="center"/>
        <w:rPr/>
      </w:pPr>
      <w:bookmarkStart w:colFirst="0" w:colLast="0" w:name="_heading=h.cilq02bunhb" w:id="9"/>
      <w:bookmarkEnd w:id="9"/>
      <w:r w:rsidDel="00000000" w:rsidR="00000000" w:rsidRPr="00000000">
        <w:rPr>
          <w:rtl w:val="0"/>
        </w:rPr>
        <w:t xml:space="preserve">Chapter 9 - The Breakup</w:t>
      </w:r>
    </w:p>
    <w:p w:rsidR="00000000" w:rsidDel="00000000" w:rsidP="00000000" w:rsidRDefault="00000000" w:rsidRPr="00000000" w14:paraId="000006B0">
      <w:pPr>
        <w:spacing w:after="0" w:before="240" w:line="480" w:lineRule="auto"/>
        <w:ind w:left="720" w:firstLine="720"/>
        <w:rPr/>
      </w:pPr>
      <w:r w:rsidDel="00000000" w:rsidR="00000000" w:rsidRPr="00000000">
        <w:rPr>
          <w:rtl w:val="0"/>
        </w:rPr>
      </w:r>
    </w:p>
    <w:p w:rsidR="00000000" w:rsidDel="00000000" w:rsidP="00000000" w:rsidRDefault="00000000" w:rsidRPr="00000000" w14:paraId="000006B1">
      <w:pPr>
        <w:spacing w:after="0" w:before="0" w:line="480" w:lineRule="auto"/>
        <w:ind w:left="720" w:firstLine="720"/>
        <w:rPr/>
      </w:pPr>
      <w:r w:rsidDel="00000000" w:rsidR="00000000" w:rsidRPr="00000000">
        <w:rPr>
          <w:rtl w:val="0"/>
        </w:rPr>
        <w:t xml:space="preserve">The next morning came far too fast.</w:t>
      </w:r>
    </w:p>
    <w:p w:rsidR="00000000" w:rsidDel="00000000" w:rsidP="00000000" w:rsidRDefault="00000000" w:rsidRPr="00000000" w14:paraId="000006B2">
      <w:pPr>
        <w:spacing w:after="0" w:before="0" w:line="480" w:lineRule="auto"/>
        <w:ind w:left="720" w:firstLine="720"/>
        <w:rPr/>
      </w:pPr>
      <w:r w:rsidDel="00000000" w:rsidR="00000000" w:rsidRPr="00000000">
        <w:rPr>
          <w:rtl w:val="0"/>
        </w:rPr>
        <w:t xml:space="preserve">     Praew found herself in an empty classroom standing in front of Mai Azadi. Just as she hoped.  Unfortunately, everything she had planned to say had fled her.</w:t>
      </w:r>
    </w:p>
    <w:p w:rsidR="00000000" w:rsidDel="00000000" w:rsidP="00000000" w:rsidRDefault="00000000" w:rsidRPr="00000000" w14:paraId="000006B3">
      <w:pPr>
        <w:spacing w:after="0" w:before="0" w:line="480" w:lineRule="auto"/>
        <w:ind w:left="720" w:firstLine="720"/>
        <w:rPr/>
      </w:pPr>
      <w:r w:rsidDel="00000000" w:rsidR="00000000" w:rsidRPr="00000000">
        <w:rPr>
          <w:rtl w:val="0"/>
        </w:rPr>
        <w:t xml:space="preserve">Mai spoke first, not even bothering to look up from her book.</w:t>
      </w:r>
    </w:p>
    <w:p w:rsidR="00000000" w:rsidDel="00000000" w:rsidP="00000000" w:rsidRDefault="00000000" w:rsidRPr="00000000" w14:paraId="000006B4">
      <w:pPr>
        <w:spacing w:after="0" w:before="0" w:line="480" w:lineRule="auto"/>
        <w:ind w:left="720" w:firstLine="720"/>
        <w:rPr/>
      </w:pPr>
      <w:r w:rsidDel="00000000" w:rsidR="00000000" w:rsidRPr="00000000">
        <w:rPr>
          <w:rtl w:val="0"/>
        </w:rPr>
        <w:t xml:space="preserve">“You don’t look like one of my students.”</w:t>
      </w:r>
    </w:p>
    <w:p w:rsidR="00000000" w:rsidDel="00000000" w:rsidP="00000000" w:rsidRDefault="00000000" w:rsidRPr="00000000" w14:paraId="000006B5">
      <w:pPr>
        <w:spacing w:after="0" w:before="0" w:line="480" w:lineRule="auto"/>
        <w:ind w:left="720" w:firstLine="720"/>
        <w:rPr/>
      </w:pPr>
      <w:r w:rsidDel="00000000" w:rsidR="00000000" w:rsidRPr="00000000">
        <w:rPr>
          <w:rtl w:val="0"/>
        </w:rPr>
        <w:t xml:space="preserve">“Hey Mai,” Praew began, “I just —“</w:t>
      </w:r>
    </w:p>
    <w:p w:rsidR="00000000" w:rsidDel="00000000" w:rsidP="00000000" w:rsidRDefault="00000000" w:rsidRPr="00000000" w14:paraId="000006B6">
      <w:pPr>
        <w:spacing w:after="0" w:before="0" w:line="480" w:lineRule="auto"/>
        <w:ind w:left="720" w:firstLine="720"/>
        <w:rPr/>
      </w:pPr>
      <w:r w:rsidDel="00000000" w:rsidR="00000000" w:rsidRPr="00000000">
        <w:rPr>
          <w:rtl w:val="0"/>
        </w:rPr>
        <w:t xml:space="preserve">“If you are not one of my students,” Mai interrupted, “You are not permitted to enter the classroom at this time. Please leave to avoid being forcefully escorted off the premises.” Mai stood up, likely to escort her.</w:t>
      </w:r>
    </w:p>
    <w:p w:rsidR="00000000" w:rsidDel="00000000" w:rsidP="00000000" w:rsidRDefault="00000000" w:rsidRPr="00000000" w14:paraId="000006B7">
      <w:pPr>
        <w:spacing w:after="0" w:before="0" w:line="480" w:lineRule="auto"/>
        <w:ind w:left="720" w:firstLine="720"/>
        <w:rPr/>
      </w:pPr>
      <w:r w:rsidDel="00000000" w:rsidR="00000000" w:rsidRPr="00000000">
        <w:rPr>
          <w:rtl w:val="0"/>
        </w:rPr>
        <w:t xml:space="preserve">“You didn’t deserve what I said,” Praew blurted out, her voice low and shaken. Mai froze in place. “I was scared. Angry. I thought I knew what kind of person you were, but I didn’t. And you didn’t deserve that. I’m sorry.”</w:t>
      </w:r>
    </w:p>
    <w:p w:rsidR="00000000" w:rsidDel="00000000" w:rsidP="00000000" w:rsidRDefault="00000000" w:rsidRPr="00000000" w14:paraId="000006B8">
      <w:pPr>
        <w:spacing w:after="0" w:before="0" w:line="480" w:lineRule="auto"/>
        <w:ind w:left="720" w:firstLine="720"/>
        <w:rPr/>
      </w:pPr>
      <w:r w:rsidDel="00000000" w:rsidR="00000000" w:rsidRPr="00000000">
        <w:rPr>
          <w:rtl w:val="0"/>
        </w:rPr>
        <w:t xml:space="preserve">Mai turned, tilted her head. Sideways looking confused.</w:t>
      </w:r>
    </w:p>
    <w:p w:rsidR="00000000" w:rsidDel="00000000" w:rsidP="00000000" w:rsidRDefault="00000000" w:rsidRPr="00000000" w14:paraId="000006B9">
      <w:pPr>
        <w:spacing w:after="0" w:before="0" w:line="480" w:lineRule="auto"/>
        <w:ind w:left="720" w:firstLine="720"/>
        <w:rPr/>
      </w:pPr>
      <w:r w:rsidDel="00000000" w:rsidR="00000000" w:rsidRPr="00000000">
        <w:rPr>
          <w:rtl w:val="0"/>
        </w:rPr>
        <w:t xml:space="preserve">“I still don’t know how to feel about you,” Praew said. “I’m not like you, Mai. I don’t know if we ever could be friends. But… I’m willing to try if you still want to…but there needs to be boundaries.”</w:t>
      </w:r>
    </w:p>
    <w:p w:rsidR="00000000" w:rsidDel="00000000" w:rsidP="00000000" w:rsidRDefault="00000000" w:rsidRPr="00000000" w14:paraId="000006BA">
      <w:pPr>
        <w:spacing w:after="0" w:before="0" w:line="480" w:lineRule="auto"/>
        <w:ind w:left="720" w:firstLine="720"/>
        <w:rPr/>
      </w:pPr>
      <w:r w:rsidDel="00000000" w:rsidR="00000000" w:rsidRPr="00000000">
        <w:rPr>
          <w:rtl w:val="0"/>
        </w:rPr>
        <w:t xml:space="preserve">Mai studied her in silence. No teasing, no smile.</w:t>
      </w:r>
    </w:p>
    <w:p w:rsidR="00000000" w:rsidDel="00000000" w:rsidP="00000000" w:rsidRDefault="00000000" w:rsidRPr="00000000" w14:paraId="000006BB">
      <w:pPr>
        <w:spacing w:after="0" w:before="0" w:line="480" w:lineRule="auto"/>
        <w:ind w:left="720" w:firstLine="720"/>
        <w:rPr/>
      </w:pPr>
      <w:r w:rsidDel="00000000" w:rsidR="00000000" w:rsidRPr="00000000">
        <w:rPr>
          <w:rtl w:val="0"/>
        </w:rPr>
        <w:t xml:space="preserve">Then finally, a soft one surfaced. Not her usual grin. Something smaller. Realer.</w:t>
      </w:r>
    </w:p>
    <w:p w:rsidR="00000000" w:rsidDel="00000000" w:rsidP="00000000" w:rsidRDefault="00000000" w:rsidRPr="00000000" w14:paraId="000006BC">
      <w:pPr>
        <w:spacing w:after="0" w:before="0" w:line="480" w:lineRule="auto"/>
        <w:ind w:left="720" w:firstLine="720"/>
        <w:rPr/>
      </w:pPr>
      <w:r w:rsidDel="00000000" w:rsidR="00000000" w:rsidRPr="00000000">
        <w:rPr>
          <w:rtl w:val="0"/>
        </w:rPr>
        <w:t xml:space="preserve">“That’s fair,” Mai said. “First rule: no more calling me a psychopath.”</w:t>
      </w:r>
    </w:p>
    <w:p w:rsidR="00000000" w:rsidDel="00000000" w:rsidP="00000000" w:rsidRDefault="00000000" w:rsidRPr="00000000" w14:paraId="000006BD">
      <w:pPr>
        <w:spacing w:after="0" w:before="0" w:line="480" w:lineRule="auto"/>
        <w:ind w:left="720" w:firstLine="720"/>
        <w:rPr/>
      </w:pPr>
      <w:r w:rsidDel="00000000" w:rsidR="00000000" w:rsidRPr="00000000">
        <w:rPr>
          <w:rtl w:val="0"/>
        </w:rPr>
        <w:t xml:space="preserve">Praew almost smiled. “Deal. Second rule: no more showing up at my house.”</w:t>
      </w:r>
    </w:p>
    <w:p w:rsidR="00000000" w:rsidDel="00000000" w:rsidP="00000000" w:rsidRDefault="00000000" w:rsidRPr="00000000" w14:paraId="000006BE">
      <w:pPr>
        <w:spacing w:after="0" w:before="0" w:line="480" w:lineRule="auto"/>
        <w:ind w:left="720" w:firstLine="720"/>
        <w:rPr/>
      </w:pPr>
      <w:r w:rsidDel="00000000" w:rsidR="00000000" w:rsidRPr="00000000">
        <w:rPr>
          <w:rtl w:val="0"/>
        </w:rPr>
        <w:t xml:space="preserve">Mai’s head tilted to the opposite side. “Even if I bring gifts?”</w:t>
      </w:r>
    </w:p>
    <w:p w:rsidR="00000000" w:rsidDel="00000000" w:rsidP="00000000" w:rsidRDefault="00000000" w:rsidRPr="00000000" w14:paraId="000006BF">
      <w:pPr>
        <w:spacing w:after="0" w:before="0" w:line="480" w:lineRule="auto"/>
        <w:ind w:left="720" w:firstLine="720"/>
        <w:rPr/>
      </w:pPr>
      <w:r w:rsidDel="00000000" w:rsidR="00000000" w:rsidRPr="00000000">
        <w:rPr>
          <w:rtl w:val="0"/>
        </w:rPr>
        <w:t xml:space="preserve">“Rule 3,” Praew continued, “No stalking. No threats, and no talk of murder.”</w:t>
      </w:r>
    </w:p>
    <w:p w:rsidR="00000000" w:rsidDel="00000000" w:rsidP="00000000" w:rsidRDefault="00000000" w:rsidRPr="00000000" w14:paraId="000006C0">
      <w:pPr>
        <w:spacing w:after="0" w:before="0" w:line="480" w:lineRule="auto"/>
        <w:ind w:left="720" w:firstLine="720"/>
        <w:rPr/>
      </w:pPr>
      <w:r w:rsidDel="00000000" w:rsidR="00000000" w:rsidRPr="00000000">
        <w:rPr>
          <w:rtl w:val="0"/>
        </w:rPr>
        <w:t xml:space="preserve">Mai sighed, dramatically. “Fine. But you’re no fun. Then… rule four: you let me train you in silent movement. At this rate, you’re going to fail your final.”</w:t>
      </w:r>
    </w:p>
    <w:p w:rsidR="00000000" w:rsidDel="00000000" w:rsidP="00000000" w:rsidRDefault="00000000" w:rsidRPr="00000000" w14:paraId="000006C1">
      <w:pPr>
        <w:spacing w:after="0" w:before="0" w:line="480" w:lineRule="auto"/>
        <w:ind w:left="720" w:firstLine="720"/>
        <w:rPr/>
      </w:pPr>
      <w:r w:rsidDel="00000000" w:rsidR="00000000" w:rsidRPr="00000000">
        <w:rPr>
          <w:rtl w:val="0"/>
        </w:rPr>
        <w:t xml:space="preserve">Praew awkwardly stepped forward in an attempt at quieter movement.</w:t>
      </w:r>
    </w:p>
    <w:p w:rsidR="00000000" w:rsidDel="00000000" w:rsidP="00000000" w:rsidRDefault="00000000" w:rsidRPr="00000000" w14:paraId="000006C2">
      <w:pPr>
        <w:spacing w:after="0" w:before="0" w:line="480" w:lineRule="auto"/>
        <w:ind w:left="720" w:firstLine="720"/>
        <w:rPr/>
      </w:pPr>
      <w:r w:rsidDel="00000000" w:rsidR="00000000" w:rsidRPr="00000000">
        <w:rPr>
          <w:rtl w:val="0"/>
        </w:rPr>
        <w:t xml:space="preserve">“What? How would you know?”</w:t>
      </w:r>
    </w:p>
    <w:p w:rsidR="00000000" w:rsidDel="00000000" w:rsidP="00000000" w:rsidRDefault="00000000" w:rsidRPr="00000000" w14:paraId="000006C3">
      <w:pPr>
        <w:spacing w:after="0" w:before="0" w:line="480" w:lineRule="auto"/>
        <w:ind w:left="720" w:firstLine="720"/>
        <w:rPr/>
      </w:pPr>
      <w:r w:rsidDel="00000000" w:rsidR="00000000" w:rsidRPr="00000000">
        <w:rPr>
          <w:rtl w:val="0"/>
        </w:rPr>
        <w:t xml:space="preserve">Mai looked at her sympathetically.</w:t>
      </w:r>
    </w:p>
    <w:p w:rsidR="00000000" w:rsidDel="00000000" w:rsidP="00000000" w:rsidRDefault="00000000" w:rsidRPr="00000000" w14:paraId="000006C4">
      <w:pPr>
        <w:spacing w:after="0" w:before="0" w:line="480" w:lineRule="auto"/>
        <w:ind w:left="720" w:firstLine="720"/>
        <w:rPr/>
      </w:pPr>
      <w:r w:rsidDel="00000000" w:rsidR="00000000" w:rsidRPr="00000000">
        <w:rPr>
          <w:rtl w:val="0"/>
        </w:rPr>
        <w:t xml:space="preserve">“The same way I knew it was you in the hallway without ever looking up from my book. Praew, my sweet porridge, I’ve seen blind children move with more grace than you.”</w:t>
      </w:r>
    </w:p>
    <w:p w:rsidR="00000000" w:rsidDel="00000000" w:rsidP="00000000" w:rsidRDefault="00000000" w:rsidRPr="00000000" w14:paraId="000006C5">
      <w:pPr>
        <w:spacing w:after="0" w:before="0" w:line="480" w:lineRule="auto"/>
        <w:ind w:left="720" w:firstLine="720"/>
        <w:rPr/>
      </w:pPr>
      <w:r w:rsidDel="00000000" w:rsidR="00000000" w:rsidRPr="00000000">
        <w:rPr>
          <w:rtl w:val="0"/>
        </w:rPr>
        <w:t xml:space="preserve">     “Fine,” Praew said sharply. “But I’m not doing it because it’s your condition. I’m only doing it because I never turn down a chance to train.”</w:t>
      </w:r>
    </w:p>
    <w:p w:rsidR="00000000" w:rsidDel="00000000" w:rsidP="00000000" w:rsidRDefault="00000000" w:rsidRPr="00000000" w14:paraId="000006C6">
      <w:pPr>
        <w:spacing w:after="0" w:before="0" w:line="480" w:lineRule="auto"/>
        <w:ind w:left="720" w:firstLine="720"/>
        <w:rPr/>
      </w:pPr>
      <w:r w:rsidDel="00000000" w:rsidR="00000000" w:rsidRPr="00000000">
        <w:rPr>
          <w:rtl w:val="0"/>
        </w:rPr>
        <w:t xml:space="preserve">     Mai blinked. “Sure thing. Then we start today. When I finish class, let’s meet here to start your training.”</w:t>
      </w:r>
    </w:p>
    <w:p w:rsidR="00000000" w:rsidDel="00000000" w:rsidP="00000000" w:rsidRDefault="00000000" w:rsidRPr="00000000" w14:paraId="000006C7">
      <w:pPr>
        <w:spacing w:after="0" w:before="0" w:line="480" w:lineRule="auto"/>
        <w:ind w:left="720" w:firstLine="720"/>
        <w:rPr/>
      </w:pPr>
      <w:r w:rsidDel="00000000" w:rsidR="00000000" w:rsidRPr="00000000">
        <w:rPr>
          <w:rtl w:val="0"/>
        </w:rPr>
      </w:r>
    </w:p>
    <w:p w:rsidR="00000000" w:rsidDel="00000000" w:rsidP="00000000" w:rsidRDefault="00000000" w:rsidRPr="00000000" w14:paraId="000006C8">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6C9">
      <w:pPr>
        <w:spacing w:after="0" w:before="0" w:line="480" w:lineRule="auto"/>
        <w:ind w:left="720" w:firstLine="720"/>
        <w:rPr/>
      </w:pPr>
      <w:r w:rsidDel="00000000" w:rsidR="00000000" w:rsidRPr="00000000">
        <w:rPr>
          <w:rtl w:val="0"/>
        </w:rPr>
      </w:r>
    </w:p>
    <w:p w:rsidR="00000000" w:rsidDel="00000000" w:rsidP="00000000" w:rsidRDefault="00000000" w:rsidRPr="00000000" w14:paraId="000006CA">
      <w:pPr>
        <w:spacing w:after="0" w:before="0" w:line="480" w:lineRule="auto"/>
        <w:ind w:left="720" w:firstLine="720"/>
        <w:rPr/>
      </w:pPr>
      <w:r w:rsidDel="00000000" w:rsidR="00000000" w:rsidRPr="00000000">
        <w:rPr>
          <w:rtl w:val="0"/>
        </w:rPr>
        <w:t xml:space="preserve">After agreeing, Praew left before any students got to class. Spending the day training, she didn’t return until the students were starting to file out. </w:t>
      </w:r>
    </w:p>
    <w:p w:rsidR="00000000" w:rsidDel="00000000" w:rsidP="00000000" w:rsidRDefault="00000000" w:rsidRPr="00000000" w14:paraId="000006CB">
      <w:pPr>
        <w:spacing w:after="0" w:before="0" w:line="480" w:lineRule="auto"/>
        <w:ind w:left="720" w:firstLine="720"/>
        <w:rPr/>
      </w:pPr>
      <w:r w:rsidDel="00000000" w:rsidR="00000000" w:rsidRPr="00000000">
        <w:rPr>
          <w:rtl w:val="0"/>
        </w:rPr>
        <w:t xml:space="preserve">“Praew! What are you doing here?” Junya asked cheerfully as Praew entered the room. Right behind her, Wannii gave Praew a nod. </w:t>
      </w:r>
    </w:p>
    <w:p w:rsidR="00000000" w:rsidDel="00000000" w:rsidP="00000000" w:rsidRDefault="00000000" w:rsidRPr="00000000" w14:paraId="000006CC">
      <w:pPr>
        <w:spacing w:after="0" w:before="0" w:line="480" w:lineRule="auto"/>
        <w:ind w:left="720" w:firstLine="720"/>
        <w:rPr/>
      </w:pPr>
      <w:r w:rsidDel="00000000" w:rsidR="00000000" w:rsidRPr="00000000">
        <w:rPr>
          <w:rtl w:val="0"/>
        </w:rPr>
        <w:t xml:space="preserve">      Praew nodded back before responding to Junya. “Oh I’m going to do a little sparring with your teacher.” </w:t>
      </w:r>
    </w:p>
    <w:p w:rsidR="00000000" w:rsidDel="00000000" w:rsidP="00000000" w:rsidRDefault="00000000" w:rsidRPr="00000000" w14:paraId="000006CD">
      <w:pPr>
        <w:spacing w:after="0" w:before="0" w:line="480" w:lineRule="auto"/>
        <w:ind w:left="720" w:firstLine="720"/>
        <w:rPr/>
      </w:pPr>
      <w:r w:rsidDel="00000000" w:rsidR="00000000" w:rsidRPr="00000000">
        <w:rPr>
          <w:rtl w:val="0"/>
        </w:rPr>
        <w:t xml:space="preserve">“You’re going to do what?!” Bpen asked walking up to them</w:t>
      </w:r>
    </w:p>
    <w:p w:rsidR="00000000" w:rsidDel="00000000" w:rsidP="00000000" w:rsidRDefault="00000000" w:rsidRPr="00000000" w14:paraId="000006CE">
      <w:pPr>
        <w:spacing w:after="0" w:before="0" w:line="480" w:lineRule="auto"/>
        <w:ind w:left="720" w:firstLine="720"/>
        <w:rPr/>
      </w:pPr>
      <w:r w:rsidDel="00000000" w:rsidR="00000000" w:rsidRPr="00000000">
        <w:rPr>
          <w:rtl w:val="0"/>
        </w:rPr>
        <w:t xml:space="preserve">“Don’t worry,” Praew said. “I’ll try not to hurt her. </w:t>
      </w:r>
    </w:p>
    <w:p w:rsidR="00000000" w:rsidDel="00000000" w:rsidP="00000000" w:rsidRDefault="00000000" w:rsidRPr="00000000" w14:paraId="000006CF">
      <w:pPr>
        <w:spacing w:after="0" w:before="0" w:line="480" w:lineRule="auto"/>
        <w:ind w:left="720" w:firstLine="720"/>
        <w:rPr/>
      </w:pPr>
      <w:r w:rsidDel="00000000" w:rsidR="00000000" w:rsidRPr="00000000">
        <w:rPr>
          <w:rtl w:val="0"/>
        </w:rPr>
        <w:t xml:space="preserve">Mai near the front of the class snorted loud enough for them to hear. </w:t>
      </w:r>
    </w:p>
    <w:p w:rsidR="00000000" w:rsidDel="00000000" w:rsidP="00000000" w:rsidRDefault="00000000" w:rsidRPr="00000000" w14:paraId="000006D0">
      <w:pPr>
        <w:spacing w:after="0" w:before="0" w:line="480" w:lineRule="auto"/>
        <w:ind w:left="720" w:firstLine="720"/>
        <w:rPr/>
      </w:pPr>
      <w:r w:rsidDel="00000000" w:rsidR="00000000" w:rsidRPr="00000000">
        <w:rPr>
          <w:rtl w:val="0"/>
        </w:rPr>
        <w:t xml:space="preserve">“Right,” Bpen said, putting a hand on her shoulder. “You will be missed, old friend.” He shook his head as he left the room.</w:t>
      </w:r>
    </w:p>
    <w:p w:rsidR="00000000" w:rsidDel="00000000" w:rsidP="00000000" w:rsidRDefault="00000000" w:rsidRPr="00000000" w14:paraId="000006D1">
      <w:pPr>
        <w:spacing w:after="0" w:before="0" w:line="480" w:lineRule="auto"/>
        <w:ind w:left="720" w:firstLine="720"/>
        <w:rPr/>
      </w:pPr>
      <w:r w:rsidDel="00000000" w:rsidR="00000000" w:rsidRPr="00000000">
        <w:rPr>
          <w:rtl w:val="0"/>
        </w:rPr>
        <w:t xml:space="preserve">“So…” Junya started, “are you going to be busy all night tonight?” </w:t>
      </w:r>
    </w:p>
    <w:p w:rsidR="00000000" w:rsidDel="00000000" w:rsidP="00000000" w:rsidRDefault="00000000" w:rsidRPr="00000000" w14:paraId="000006D2">
      <w:pPr>
        <w:spacing w:after="0" w:before="0" w:line="480" w:lineRule="auto"/>
        <w:ind w:left="720" w:firstLine="720"/>
        <w:rPr>
          <w:i w:val="1"/>
          <w:iCs w:val="1"/>
        </w:rPr>
      </w:pPr>
      <w:r w:rsidDel="00000000" w:rsidR="00000000" w:rsidRPr="00000000">
        <w:rPr>
          <w:i w:val="1"/>
          <w:iCs w:val="1"/>
          <w:rtl w:val="0"/>
        </w:rPr>
        <w:t xml:space="preserve">That seemed a little too excited</w:t>
      </w:r>
    </w:p>
    <w:p w:rsidR="00000000" w:rsidDel="00000000" w:rsidP="00000000" w:rsidRDefault="00000000" w:rsidRPr="00000000" w14:paraId="000006D3">
      <w:pPr>
        <w:spacing w:after="0" w:before="0" w:line="480" w:lineRule="auto"/>
        <w:ind w:left="720" w:firstLine="720"/>
        <w:rPr/>
      </w:pPr>
      <w:r w:rsidDel="00000000" w:rsidR="00000000" w:rsidRPr="00000000">
        <w:rPr>
          <w:rtl w:val="0"/>
        </w:rPr>
        <w:t xml:space="preserve"> Praew glanced towards Wannii, who had the same look on her face. That question felt off to both of them. Wannii shook her head quickly, then pointed to herself. </w:t>
      </w:r>
    </w:p>
    <w:p w:rsidR="00000000" w:rsidDel="00000000" w:rsidP="00000000" w:rsidRDefault="00000000" w:rsidRPr="00000000" w14:paraId="000006D4">
      <w:pPr>
        <w:spacing w:after="0" w:before="0" w:line="480" w:lineRule="auto"/>
        <w:ind w:left="720" w:firstLine="720"/>
        <w:rPr/>
      </w:pPr>
      <w:r w:rsidDel="00000000" w:rsidR="00000000" w:rsidRPr="00000000">
        <w:rPr>
          <w:i w:val="1"/>
          <w:iCs w:val="1"/>
          <w:rtl w:val="0"/>
        </w:rPr>
        <w:t xml:space="preserve">Good</w:t>
      </w:r>
      <w:r w:rsidDel="00000000" w:rsidR="00000000" w:rsidRPr="00000000">
        <w:rPr>
          <w:rtl w:val="0"/>
        </w:rPr>
        <w:t xml:space="preserve">. Praew nodded. Wannii would keep an eye on her tonight while Praew trained.</w:t>
      </w:r>
    </w:p>
    <w:p w:rsidR="00000000" w:rsidDel="00000000" w:rsidP="00000000" w:rsidRDefault="00000000" w:rsidRPr="00000000" w14:paraId="000006D5">
      <w:pPr>
        <w:spacing w:after="0" w:before="0" w:line="480" w:lineRule="auto"/>
        <w:ind w:left="720" w:firstLine="720"/>
        <w:rPr/>
      </w:pPr>
      <w:r w:rsidDel="00000000" w:rsidR="00000000" w:rsidRPr="00000000">
        <w:rPr>
          <w:rtl w:val="0"/>
        </w:rPr>
        <w:t xml:space="preserve">“Yeah… unfortunately,” Praew said, realizing she still hadn’t responded.</w:t>
      </w:r>
    </w:p>
    <w:p w:rsidR="00000000" w:rsidDel="00000000" w:rsidP="00000000" w:rsidRDefault="00000000" w:rsidRPr="00000000" w14:paraId="000006D6">
      <w:pPr>
        <w:spacing w:after="0" w:before="0" w:line="480" w:lineRule="auto"/>
        <w:ind w:left="720" w:firstLine="720"/>
        <w:rPr/>
      </w:pPr>
      <w:r w:rsidDel="00000000" w:rsidR="00000000" w:rsidRPr="00000000">
        <w:rPr>
          <w:rtl w:val="0"/>
        </w:rPr>
        <w:t xml:space="preserve">“Well, that’s too bad” Junya said.  “I guess we can hang out some other time.”  Before Praew could reply, Junya was gone. Wannii had to break into a jog to chase after her.</w:t>
      </w:r>
    </w:p>
    <w:p w:rsidR="00000000" w:rsidDel="00000000" w:rsidP="00000000" w:rsidRDefault="00000000" w:rsidRPr="00000000" w14:paraId="000006D7">
      <w:pPr>
        <w:spacing w:after="0" w:before="0" w:line="480" w:lineRule="auto"/>
        <w:ind w:left="720" w:firstLine="720"/>
        <w:rPr/>
      </w:pPr>
      <w:r w:rsidDel="00000000" w:rsidR="00000000" w:rsidRPr="00000000">
        <w:rPr>
          <w:rtl w:val="0"/>
        </w:rPr>
        <w:t xml:space="preserve">     The classroom emptied, leaving just Mai and Praew.</w:t>
      </w:r>
    </w:p>
    <w:p w:rsidR="00000000" w:rsidDel="00000000" w:rsidP="00000000" w:rsidRDefault="00000000" w:rsidRPr="00000000" w14:paraId="000006D8">
      <w:pPr>
        <w:spacing w:after="0" w:before="0" w:line="480" w:lineRule="auto"/>
        <w:ind w:left="720" w:firstLine="720"/>
        <w:rPr/>
      </w:pPr>
      <w:r w:rsidDel="00000000" w:rsidR="00000000" w:rsidRPr="00000000">
        <w:rPr>
          <w:rtl w:val="0"/>
        </w:rPr>
        <w:t xml:space="preserve">     “Doesn’t it ever get uncomfortable being so popular?” Mai asked curiously. “I mean, anytime you walk into a room, you can’t even blend in. What if you have to assassinate someone?”</w:t>
      </w:r>
    </w:p>
    <w:p w:rsidR="00000000" w:rsidDel="00000000" w:rsidP="00000000" w:rsidRDefault="00000000" w:rsidRPr="00000000" w14:paraId="000006D9">
      <w:pPr>
        <w:spacing w:after="0" w:before="0" w:line="480" w:lineRule="auto"/>
        <w:ind w:left="720" w:firstLine="720"/>
        <w:rPr/>
      </w:pPr>
      <w:r w:rsidDel="00000000" w:rsidR="00000000" w:rsidRPr="00000000">
        <w:rPr>
          <w:rtl w:val="0"/>
        </w:rPr>
        <w:t xml:space="preserve">Praew raised an eyebrow.</w:t>
      </w:r>
    </w:p>
    <w:p w:rsidR="00000000" w:rsidDel="00000000" w:rsidP="00000000" w:rsidRDefault="00000000" w:rsidRPr="00000000" w14:paraId="000006DA">
      <w:pPr>
        <w:spacing w:after="0" w:before="0" w:line="480" w:lineRule="auto"/>
        <w:ind w:left="720" w:firstLine="720"/>
        <w:rPr/>
      </w:pPr>
      <w:r w:rsidDel="00000000" w:rsidR="00000000" w:rsidRPr="00000000">
        <w:rPr>
          <w:rtl w:val="0"/>
        </w:rPr>
        <w:t xml:space="preserve">“So…” Mai bounced on her heels. “We made up now, right? Like officially made-up, not a fake make-up, because there’s this book I’m reading that says your first argument is, like, the most important moment in a relationship. It said this argument sets the tone for how she’ll treat you from then on, and determines whether she’ll respect you, neglect you, or completely reject you.”</w:t>
      </w:r>
    </w:p>
    <w:p w:rsidR="00000000" w:rsidDel="00000000" w:rsidP="00000000" w:rsidRDefault="00000000" w:rsidRPr="00000000" w14:paraId="000006DB">
      <w:pPr>
        <w:spacing w:after="0" w:before="0" w:line="480" w:lineRule="auto"/>
        <w:ind w:left="720" w:firstLine="720"/>
        <w:rPr/>
      </w:pPr>
      <w:r w:rsidDel="00000000" w:rsidR="00000000" w:rsidRPr="00000000">
        <w:rPr>
          <w:rtl w:val="0"/>
        </w:rPr>
        <w:t xml:space="preserve">Mai blinked. Totally serious.</w:t>
      </w:r>
    </w:p>
    <w:p w:rsidR="00000000" w:rsidDel="00000000" w:rsidP="00000000" w:rsidRDefault="00000000" w:rsidRPr="00000000" w14:paraId="000006DC">
      <w:pPr>
        <w:spacing w:after="0" w:before="0" w:line="480" w:lineRule="auto"/>
        <w:ind w:left="720" w:firstLine="720"/>
        <w:rPr/>
      </w:pPr>
      <w:r w:rsidDel="00000000" w:rsidR="00000000" w:rsidRPr="00000000">
        <w:rPr>
          <w:rtl w:val="0"/>
        </w:rPr>
        <w:t xml:space="preserve">“You’re not gonna break up with me, are you?”</w:t>
      </w:r>
    </w:p>
    <w:p w:rsidR="00000000" w:rsidDel="00000000" w:rsidP="00000000" w:rsidRDefault="00000000" w:rsidRPr="00000000" w14:paraId="000006DD">
      <w:pPr>
        <w:spacing w:after="0" w:before="0" w:line="480" w:lineRule="auto"/>
        <w:ind w:left="720" w:firstLine="720"/>
        <w:rPr/>
      </w:pPr>
      <w:r w:rsidDel="00000000" w:rsidR="00000000" w:rsidRPr="00000000">
        <w:rPr>
          <w:rtl w:val="0"/>
        </w:rPr>
        <w:t xml:space="preserve">Break up with…” Praew rubbed her temple. “Mai, what exactly was that book called?”</w:t>
      </w:r>
    </w:p>
    <w:p w:rsidR="00000000" w:rsidDel="00000000" w:rsidP="00000000" w:rsidRDefault="00000000" w:rsidRPr="00000000" w14:paraId="000006DE">
      <w:pPr>
        <w:spacing w:after="0" w:before="0" w:line="480" w:lineRule="auto"/>
        <w:ind w:left="720" w:firstLine="720"/>
        <w:rPr/>
      </w:pPr>
      <w:r w:rsidDel="00000000" w:rsidR="00000000" w:rsidRPr="00000000">
        <w:rPr>
          <w:rtl w:val="0"/>
        </w:rPr>
        <w:t xml:space="preserve"> “Oh! Uh…” Mai scrambled to the front. “I have it with me.”</w:t>
      </w:r>
    </w:p>
    <w:p w:rsidR="00000000" w:rsidDel="00000000" w:rsidP="00000000" w:rsidRDefault="00000000" w:rsidRPr="00000000" w14:paraId="000006DF">
      <w:pPr>
        <w:spacing w:after="0" w:before="0" w:line="480" w:lineRule="auto"/>
        <w:ind w:left="720" w:firstLine="720"/>
        <w:rPr/>
      </w:pPr>
      <w:r w:rsidDel="00000000" w:rsidR="00000000" w:rsidRPr="00000000">
        <w:rPr>
          <w:rtl w:val="0"/>
        </w:rPr>
        <w:t xml:space="preserve">She reached under her desk and pulled out a black book with a white sketch on the cover. It showed a pair of eyes winking and a mouth biting its own lip.</w:t>
      </w:r>
    </w:p>
    <w:p w:rsidR="00000000" w:rsidDel="00000000" w:rsidP="00000000" w:rsidRDefault="00000000" w:rsidRPr="00000000" w14:paraId="000006E0">
      <w:pPr>
        <w:spacing w:after="0" w:before="0" w:line="480" w:lineRule="auto"/>
        <w:ind w:left="720" w:firstLine="720"/>
        <w:rPr/>
      </w:pPr>
      <w:r w:rsidDel="00000000" w:rsidR="00000000" w:rsidRPr="00000000">
        <w:rPr>
          <w:rtl w:val="0"/>
        </w:rPr>
        <w:t xml:space="preserve">Mai held it up proudly. “</w:t>
      </w:r>
      <w:r w:rsidDel="00000000" w:rsidR="00000000" w:rsidRPr="00000000">
        <w:rPr>
          <w:i w:val="1"/>
          <w:iCs w:val="1"/>
          <w:rtl w:val="0"/>
        </w:rPr>
        <w:t xml:space="preserve">Her Smile, Your Success: Satisfy Her and Keep the Relationship Strong.”</w:t>
      </w:r>
      <w:r w:rsidDel="00000000" w:rsidR="00000000" w:rsidRPr="00000000">
        <w:rPr>
          <w:rtl w:val="0"/>
        </w:rPr>
      </w:r>
    </w:p>
    <w:p w:rsidR="00000000" w:rsidDel="00000000" w:rsidP="00000000" w:rsidRDefault="00000000" w:rsidRPr="00000000" w14:paraId="000006E1">
      <w:pPr>
        <w:spacing w:after="0" w:before="0" w:line="480" w:lineRule="auto"/>
        <w:ind w:left="720" w:firstLine="720"/>
        <w:rPr/>
      </w:pPr>
      <w:r w:rsidDel="00000000" w:rsidR="00000000" w:rsidRPr="00000000">
        <w:rPr>
          <w:rtl w:val="0"/>
        </w:rPr>
        <w:t xml:space="preserve">Praew stared. “We’re not courting, Mai.”</w:t>
      </w:r>
    </w:p>
    <w:p w:rsidR="00000000" w:rsidDel="00000000" w:rsidP="00000000" w:rsidRDefault="00000000" w:rsidRPr="00000000" w14:paraId="000006E2">
      <w:pPr>
        <w:spacing w:after="0" w:before="0" w:line="480" w:lineRule="auto"/>
        <w:ind w:left="720" w:firstLine="720"/>
        <w:rPr/>
      </w:pPr>
      <w:r w:rsidDel="00000000" w:rsidR="00000000" w:rsidRPr="00000000">
        <w:rPr>
          <w:rtl w:val="0"/>
        </w:rPr>
        <w:t xml:space="preserve">Mai blinked. “What’s courting?”</w:t>
      </w:r>
    </w:p>
    <w:p w:rsidR="00000000" w:rsidDel="00000000" w:rsidP="00000000" w:rsidRDefault="00000000" w:rsidRPr="00000000" w14:paraId="000006E3">
      <w:pPr>
        <w:spacing w:after="0" w:before="0" w:line="480" w:lineRule="auto"/>
        <w:ind w:left="720" w:firstLine="720"/>
        <w:rPr/>
      </w:pPr>
      <w:r w:rsidDel="00000000" w:rsidR="00000000" w:rsidRPr="00000000">
        <w:rPr>
          <w:rtl w:val="0"/>
        </w:rPr>
        <w:t xml:space="preserve">“What do you mean, what’s courting?” Praew was aghast. She was no expert by any means. In fact, she was probably the worst person to ask altogether. But to not even know what it was? </w:t>
      </w:r>
      <w:r w:rsidDel="00000000" w:rsidR="00000000" w:rsidRPr="00000000">
        <w:rPr>
          <w:i w:val="1"/>
          <w:iCs w:val="1"/>
          <w:rtl w:val="0"/>
        </w:rPr>
        <w:t xml:space="preserve">Poor girl,</w:t>
      </w:r>
      <w:r w:rsidDel="00000000" w:rsidR="00000000" w:rsidRPr="00000000">
        <w:rPr>
          <w:rtl w:val="0"/>
        </w:rPr>
        <w:t xml:space="preserve"> Praew thought, taking the back of Mai’s hand and patting it pitifully.</w:t>
      </w:r>
    </w:p>
    <w:p w:rsidR="00000000" w:rsidDel="00000000" w:rsidP="00000000" w:rsidRDefault="00000000" w:rsidRPr="00000000" w14:paraId="000006E4">
      <w:pPr>
        <w:spacing w:after="0" w:before="0" w:line="480" w:lineRule="auto"/>
        <w:ind w:left="720" w:firstLine="720"/>
        <w:rPr/>
      </w:pPr>
      <w:r w:rsidDel="00000000" w:rsidR="00000000" w:rsidRPr="00000000">
        <w:rPr>
          <w:rtl w:val="0"/>
        </w:rPr>
        <w:t xml:space="preserve">     Mai tilted her head like a confused Faelhen. “Like… I know I was trained on it, but I just can’t remember. I think it involves people and… emotions? Or dancing maybe? I never did any missions that required it. My handler always said I’m too young.”</w:t>
      </w:r>
    </w:p>
    <w:p w:rsidR="00000000" w:rsidDel="00000000" w:rsidP="00000000" w:rsidRDefault="00000000" w:rsidRPr="00000000" w14:paraId="000006E5">
      <w:pPr>
        <w:spacing w:after="0" w:before="0" w:line="480" w:lineRule="auto"/>
        <w:ind w:left="720" w:firstLine="720"/>
        <w:rPr/>
      </w:pPr>
      <w:r w:rsidDel="00000000" w:rsidR="00000000" w:rsidRPr="00000000">
        <w:rPr>
          <w:rtl w:val="0"/>
        </w:rPr>
        <w:t xml:space="preserve">     She fidgeted with the book’s corner. “Anyhow, when we argued, you made it pretty clear I’m not very good at this friendship thing, and I might’ve made you a little uncomfortable with my eagerness and spying.”</w:t>
      </w:r>
    </w:p>
    <w:p w:rsidR="00000000" w:rsidDel="00000000" w:rsidP="00000000" w:rsidRDefault="00000000" w:rsidRPr="00000000" w14:paraId="000006E6">
      <w:pPr>
        <w:spacing w:after="0" w:before="0" w:line="480" w:lineRule="auto"/>
        <w:ind w:left="720" w:firstLine="720"/>
        <w:rPr/>
      </w:pPr>
      <w:r w:rsidDel="00000000" w:rsidR="00000000" w:rsidRPr="00000000">
        <w:rPr>
          <w:rtl w:val="0"/>
        </w:rPr>
        <w:t xml:space="preserve">“A little?” Praew asked incredulously.</w:t>
      </w:r>
    </w:p>
    <w:p w:rsidR="00000000" w:rsidDel="00000000" w:rsidP="00000000" w:rsidRDefault="00000000" w:rsidRPr="00000000" w14:paraId="000006E7">
      <w:pPr>
        <w:spacing w:after="0" w:before="0" w:line="480" w:lineRule="auto"/>
        <w:ind w:left="720" w:firstLine="720"/>
        <w:rPr/>
      </w:pPr>
      <w:r w:rsidDel="00000000" w:rsidR="00000000" w:rsidRPr="00000000">
        <w:rPr>
          <w:rtl w:val="0"/>
        </w:rPr>
        <w:t xml:space="preserve">“Okay, so a lot uncomfortable,” Mai admitted sheepishly. “Well, I figured I should learn how to be a better friend. The book said that when you test her patience and she gets angry, it’s best to give her space, don’t pester her, and give her time. I didn’t think it made much sense, because how is it a test if it was an accident in the first place?”</w:t>
      </w:r>
    </w:p>
    <w:p w:rsidR="00000000" w:rsidDel="00000000" w:rsidP="00000000" w:rsidRDefault="00000000" w:rsidRPr="00000000" w14:paraId="000006E8">
      <w:pPr>
        <w:spacing w:after="0" w:before="0" w:line="480" w:lineRule="auto"/>
        <w:ind w:left="720" w:firstLine="720"/>
        <w:rPr/>
      </w:pPr>
      <w:r w:rsidDel="00000000" w:rsidR="00000000" w:rsidRPr="00000000">
        <w:rPr>
          <w:rtl w:val="0"/>
        </w:rPr>
        <w:t xml:space="preserve">     She perked up. “But we made up, so I guess that means we passed the test!” She clapped once. “Yay us!”</w:t>
      </w:r>
    </w:p>
    <w:p w:rsidR="00000000" w:rsidDel="00000000" w:rsidP="00000000" w:rsidRDefault="00000000" w:rsidRPr="00000000" w14:paraId="000006E9">
      <w:pPr>
        <w:spacing w:after="0" w:before="0" w:line="480" w:lineRule="auto"/>
        <w:ind w:left="720" w:firstLine="720"/>
        <w:rPr>
          <w:i w:val="1"/>
          <w:iCs w:val="1"/>
        </w:rPr>
      </w:pPr>
      <w:r w:rsidDel="00000000" w:rsidR="00000000" w:rsidRPr="00000000">
        <w:rPr>
          <w:rtl w:val="0"/>
        </w:rPr>
        <w:t xml:space="preserve">     Praew couldn’t help but smile. </w:t>
      </w:r>
      <w:r w:rsidDel="00000000" w:rsidR="00000000" w:rsidRPr="00000000">
        <w:rPr>
          <w:i w:val="1"/>
          <w:iCs w:val="1"/>
          <w:rtl w:val="0"/>
        </w:rPr>
        <w:t xml:space="preserve">How could she ever think Mai was a bad person? She was so painfully innocent—and trying so hard. Misguided, sure. But she was trying.</w:t>
      </w:r>
    </w:p>
    <w:p w:rsidR="00000000" w:rsidDel="00000000" w:rsidP="00000000" w:rsidRDefault="00000000" w:rsidRPr="00000000" w14:paraId="000006EA">
      <w:pPr>
        <w:spacing w:after="0" w:before="0" w:line="480" w:lineRule="auto"/>
        <w:ind w:left="720" w:firstLine="720"/>
        <w:rPr/>
      </w:pPr>
      <w:r w:rsidDel="00000000" w:rsidR="00000000" w:rsidRPr="00000000">
        <w:rPr>
          <w:rtl w:val="0"/>
        </w:rPr>
        <w:t xml:space="preserve">      Mai clapped again. “Well, we better start training, eh? Partner?”</w:t>
      </w:r>
    </w:p>
    <w:p w:rsidR="00000000" w:rsidDel="00000000" w:rsidP="00000000" w:rsidRDefault="00000000" w:rsidRPr="00000000" w14:paraId="000006EB">
      <w:pPr>
        <w:spacing w:after="0" w:before="0" w:line="480" w:lineRule="auto"/>
        <w:ind w:left="720" w:firstLine="720"/>
        <w:rPr/>
      </w:pPr>
      <w:r w:rsidDel="00000000" w:rsidR="00000000" w:rsidRPr="00000000">
        <w:rPr>
          <w:rtl w:val="0"/>
        </w:rPr>
        <w:t xml:space="preserve">     Praew rolled her eyes as Mai opened the secret passageway leading to the testing area. Mai led the way, and Praew followed a step behind through the dim corridor.</w:t>
      </w:r>
    </w:p>
    <w:p w:rsidR="00000000" w:rsidDel="00000000" w:rsidP="00000000" w:rsidRDefault="00000000" w:rsidRPr="00000000" w14:paraId="000006EC">
      <w:pPr>
        <w:spacing w:after="0" w:before="0" w:line="480" w:lineRule="auto"/>
        <w:ind w:left="720" w:firstLine="720"/>
        <w:rPr/>
      </w:pPr>
      <w:r w:rsidDel="00000000" w:rsidR="00000000" w:rsidRPr="00000000">
        <w:rPr>
          <w:rtl w:val="0"/>
        </w:rPr>
        <w:t xml:space="preserve">     “Hey, Mai,” she said, her voice a little softer, “can you do me a favor?”</w:t>
      </w:r>
    </w:p>
    <w:p w:rsidR="00000000" w:rsidDel="00000000" w:rsidP="00000000" w:rsidRDefault="00000000" w:rsidRPr="00000000" w14:paraId="000006ED">
      <w:pPr>
        <w:spacing w:after="0" w:before="0" w:line="480" w:lineRule="auto"/>
        <w:ind w:left="720" w:firstLine="720"/>
        <w:rPr/>
      </w:pPr>
      <w:r w:rsidDel="00000000" w:rsidR="00000000" w:rsidRPr="00000000">
        <w:rPr>
          <w:rtl w:val="0"/>
        </w:rPr>
        <w:t xml:space="preserve">     “Anything! What do you need?” Mai responded, eyes bright.</w:t>
      </w:r>
    </w:p>
    <w:p w:rsidR="00000000" w:rsidDel="00000000" w:rsidP="00000000" w:rsidRDefault="00000000" w:rsidRPr="00000000" w14:paraId="000006EE">
      <w:pPr>
        <w:spacing w:after="0" w:before="0" w:line="480" w:lineRule="auto"/>
        <w:ind w:left="720" w:firstLine="720"/>
        <w:rPr/>
      </w:pPr>
      <w:r w:rsidDel="00000000" w:rsidR="00000000" w:rsidRPr="00000000">
        <w:rPr>
          <w:rtl w:val="0"/>
        </w:rPr>
        <w:t xml:space="preserve">     “Next time you get a chance… can you burn that book?”</w:t>
      </w:r>
    </w:p>
    <w:p w:rsidR="00000000" w:rsidDel="00000000" w:rsidP="00000000" w:rsidRDefault="00000000" w:rsidRPr="00000000" w14:paraId="000006EF">
      <w:pPr>
        <w:spacing w:after="0" w:before="0" w:line="480" w:lineRule="auto"/>
        <w:ind w:left="720" w:firstLine="720"/>
        <w:rPr/>
      </w:pPr>
      <w:r w:rsidDel="00000000" w:rsidR="00000000" w:rsidRPr="00000000">
        <w:rPr>
          <w:rtl w:val="0"/>
        </w:rPr>
        <w:t xml:space="preserve">     Mai paused mid-step. “It’s not the right book, is it?”</w:t>
      </w:r>
    </w:p>
    <w:p w:rsidR="00000000" w:rsidDel="00000000" w:rsidP="00000000" w:rsidRDefault="00000000" w:rsidRPr="00000000" w14:paraId="000006F0">
      <w:pPr>
        <w:spacing w:after="0" w:before="0" w:line="480" w:lineRule="auto"/>
        <w:ind w:left="720" w:firstLine="720"/>
        <w:rPr/>
      </w:pPr>
      <w:r w:rsidDel="00000000" w:rsidR="00000000" w:rsidRPr="00000000">
        <w:rPr>
          <w:rtl w:val="0"/>
        </w:rPr>
        <w:t xml:space="preserve">     Praew shook her head.</w:t>
      </w:r>
    </w:p>
    <w:p w:rsidR="00000000" w:rsidDel="00000000" w:rsidP="00000000" w:rsidRDefault="00000000" w:rsidRPr="00000000" w14:paraId="000006F1">
      <w:pPr>
        <w:spacing w:after="0" w:before="0" w:line="480" w:lineRule="auto"/>
        <w:ind w:left="720" w:firstLine="720"/>
        <w:rPr/>
      </w:pPr>
      <w:r w:rsidDel="00000000" w:rsidR="00000000" w:rsidRPr="00000000">
        <w:rPr>
          <w:rtl w:val="0"/>
        </w:rPr>
        <w:t xml:space="preserve">     “Yeah, I guess that makes sense,” Mai said with a sigh. “Chapter Eight was really weird. It seemed very unsanitary, so I skipped most of it.”</w:t>
      </w:r>
    </w:p>
    <w:p w:rsidR="00000000" w:rsidDel="00000000" w:rsidP="00000000" w:rsidRDefault="00000000" w:rsidRPr="00000000" w14:paraId="000006F2">
      <w:pPr>
        <w:spacing w:after="0" w:before="0" w:line="480" w:lineRule="auto"/>
        <w:ind w:left="720" w:firstLine="720"/>
        <w:rPr/>
      </w:pPr>
      <w:r w:rsidDel="00000000" w:rsidR="00000000" w:rsidRPr="00000000">
        <w:rPr>
          <w:rtl w:val="0"/>
        </w:rPr>
        <w:t xml:space="preserve">     That finally did it, Praew burst out laughing. Mai joined in a beat later, giggling as the hidden door creaked shut behind them.</w:t>
      </w:r>
    </w:p>
    <w:p w:rsidR="00000000" w:rsidDel="00000000" w:rsidP="00000000" w:rsidRDefault="00000000" w:rsidRPr="00000000" w14:paraId="000006F3">
      <w:pPr>
        <w:spacing w:after="0" w:before="0" w:line="480" w:lineRule="auto"/>
        <w:ind w:left="720" w:firstLine="720"/>
        <w:rPr/>
      </w:pPr>
      <w:r w:rsidDel="00000000" w:rsidR="00000000" w:rsidRPr="00000000">
        <w:rPr>
          <w:rtl w:val="0"/>
        </w:rPr>
        <w:t xml:space="preserve">     Praew followed Mai into the training room, their giggles mingling with the sound of their footsteps. Mai led her through a narrow passage until they reached the familiar testing path, a strip of polished stone flanked by SolarStones. Each one was triggered by EchoStones or sound.</w:t>
      </w:r>
    </w:p>
    <w:p w:rsidR="00000000" w:rsidDel="00000000" w:rsidP="00000000" w:rsidRDefault="00000000" w:rsidRPr="00000000" w14:paraId="000006F4">
      <w:pPr>
        <w:spacing w:after="0" w:before="0" w:line="480" w:lineRule="auto"/>
        <w:ind w:left="720" w:firstLine="720"/>
        <w:rPr/>
      </w:pPr>
      <w:r w:rsidDel="00000000" w:rsidR="00000000" w:rsidRPr="00000000">
        <w:rPr>
          <w:rtl w:val="0"/>
        </w:rPr>
        <w:t xml:space="preserve">     Praew shook out her arms behind her. “Now don’t go easy on me. I need to get better—fast. I’m sure you’re really good at this, so train me the way you were.”</w:t>
      </w:r>
    </w:p>
    <w:p w:rsidR="00000000" w:rsidDel="00000000" w:rsidP="00000000" w:rsidRDefault="00000000" w:rsidRPr="00000000" w14:paraId="000006F5">
      <w:pPr>
        <w:spacing w:after="0" w:before="0" w:line="480" w:lineRule="auto"/>
        <w:ind w:left="720" w:firstLine="720"/>
        <w:rPr/>
      </w:pPr>
      <w:r w:rsidDel="00000000" w:rsidR="00000000" w:rsidRPr="00000000">
        <w:rPr>
          <w:rtl w:val="0"/>
        </w:rPr>
        <w:t xml:space="preserve">     Mai glanced back over her shoulder and nodded. Her eyes seemed… distant, somehow.</w:t>
      </w:r>
    </w:p>
    <w:p w:rsidR="00000000" w:rsidDel="00000000" w:rsidP="00000000" w:rsidRDefault="00000000" w:rsidRPr="00000000" w14:paraId="000006F6">
      <w:pPr>
        <w:spacing w:after="0" w:before="0" w:line="480" w:lineRule="auto"/>
        <w:ind w:left="720" w:firstLine="720"/>
        <w:rPr/>
      </w:pPr>
      <w:r w:rsidDel="00000000" w:rsidR="00000000" w:rsidRPr="00000000">
        <w:rPr>
          <w:rtl w:val="0"/>
        </w:rPr>
        <w:t xml:space="preserve">Mai glanced back again. Her gaze held, focused and unusually still. “You’ve been practicing silent movement in Shadow intelligence, right?”</w:t>
      </w:r>
    </w:p>
    <w:p w:rsidR="00000000" w:rsidDel="00000000" w:rsidP="00000000" w:rsidRDefault="00000000" w:rsidRPr="00000000" w14:paraId="000006F7">
      <w:pPr>
        <w:spacing w:after="0" w:before="0" w:line="480" w:lineRule="auto"/>
        <w:ind w:left="720" w:firstLine="720"/>
        <w:rPr/>
      </w:pPr>
      <w:r w:rsidDel="00000000" w:rsidR="00000000" w:rsidRPr="00000000">
        <w:rPr>
          <w:rtl w:val="0"/>
        </w:rPr>
        <w:t xml:space="preserve">     “Yeah,” Praew said, a bit hesitant.</w:t>
      </w:r>
    </w:p>
    <w:p w:rsidR="00000000" w:rsidDel="00000000" w:rsidP="00000000" w:rsidRDefault="00000000" w:rsidRPr="00000000" w14:paraId="000006F8">
      <w:pPr>
        <w:spacing w:after="0" w:before="0" w:line="480" w:lineRule="auto"/>
        <w:ind w:left="720" w:firstLine="720"/>
        <w:rPr/>
      </w:pPr>
      <w:r w:rsidDel="00000000" w:rsidR="00000000" w:rsidRPr="00000000">
        <w:rPr>
          <w:rtl w:val="0"/>
        </w:rPr>
        <w:t xml:space="preserve">     Mai nodded toward the path. “Show me.”</w:t>
      </w:r>
    </w:p>
    <w:p w:rsidR="00000000" w:rsidDel="00000000" w:rsidP="00000000" w:rsidRDefault="00000000" w:rsidRPr="00000000" w14:paraId="000006F9">
      <w:pPr>
        <w:spacing w:after="0" w:before="0" w:line="480" w:lineRule="auto"/>
        <w:ind w:left="720" w:firstLine="720"/>
        <w:rPr/>
      </w:pPr>
      <w:r w:rsidDel="00000000" w:rsidR="00000000" w:rsidRPr="00000000">
        <w:rPr>
          <w:rtl w:val="0"/>
        </w:rPr>
        <w:t xml:space="preserve">     Praew stepped forward, took a breath, and moved. Her foot scraped slightly, and one of the SolarStones flickered in response. She winced, kept going, then stumbled just enough to throw off her rhythm. Another faint glow pulsed along the edge. She stopped halfway and turned back, her return just as uneven.</w:t>
      </w:r>
    </w:p>
    <w:p w:rsidR="00000000" w:rsidDel="00000000" w:rsidP="00000000" w:rsidRDefault="00000000" w:rsidRPr="00000000" w14:paraId="000006FA">
      <w:pPr>
        <w:spacing w:after="0" w:before="0" w:line="480" w:lineRule="auto"/>
        <w:ind w:left="720" w:firstLine="720"/>
        <w:rPr/>
      </w:pPr>
      <w:r w:rsidDel="00000000" w:rsidR="00000000" w:rsidRPr="00000000">
        <w:rPr>
          <w:rtl w:val="0"/>
        </w:rPr>
        <w:t xml:space="preserve">     “I’m not very good at it yet,” Praew said, walking back.</w:t>
      </w:r>
    </w:p>
    <w:p w:rsidR="00000000" w:rsidDel="00000000" w:rsidP="00000000" w:rsidRDefault="00000000" w:rsidRPr="00000000" w14:paraId="000006FB">
      <w:pPr>
        <w:spacing w:after="0" w:before="0" w:line="480" w:lineRule="auto"/>
        <w:ind w:left="720" w:firstLine="720"/>
        <w:rPr/>
      </w:pPr>
      <w:r w:rsidDel="00000000" w:rsidR="00000000" w:rsidRPr="00000000">
        <w:rPr>
          <w:rtl w:val="0"/>
        </w:rPr>
        <w:t xml:space="preserve">     Mai was already smiling when Praew reached her again. Or trying to. One corner of her mouth tugged upward in a stiff, uneven stretch, like it was embedded in place. The way her eye twitched uncontrollably, Praew first thought a BoltStone had shocked her mid-blink. It was the first time Praew had ever seen her struggle to smile.</w:t>
      </w:r>
    </w:p>
    <w:p w:rsidR="00000000" w:rsidDel="00000000" w:rsidP="00000000" w:rsidRDefault="00000000" w:rsidRPr="00000000" w14:paraId="000006FC">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Is she trying to reassure me? Zephyrs take me, that looks painful!</w:t>
      </w:r>
    </w:p>
    <w:p w:rsidR="00000000" w:rsidDel="00000000" w:rsidP="00000000" w:rsidRDefault="00000000" w:rsidRPr="00000000" w14:paraId="000006FD">
      <w:pPr>
        <w:spacing w:after="0" w:before="0" w:line="480" w:lineRule="auto"/>
        <w:ind w:left="720" w:firstLine="720"/>
        <w:rPr/>
      </w:pPr>
      <w:r w:rsidDel="00000000" w:rsidR="00000000" w:rsidRPr="00000000">
        <w:rPr>
          <w:rtl w:val="0"/>
        </w:rPr>
        <w:t xml:space="preserve">     “I can tell,” Mai eventually said. “Your overthinking makes you stiff. Take a deep breath and slowly exhale while relaxing your shoulders.”</w:t>
      </w:r>
    </w:p>
    <w:p w:rsidR="00000000" w:rsidDel="00000000" w:rsidP="00000000" w:rsidRDefault="00000000" w:rsidRPr="00000000" w14:paraId="000006FE">
      <w:pPr>
        <w:spacing w:after="0" w:before="0" w:line="480" w:lineRule="auto"/>
        <w:ind w:left="720" w:firstLine="720"/>
        <w:rPr/>
      </w:pPr>
      <w:r w:rsidDel="00000000" w:rsidR="00000000" w:rsidRPr="00000000">
        <w:rPr>
          <w:rtl w:val="0"/>
        </w:rPr>
        <w:t xml:space="preserve">     Praew complied.</w:t>
      </w:r>
    </w:p>
    <w:p w:rsidR="00000000" w:rsidDel="00000000" w:rsidP="00000000" w:rsidRDefault="00000000" w:rsidRPr="00000000" w14:paraId="000006FF">
      <w:pPr>
        <w:spacing w:after="0" w:before="0" w:line="480" w:lineRule="auto"/>
        <w:ind w:left="720" w:firstLine="720"/>
        <w:rPr/>
      </w:pPr>
      <w:r w:rsidDel="00000000" w:rsidR="00000000" w:rsidRPr="00000000">
        <w:rPr>
          <w:rtl w:val="0"/>
        </w:rPr>
        <w:t xml:space="preserve">     “Good,” Mai said, a genuine smile returning. “But there’s still too much tension in your hips.” She stepped in front of Praew. “Loosen here—yeah. Now don’t look down, but when you step, roll your foot from the tips of your toes to the ball. No heel. No slap. Quiet like blinking, not a scuffling boot.”</w:t>
      </w:r>
    </w:p>
    <w:p w:rsidR="00000000" w:rsidDel="00000000" w:rsidP="00000000" w:rsidRDefault="00000000" w:rsidRPr="00000000" w14:paraId="00000700">
      <w:pPr>
        <w:spacing w:after="0" w:before="0" w:line="480" w:lineRule="auto"/>
        <w:ind w:left="720" w:firstLine="720"/>
        <w:rPr/>
      </w:pPr>
      <w:r w:rsidDel="00000000" w:rsidR="00000000" w:rsidRPr="00000000">
        <w:rPr>
          <w:rtl w:val="0"/>
        </w:rPr>
        <w:t xml:space="preserve">     Praew nodded, shifting her weight, trying to roll her foot like Mai said. But halfway through the motion, her heel clipped the floor with a sharp clack. She froze.</w:t>
      </w:r>
    </w:p>
    <w:p w:rsidR="00000000" w:rsidDel="00000000" w:rsidP="00000000" w:rsidRDefault="00000000" w:rsidRPr="00000000" w14:paraId="00000701">
      <w:pPr>
        <w:spacing w:after="0" w:before="0" w:line="480" w:lineRule="auto"/>
        <w:ind w:left="720" w:firstLine="720"/>
        <w:rPr/>
      </w:pPr>
      <w:r w:rsidDel="00000000" w:rsidR="00000000" w:rsidRPr="00000000">
        <w:rPr>
          <w:rtl w:val="0"/>
        </w:rPr>
        <w:t xml:space="preserve">     Then she sighed, eyes dropping to her boots.</w:t>
      </w:r>
    </w:p>
    <w:p w:rsidR="00000000" w:rsidDel="00000000" w:rsidP="00000000" w:rsidRDefault="00000000" w:rsidRPr="00000000" w14:paraId="00000702">
      <w:pPr>
        <w:spacing w:after="0" w:before="0" w:line="480" w:lineRule="auto"/>
        <w:ind w:left="720" w:firstLine="720"/>
        <w:rPr/>
      </w:pPr>
      <w:r w:rsidDel="00000000" w:rsidR="00000000" w:rsidRPr="00000000">
        <w:rPr>
          <w:rtl w:val="0"/>
        </w:rPr>
        <w:t xml:space="preserve">     That’s when Mai moved.</w:t>
      </w:r>
    </w:p>
    <w:p w:rsidR="00000000" w:rsidDel="00000000" w:rsidP="00000000" w:rsidRDefault="00000000" w:rsidRPr="00000000" w14:paraId="00000703">
      <w:pPr>
        <w:spacing w:after="0" w:before="0" w:line="480" w:lineRule="auto"/>
        <w:ind w:left="720" w:firstLine="720"/>
        <w:rPr/>
      </w:pPr>
      <w:r w:rsidDel="00000000" w:rsidR="00000000" w:rsidRPr="00000000">
        <w:rPr>
          <w:rtl w:val="0"/>
        </w:rPr>
        <w:t xml:space="preserve">     Praew glanced up just in time to see Mai’s shoulder twist—just enough warning to catch the blur of a fist shooting toward her gut. Praew gasped, stumbling back as her arms flew out and caught the strike just in time.</w:t>
      </w:r>
    </w:p>
    <w:p w:rsidR="00000000" w:rsidDel="00000000" w:rsidP="00000000" w:rsidRDefault="00000000" w:rsidRPr="00000000" w14:paraId="00000704">
      <w:pPr>
        <w:spacing w:after="0" w:before="0" w:line="480" w:lineRule="auto"/>
        <w:ind w:left="720" w:firstLine="720"/>
        <w:rPr/>
      </w:pPr>
      <w:r w:rsidDel="00000000" w:rsidR="00000000" w:rsidRPr="00000000">
        <w:rPr>
          <w:rtl w:val="0"/>
        </w:rPr>
        <w:t xml:space="preserve">     “What are you doing?” she snapped.</w:t>
      </w:r>
    </w:p>
    <w:p w:rsidR="00000000" w:rsidDel="00000000" w:rsidP="00000000" w:rsidRDefault="00000000" w:rsidRPr="00000000" w14:paraId="00000705">
      <w:pPr>
        <w:spacing w:after="0" w:before="0" w:line="480" w:lineRule="auto"/>
        <w:ind w:left="720" w:firstLine="720"/>
        <w:rPr/>
      </w:pPr>
      <w:r w:rsidDel="00000000" w:rsidR="00000000" w:rsidRPr="00000000">
        <w:rPr>
          <w:rtl w:val="0"/>
        </w:rPr>
        <w:t xml:space="preserve">     Mai blinked. “What am I—?” Her fist still pressed against Praew’s palm. “What are you doing? Why did you block it?”</w:t>
      </w:r>
    </w:p>
    <w:p w:rsidR="00000000" w:rsidDel="00000000" w:rsidP="00000000" w:rsidRDefault="00000000" w:rsidRPr="00000000" w14:paraId="00000706">
      <w:pPr>
        <w:spacing w:after="0" w:before="0" w:line="480" w:lineRule="auto"/>
        <w:ind w:left="720" w:firstLine="720"/>
        <w:rPr/>
      </w:pPr>
      <w:r w:rsidDel="00000000" w:rsidR="00000000" w:rsidRPr="00000000">
        <w:rPr>
          <w:rtl w:val="0"/>
        </w:rPr>
        <w:t xml:space="preserve">     “Why wouldn’t I?” Praew bellowed. “And answer the question. Why did you try to hit me?”</w:t>
      </w:r>
    </w:p>
    <w:p w:rsidR="00000000" w:rsidDel="00000000" w:rsidP="00000000" w:rsidRDefault="00000000" w:rsidRPr="00000000" w14:paraId="00000707">
      <w:pPr>
        <w:spacing w:after="0" w:before="0" w:line="480" w:lineRule="auto"/>
        <w:ind w:left="720" w:firstLine="720"/>
        <w:rPr/>
      </w:pPr>
      <w:r w:rsidDel="00000000" w:rsidR="00000000" w:rsidRPr="00000000">
        <w:rPr>
          <w:rtl w:val="0"/>
        </w:rPr>
        <w:t xml:space="preserve">     “Because you asked me to!” Mai snapped. “Didn’t you tell me to train you how I was?”</w:t>
      </w:r>
    </w:p>
    <w:p w:rsidR="00000000" w:rsidDel="00000000" w:rsidP="00000000" w:rsidRDefault="00000000" w:rsidRPr="00000000" w14:paraId="00000708">
      <w:pPr>
        <w:spacing w:after="0" w:before="0" w:line="480" w:lineRule="auto"/>
        <w:ind w:left="720" w:firstLine="720"/>
        <w:rPr/>
      </w:pPr>
      <w:r w:rsidDel="00000000" w:rsidR="00000000" w:rsidRPr="00000000">
        <w:rPr>
          <w:rtl w:val="0"/>
        </w:rPr>
        <w:t xml:space="preserve">     “Zephyrs take me. </w:t>
      </w:r>
      <w:r w:rsidDel="00000000" w:rsidR="00000000" w:rsidRPr="00000000">
        <w:rPr>
          <w:i w:val="1"/>
          <w:iCs w:val="1"/>
          <w:rtl w:val="0"/>
        </w:rPr>
        <w:t xml:space="preserve">That’s</w:t>
      </w:r>
      <w:r w:rsidDel="00000000" w:rsidR="00000000" w:rsidRPr="00000000">
        <w:rPr>
          <w:rtl w:val="0"/>
        </w:rPr>
        <w:t xml:space="preserve"> how you were trained?”</w:t>
      </w:r>
    </w:p>
    <w:p w:rsidR="00000000" w:rsidDel="00000000" w:rsidP="00000000" w:rsidRDefault="00000000" w:rsidRPr="00000000" w14:paraId="00000709">
      <w:pPr>
        <w:spacing w:after="0" w:before="0" w:line="480" w:lineRule="auto"/>
        <w:ind w:left="720" w:firstLine="720"/>
        <w:rPr/>
      </w:pPr>
      <w:r w:rsidDel="00000000" w:rsidR="00000000" w:rsidRPr="00000000">
        <w:rPr>
          <w:rtl w:val="0"/>
        </w:rPr>
        <w:t xml:space="preserve">     “Well, yeah,” Mai admitted, “my handler said not to train students like this, but… is it really that bad? Wait—did I mess up again? Oh no. Did we just have another fight?”</w:t>
      </w:r>
    </w:p>
    <w:p w:rsidR="00000000" w:rsidDel="00000000" w:rsidP="00000000" w:rsidRDefault="00000000" w:rsidRPr="00000000" w14:paraId="0000070A">
      <w:pPr>
        <w:spacing w:after="0" w:before="0" w:line="480" w:lineRule="auto"/>
        <w:ind w:left="720" w:firstLine="720"/>
        <w:rPr/>
      </w:pPr>
      <w:r w:rsidDel="00000000" w:rsidR="00000000" w:rsidRPr="00000000">
        <w:rPr>
          <w:rtl w:val="0"/>
        </w:rPr>
        <w:t xml:space="preserve">     Praew exhaled, lowering her guard. “Fine, no, we’re fine. But prepare yourself, Mai. If you’re swinging, I’m blocking. If I’m taking hits, I’m hitting back. I learn by standing my ground, not by standing down.”</w:t>
      </w:r>
    </w:p>
    <w:p w:rsidR="00000000" w:rsidDel="00000000" w:rsidP="00000000" w:rsidRDefault="00000000" w:rsidRPr="00000000" w14:paraId="0000070B">
      <w:pPr>
        <w:spacing w:after="0" w:before="0" w:line="480" w:lineRule="auto"/>
        <w:ind w:left="720" w:firstLine="720"/>
        <w:rPr/>
      </w:pPr>
      <w:r w:rsidDel="00000000" w:rsidR="00000000" w:rsidRPr="00000000">
        <w:rPr>
          <w:rtl w:val="0"/>
        </w:rPr>
        <w:t xml:space="preserve">     The next three days with Mai made Praew question her life choices. Repeatedly.</w:t>
      </w:r>
    </w:p>
    <w:p w:rsidR="00000000" w:rsidDel="00000000" w:rsidP="00000000" w:rsidRDefault="00000000" w:rsidRPr="00000000" w14:paraId="0000070C">
      <w:pPr>
        <w:spacing w:after="0" w:before="0" w:line="480" w:lineRule="auto"/>
        <w:ind w:left="720" w:firstLine="720"/>
        <w:rPr/>
      </w:pPr>
      <w:r w:rsidDel="00000000" w:rsidR="00000000" w:rsidRPr="00000000">
        <w:rPr>
          <w:rtl w:val="0"/>
        </w:rPr>
      </w:r>
    </w:p>
    <w:p w:rsidR="00000000" w:rsidDel="00000000" w:rsidP="00000000" w:rsidRDefault="00000000" w:rsidRPr="00000000" w14:paraId="0000070D">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70E">
      <w:pPr>
        <w:spacing w:after="0" w:before="0" w:line="480" w:lineRule="auto"/>
        <w:ind w:left="720" w:firstLine="720"/>
        <w:rPr/>
      </w:pPr>
      <w:r w:rsidDel="00000000" w:rsidR="00000000" w:rsidRPr="00000000">
        <w:rPr>
          <w:rtl w:val="0"/>
        </w:rPr>
      </w:r>
    </w:p>
    <w:p w:rsidR="00000000" w:rsidDel="00000000" w:rsidP="00000000" w:rsidRDefault="00000000" w:rsidRPr="00000000" w14:paraId="0000070F">
      <w:pPr>
        <w:spacing w:after="0" w:before="0" w:line="480" w:lineRule="auto"/>
        <w:ind w:left="720" w:firstLine="720"/>
        <w:rPr/>
      </w:pPr>
      <w:r w:rsidDel="00000000" w:rsidR="00000000" w:rsidRPr="00000000">
        <w:rPr>
          <w:rtl w:val="0"/>
        </w:rPr>
        <w:t xml:space="preserve">With all that bravado, Praew failed to land a single hit. It felt like she spent more time sparring than actually practicing silent movement. Eventually, they agreed to just one swing each, per mistake. Still, hopefully the bruises weren’t too noticeable.</w:t>
      </w:r>
    </w:p>
    <w:p w:rsidR="00000000" w:rsidDel="00000000" w:rsidP="00000000" w:rsidRDefault="00000000" w:rsidRPr="00000000" w14:paraId="00000710">
      <w:pPr>
        <w:spacing w:after="0" w:before="0" w:line="480" w:lineRule="auto"/>
        <w:ind w:left="720" w:firstLine="720"/>
        <w:rPr/>
      </w:pPr>
      <w:r w:rsidDel="00000000" w:rsidR="00000000" w:rsidRPr="00000000">
        <w:rPr>
          <w:rtl w:val="0"/>
        </w:rPr>
        <w:t xml:space="preserve">     “Focus, Praew,” Godric barked </w:t>
      </w:r>
      <w:sdt>
        <w:sdtPr>
          <w:id w:val="-1465449550"/>
          <w:tag w:val="goog_rdk_25"/>
        </w:sdtPr>
        <w:sdtContent>
          <w:commentRangeStart w:id="15"/>
        </w:sdtContent>
      </w:sdt>
      <w:r w:rsidDel="00000000" w:rsidR="00000000" w:rsidRPr="00000000">
        <w:rPr>
          <w:rtl w:val="0"/>
        </w:rPr>
        <w:t xml:space="preserve">in class afterwards. </w:t>
      </w:r>
      <w:commentRangeEnd w:id="15"/>
      <w:r w:rsidDel="00000000" w:rsidR="00000000" w:rsidRPr="00000000">
        <w:commentReference w:id="15"/>
      </w:r>
      <w:r w:rsidDel="00000000" w:rsidR="00000000" w:rsidRPr="00000000">
        <w:rPr>
          <w:rtl w:val="0"/>
        </w:rPr>
        <w:t xml:space="preserve">“Then maybe you’ll actually win your next match with whatever boulder ran you over.”</w:t>
      </w:r>
    </w:p>
    <w:p w:rsidR="00000000" w:rsidDel="00000000" w:rsidP="00000000" w:rsidRDefault="00000000" w:rsidRPr="00000000" w14:paraId="00000711">
      <w:pPr>
        <w:spacing w:after="0" w:before="0" w:line="480" w:lineRule="auto"/>
        <w:ind w:left="720" w:firstLine="720"/>
        <w:rPr/>
      </w:pPr>
      <w:r w:rsidDel="00000000" w:rsidR="00000000" w:rsidRPr="00000000">
        <w:rPr>
          <w:rtl w:val="0"/>
        </w:rPr>
        <w:t xml:space="preserve">    </w:t>
      </w:r>
      <w:r w:rsidDel="00000000" w:rsidR="00000000" w:rsidRPr="00000000">
        <w:rPr>
          <w:rtl w:val="0"/>
        </w:rPr>
        <w:t xml:space="preserve"> </w:t>
      </w:r>
      <w:r w:rsidDel="00000000" w:rsidR="00000000" w:rsidRPr="00000000">
        <w:rPr>
          <w:i w:val="1"/>
          <w:iCs w:val="1"/>
          <w:rtl w:val="0"/>
        </w:rPr>
        <w:t xml:space="preserve">Zephyrs take this bolting man. If this is how he talks to women, it’s no wonder he’s never been married.</w:t>
      </w:r>
      <w:r w:rsidDel="00000000" w:rsidR="00000000" w:rsidRPr="00000000">
        <w:rPr>
          <w:rtl w:val="0"/>
        </w:rPr>
      </w:r>
    </w:p>
    <w:p w:rsidR="00000000" w:rsidDel="00000000" w:rsidP="00000000" w:rsidRDefault="00000000" w:rsidRPr="00000000" w14:paraId="00000712">
      <w:pPr>
        <w:spacing w:after="0" w:before="0" w:line="480" w:lineRule="auto"/>
        <w:ind w:left="720" w:firstLine="720"/>
        <w:rPr/>
      </w:pPr>
      <w:r w:rsidDel="00000000" w:rsidR="00000000" w:rsidRPr="00000000">
        <w:rPr>
          <w:rtl w:val="0"/>
        </w:rPr>
        <w:t xml:space="preserve">     “Sorry, sir,” Praew muttered. One look at Godric was enough to keep her from saying what was really on her mind.</w:t>
      </w:r>
    </w:p>
    <w:p w:rsidR="00000000" w:rsidDel="00000000" w:rsidP="00000000" w:rsidRDefault="00000000" w:rsidRPr="00000000" w14:paraId="00000713">
      <w:pPr>
        <w:spacing w:after="0" w:before="0" w:line="480" w:lineRule="auto"/>
        <w:ind w:left="720" w:firstLine="720"/>
        <w:rPr/>
      </w:pPr>
      <w:r w:rsidDel="00000000" w:rsidR="00000000" w:rsidRPr="00000000">
        <w:rPr>
          <w:rtl w:val="0"/>
        </w:rPr>
        <w:t xml:space="preserve">     “Don’t be sorry, be better,” Godric growled. “I asked where Junya and Wannii are. They do not have permission to skip class.”</w:t>
      </w:r>
    </w:p>
    <w:p w:rsidR="00000000" w:rsidDel="00000000" w:rsidP="00000000" w:rsidRDefault="00000000" w:rsidRPr="00000000" w14:paraId="00000714">
      <w:pPr>
        <w:spacing w:after="0" w:before="0" w:line="480" w:lineRule="auto"/>
        <w:ind w:left="720" w:firstLine="720"/>
        <w:rPr/>
      </w:pPr>
      <w:r w:rsidDel="00000000" w:rsidR="00000000" w:rsidRPr="00000000">
        <w:rPr>
          <w:rtl w:val="0"/>
        </w:rPr>
        <w:t xml:space="preserve">     Praew was so tired and sore, she hadn’t even noticed they were gone.</w:t>
      </w:r>
    </w:p>
    <w:p w:rsidR="00000000" w:rsidDel="00000000" w:rsidP="00000000" w:rsidRDefault="00000000" w:rsidRPr="00000000" w14:paraId="00000715">
      <w:pPr>
        <w:spacing w:after="0" w:before="0" w:line="480" w:lineRule="auto"/>
        <w:ind w:left="720" w:firstLine="720"/>
        <w:rPr/>
      </w:pPr>
      <w:r w:rsidDel="00000000" w:rsidR="00000000" w:rsidRPr="00000000">
        <w:rPr>
          <w:rtl w:val="0"/>
        </w:rPr>
        <w:t xml:space="preserve">     “I don’t know, sir. I’m sure they have a good reason,” she said.</w:t>
      </w:r>
    </w:p>
    <w:p w:rsidR="00000000" w:rsidDel="00000000" w:rsidP="00000000" w:rsidRDefault="00000000" w:rsidRPr="00000000" w14:paraId="00000716">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Like staying up all night investigating and failing to wake up on time,</w:t>
      </w:r>
      <w:r w:rsidDel="00000000" w:rsidR="00000000" w:rsidRPr="00000000">
        <w:rPr>
          <w:rtl w:val="0"/>
        </w:rPr>
        <w:t xml:space="preserve"> she thought, but wisely kept that to herself.</w:t>
      </w:r>
    </w:p>
    <w:p w:rsidR="00000000" w:rsidDel="00000000" w:rsidP="00000000" w:rsidRDefault="00000000" w:rsidRPr="00000000" w14:paraId="00000717">
      <w:pPr>
        <w:spacing w:after="0" w:before="0" w:line="480" w:lineRule="auto"/>
        <w:ind w:left="720" w:firstLine="720"/>
        <w:rPr/>
      </w:pPr>
      <w:r w:rsidDel="00000000" w:rsidR="00000000" w:rsidRPr="00000000">
        <w:rPr>
          <w:rtl w:val="0"/>
        </w:rPr>
        <w:t xml:space="preserve">     Godric grunted and turned to the rest of the class. “Today we’re going over the uses and limitations of SurgeStones.”</w:t>
      </w:r>
    </w:p>
    <w:p w:rsidR="00000000" w:rsidDel="00000000" w:rsidP="00000000" w:rsidRDefault="00000000" w:rsidRPr="00000000" w14:paraId="00000718">
      <w:pPr>
        <w:spacing w:after="0" w:before="0" w:line="480" w:lineRule="auto"/>
        <w:ind w:left="720" w:firstLine="720"/>
        <w:rPr/>
      </w:pPr>
      <w:r w:rsidDel="00000000" w:rsidR="00000000" w:rsidRPr="00000000">
        <w:rPr>
          <w:rtl w:val="0"/>
        </w:rPr>
        <w:t xml:space="preserve">Godric didn’t pace around the room like usual. He stomped. Back and forth like a riled Tarnox, boots hammering the stone.</w:t>
      </w:r>
    </w:p>
    <w:p w:rsidR="00000000" w:rsidDel="00000000" w:rsidP="00000000" w:rsidRDefault="00000000" w:rsidRPr="00000000" w14:paraId="00000719">
      <w:pPr>
        <w:spacing w:after="0" w:before="0" w:line="480" w:lineRule="auto"/>
        <w:ind w:left="720" w:firstLine="720"/>
        <w:rPr/>
      </w:pPr>
      <w:r w:rsidDel="00000000" w:rsidR="00000000" w:rsidRPr="00000000">
        <w:rPr>
          <w:rtl w:val="0"/>
        </w:rPr>
        <w:t xml:space="preserve">     “SurgeStones,” he barked, “can keep you alive, if you know what you’re doing. But one mistake, and you’ll be staring death in the face. You want to stay alive? Then remember these rules.”</w:t>
      </w:r>
    </w:p>
    <w:p w:rsidR="00000000" w:rsidDel="00000000" w:rsidP="00000000" w:rsidRDefault="00000000" w:rsidRPr="00000000" w14:paraId="0000071A">
      <w:pPr>
        <w:spacing w:after="0" w:before="0" w:line="480" w:lineRule="auto"/>
        <w:ind w:left="720" w:firstLine="720"/>
        <w:rPr/>
      </w:pPr>
      <w:r w:rsidDel="00000000" w:rsidR="00000000" w:rsidRPr="00000000">
        <w:rPr>
          <w:rtl w:val="0"/>
        </w:rPr>
        <w:t xml:space="preserve">He slammed a fist on his desk. Every student jumped.</w:t>
      </w:r>
    </w:p>
    <w:p w:rsidR="00000000" w:rsidDel="00000000" w:rsidP="00000000" w:rsidRDefault="00000000" w:rsidRPr="00000000" w14:paraId="0000071B">
      <w:pPr>
        <w:spacing w:after="0" w:before="0" w:line="480" w:lineRule="auto"/>
        <w:ind w:left="720" w:firstLine="720"/>
        <w:rPr/>
      </w:pPr>
      <w:r w:rsidDel="00000000" w:rsidR="00000000" w:rsidRPr="00000000">
        <w:rPr>
          <w:rtl w:val="0"/>
        </w:rPr>
        <w:t xml:space="preserve">“Rule one. A SurgeStone doubles the power of a Sifaralith Stone and raises its rarity rank by one. Temporarily. But it also shuts it down afterward, for exactly the same length of time. You surge for five flickers, both stones are deadweight for five more. You surge for a flash?” He locked eyes with Praew. “You’d better hope you have more stones, or you’ll be left with nothing but your fists and regret.”</w:t>
      </w:r>
    </w:p>
    <w:p w:rsidR="00000000" w:rsidDel="00000000" w:rsidP="00000000" w:rsidRDefault="00000000" w:rsidRPr="00000000" w14:paraId="0000071C">
      <w:pPr>
        <w:spacing w:after="0" w:before="0" w:line="480" w:lineRule="auto"/>
        <w:ind w:left="720" w:firstLine="720"/>
        <w:rPr>
          <w:i w:val="1"/>
          <w:iCs w:val="1"/>
        </w:rPr>
      </w:pPr>
      <w:r w:rsidDel="00000000" w:rsidR="00000000" w:rsidRPr="00000000">
        <w:rPr>
          <w:rtl w:val="0"/>
        </w:rPr>
        <w:t xml:space="preserve">     Praew’s stomach turned. </w:t>
      </w:r>
      <w:r w:rsidDel="00000000" w:rsidR="00000000" w:rsidRPr="00000000">
        <w:rPr>
          <w:i w:val="1"/>
          <w:iCs w:val="1"/>
          <w:rtl w:val="0"/>
        </w:rPr>
        <w:t xml:space="preserve">What’s going on? He seems more grouchy than usual today.</w:t>
      </w:r>
    </w:p>
    <w:p w:rsidR="00000000" w:rsidDel="00000000" w:rsidP="00000000" w:rsidRDefault="00000000" w:rsidRPr="00000000" w14:paraId="0000071D">
      <w:pPr>
        <w:spacing w:after="0" w:before="0" w:line="480" w:lineRule="auto"/>
        <w:ind w:left="720" w:firstLine="720"/>
        <w:rPr/>
      </w:pPr>
      <w:r w:rsidDel="00000000" w:rsidR="00000000" w:rsidRPr="00000000">
        <w:rPr>
          <w:rtl w:val="0"/>
        </w:rPr>
        <w:t xml:space="preserve">     “Be mindful of how long you surge,” Godric warned, stomping back toward his desk. “Whatever stone you’re surging, it’ll spiral and crumble twice as fast. Doesn’t matter if it’s Common or Noble. If you forget to check on it or time your surge, it could spiral straight to dust. That’s how many Hunters lose their lives.</w:t>
      </w:r>
    </w:p>
    <w:p w:rsidR="00000000" w:rsidDel="00000000" w:rsidP="00000000" w:rsidRDefault="00000000" w:rsidRPr="00000000" w14:paraId="0000071E">
      <w:pPr>
        <w:spacing w:after="0" w:before="0" w:line="480" w:lineRule="auto"/>
        <w:ind w:left="720" w:firstLine="720"/>
        <w:rPr/>
      </w:pPr>
      <w:r w:rsidDel="00000000" w:rsidR="00000000" w:rsidRPr="00000000">
        <w:rPr>
          <w:rtl w:val="0"/>
        </w:rPr>
        <w:t xml:space="preserve">     Bpen, off to Praew’s right, raised his hand. “But sir—”</w:t>
      </w:r>
    </w:p>
    <w:p w:rsidR="00000000" w:rsidDel="00000000" w:rsidP="00000000" w:rsidRDefault="00000000" w:rsidRPr="00000000" w14:paraId="0000071F">
      <w:pPr>
        <w:spacing w:after="0" w:before="0" w:line="480" w:lineRule="auto"/>
        <w:ind w:left="720" w:firstLine="720"/>
        <w:rPr/>
      </w:pPr>
      <w:r w:rsidDel="00000000" w:rsidR="00000000" w:rsidRPr="00000000">
        <w:rPr>
          <w:rtl w:val="0"/>
        </w:rPr>
        <w:t xml:space="preserve">     Godric stopped mid-stomp and shot him a look sharp enough to silence a Faelhen mid-mimic.</w:t>
      </w:r>
    </w:p>
    <w:p w:rsidR="00000000" w:rsidDel="00000000" w:rsidP="00000000" w:rsidRDefault="00000000" w:rsidRPr="00000000" w14:paraId="00000720">
      <w:pPr>
        <w:spacing w:after="0" w:before="0" w:line="480" w:lineRule="auto"/>
        <w:ind w:left="720" w:firstLine="720"/>
        <w:rPr/>
      </w:pPr>
      <w:r w:rsidDel="00000000" w:rsidR="00000000" w:rsidRPr="00000000">
        <w:rPr>
          <w:rtl w:val="0"/>
        </w:rPr>
        <w:t xml:space="preserve">     “Now pay attention. This is where most rookies screw up. SurgeStones aren’t one-size-fits-all. A Noble SurgeStone can override another Noble or a Common Stone. But try using a Common SurgeStone on a Noble, and you’ll be standing there looking stupid with a stone that does nothing.”</w:t>
      </w:r>
    </w:p>
    <w:p w:rsidR="00000000" w:rsidDel="00000000" w:rsidP="00000000" w:rsidRDefault="00000000" w:rsidRPr="00000000" w14:paraId="00000721">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Yeah, something is definitely off,</w:t>
      </w:r>
      <w:r w:rsidDel="00000000" w:rsidR="00000000" w:rsidRPr="00000000">
        <w:rPr>
          <w:rtl w:val="0"/>
        </w:rPr>
        <w:t xml:space="preserve"> Praew thought. He wasn’t letting anyone interrupt today.</w:t>
      </w:r>
    </w:p>
    <w:p w:rsidR="00000000" w:rsidDel="00000000" w:rsidP="00000000" w:rsidRDefault="00000000" w:rsidRPr="00000000" w14:paraId="00000722">
      <w:pPr>
        <w:spacing w:after="0" w:before="0" w:line="480" w:lineRule="auto"/>
        <w:ind w:left="720" w:firstLine="720"/>
        <w:rPr/>
      </w:pPr>
      <w:r w:rsidDel="00000000" w:rsidR="00000000" w:rsidRPr="00000000">
        <w:rPr>
          <w:rtl w:val="0"/>
        </w:rPr>
        <w:t xml:space="preserve">     “You’ve probably guessed by now. This is how we identify rarity. You want to know what kind of stone you’re holding?” Godric asked. “Test it. If it doesn’t react, it’s stronger than your surge. If it connects, congratulations. You just found your limit.” He spat the next words like bile.</w:t>
      </w:r>
    </w:p>
    <w:p w:rsidR="00000000" w:rsidDel="00000000" w:rsidP="00000000" w:rsidRDefault="00000000" w:rsidRPr="00000000" w14:paraId="00000723">
      <w:pPr>
        <w:spacing w:after="0" w:before="0" w:line="480" w:lineRule="auto"/>
        <w:ind w:left="720" w:firstLine="720"/>
        <w:rPr/>
      </w:pPr>
      <w:r w:rsidDel="00000000" w:rsidR="00000000" w:rsidRPr="00000000">
        <w:rPr>
          <w:rtl w:val="0"/>
        </w:rPr>
        <w:t xml:space="preserve">     “Unfortunately, just like in life, one’s rank isn’t measured by success, but by their failure.”</w:t>
      </w:r>
    </w:p>
    <w:p w:rsidR="00000000" w:rsidDel="00000000" w:rsidP="00000000" w:rsidRDefault="00000000" w:rsidRPr="00000000" w14:paraId="00000724">
      <w:pPr>
        <w:spacing w:after="0" w:before="0" w:line="480" w:lineRule="auto"/>
        <w:ind w:left="720" w:firstLine="720"/>
        <w:rPr/>
      </w:pPr>
      <w:r w:rsidDel="00000000" w:rsidR="00000000" w:rsidRPr="00000000">
        <w:rPr>
          <w:rtl w:val="0"/>
        </w:rPr>
        <w:t xml:space="preserve">     He turned to the slate board and scraped three shapes: a circle, a bolt, and a fang. “Core. Nature. Beast.”</w:t>
      </w:r>
    </w:p>
    <w:p w:rsidR="00000000" w:rsidDel="00000000" w:rsidP="00000000" w:rsidRDefault="00000000" w:rsidRPr="00000000" w14:paraId="00000725">
      <w:pPr>
        <w:spacing w:after="0" w:before="0" w:line="480" w:lineRule="auto"/>
        <w:ind w:left="720" w:firstLine="720"/>
        <w:rPr/>
      </w:pPr>
      <w:r w:rsidDel="00000000" w:rsidR="00000000" w:rsidRPr="00000000">
        <w:rPr>
          <w:rtl w:val="0"/>
        </w:rPr>
        <w:t xml:space="preserve">     He stabbed the stone into each, making the slate board click. “Core and Beast Stones can work on each other, no problem. But like I told you before, don’t mess with Nature Stones. They’re too bolting unpredictable. I had one nullify every stone I carried once. It’s safe to assume there’s one out there that could surge them too.”</w:t>
      </w:r>
    </w:p>
    <w:p w:rsidR="00000000" w:rsidDel="00000000" w:rsidP="00000000" w:rsidRDefault="00000000" w:rsidRPr="00000000" w14:paraId="00000726">
      <w:pPr>
        <w:spacing w:after="0" w:before="0" w:line="480" w:lineRule="auto"/>
        <w:ind w:left="720" w:firstLine="720"/>
        <w:rPr/>
      </w:pPr>
      <w:r w:rsidDel="00000000" w:rsidR="00000000" w:rsidRPr="00000000">
        <w:rPr>
          <w:rtl w:val="0"/>
        </w:rPr>
        <w:t xml:space="preserve">     He let the silence settle.</w:t>
      </w:r>
    </w:p>
    <w:p w:rsidR="00000000" w:rsidDel="00000000" w:rsidP="00000000" w:rsidRDefault="00000000" w:rsidRPr="00000000" w14:paraId="00000727">
      <w:pPr>
        <w:spacing w:after="0" w:before="0" w:line="480" w:lineRule="auto"/>
        <w:ind w:left="720" w:firstLine="720"/>
        <w:rPr/>
      </w:pPr>
      <w:r w:rsidDel="00000000" w:rsidR="00000000" w:rsidRPr="00000000">
        <w:rPr>
          <w:rtl w:val="0"/>
        </w:rPr>
        <w:t xml:space="preserve">    “If you ever sense Nature acting suspicious, hide your stones at all costs. Maybe you’ll live to see another day.”</w:t>
      </w:r>
    </w:p>
    <w:p w:rsidR="00000000" w:rsidDel="00000000" w:rsidP="00000000" w:rsidRDefault="00000000" w:rsidRPr="00000000" w14:paraId="00000728">
      <w:pPr>
        <w:spacing w:after="0" w:before="0" w:line="480" w:lineRule="auto"/>
        <w:ind w:left="720" w:firstLine="720"/>
        <w:rPr/>
      </w:pPr>
      <w:r w:rsidDel="00000000" w:rsidR="00000000" w:rsidRPr="00000000">
        <w:rPr>
          <w:rtl w:val="0"/>
        </w:rPr>
        <w:t xml:space="preserve">     A few students began to whisper to each other. But Godric’s growl cut through the room and silenced it immediately.</w:t>
      </w:r>
    </w:p>
    <w:p w:rsidR="00000000" w:rsidDel="00000000" w:rsidP="00000000" w:rsidRDefault="00000000" w:rsidRPr="00000000" w14:paraId="00000729">
      <w:pPr>
        <w:spacing w:after="0" w:before="0" w:line="480" w:lineRule="auto"/>
        <w:ind w:left="720" w:firstLine="720"/>
        <w:rPr/>
      </w:pPr>
      <w:r w:rsidDel="00000000" w:rsidR="00000000" w:rsidRPr="00000000">
        <w:rPr>
          <w:rtl w:val="0"/>
        </w:rPr>
        <w:t xml:space="preserve">     “You can surge your own body, too. Strength. Speed. Stamina. Even reflexes. Makes you sharper for a flicker or superhuman for a flash. But when the surge ends?” He slapped his chest. “Your body crashes. Hard. That weakness lasts twice as long. You surge for ten flickers, you’ll be crawling for twenty. Surge too long, and your veins turn black, your skin starts to crack, and eventually your body crumbles like a beast’s corpse. I’ve seen it, and it ain’t pretty.”</w:t>
      </w:r>
    </w:p>
    <w:p w:rsidR="00000000" w:rsidDel="00000000" w:rsidP="00000000" w:rsidRDefault="00000000" w:rsidRPr="00000000" w14:paraId="0000072A">
      <w:pPr>
        <w:spacing w:after="0" w:before="0" w:line="480" w:lineRule="auto"/>
        <w:ind w:left="720" w:firstLine="720"/>
        <w:rPr/>
      </w:pPr>
      <w:r w:rsidDel="00000000" w:rsidR="00000000" w:rsidRPr="00000000">
        <w:rPr>
          <w:rtl w:val="0"/>
        </w:rPr>
        <w:t xml:space="preserve">     Godric stopped, closed his eyes, and shook his head like he was trying to shake off a memory.</w:t>
      </w:r>
    </w:p>
    <w:p w:rsidR="00000000" w:rsidDel="00000000" w:rsidP="00000000" w:rsidRDefault="00000000" w:rsidRPr="00000000" w14:paraId="0000072B">
      <w:pPr>
        <w:spacing w:after="0" w:before="0" w:line="480" w:lineRule="auto"/>
        <w:ind w:left="720" w:firstLine="720"/>
        <w:rPr/>
      </w:pPr>
      <w:r w:rsidDel="00000000" w:rsidR="00000000" w:rsidRPr="00000000">
        <w:rPr>
          <w:rtl w:val="0"/>
        </w:rPr>
        <w:t xml:space="preserve">     “One of the most dangerous things on the surface, second only to Nature itself, is other humans,” Godric said, not even trying to hide his disgust. “And make no mistake, you will have to fight them.”</w:t>
      </w:r>
    </w:p>
    <w:p w:rsidR="00000000" w:rsidDel="00000000" w:rsidP="00000000" w:rsidRDefault="00000000" w:rsidRPr="00000000" w14:paraId="0000072C">
      <w:pPr>
        <w:spacing w:after="0" w:before="0" w:line="480" w:lineRule="auto"/>
        <w:ind w:left="720" w:firstLine="720"/>
        <w:rPr/>
      </w:pPr>
      <w:r w:rsidDel="00000000" w:rsidR="00000000" w:rsidRPr="00000000">
        <w:rPr>
          <w:rtl w:val="0"/>
        </w:rPr>
        <w:t xml:space="preserve">     He began to pace again. “You can surge other people’s stones. If you make contact. Just like with NullStone contact requirements, your surge must trigger on your body or weapon while in contact with the effect of their stone. Weapon-to-weapon contact counts, as long as the embedded stones are both active.</w:t>
      </w:r>
    </w:p>
    <w:p w:rsidR="00000000" w:rsidDel="00000000" w:rsidP="00000000" w:rsidRDefault="00000000" w:rsidRPr="00000000" w14:paraId="0000072D">
      <w:pPr>
        <w:spacing w:after="0" w:before="0" w:line="480" w:lineRule="auto"/>
        <w:ind w:left="720" w:firstLine="720"/>
        <w:rPr/>
      </w:pPr>
      <w:r w:rsidDel="00000000" w:rsidR="00000000" w:rsidRPr="00000000">
        <w:rPr>
          <w:rtl w:val="0"/>
        </w:rPr>
        <w:t xml:space="preserve">     “When successful, your SurgeStone links to theirs. Their stone temporarily increases one rank in rarity, becoming more powerful, but your surge takes over as their trigger. Even if they cut theirs, you can keep their stone active for as long as yours is.”</w:t>
      </w:r>
    </w:p>
    <w:p w:rsidR="00000000" w:rsidDel="00000000" w:rsidP="00000000" w:rsidRDefault="00000000" w:rsidRPr="00000000" w14:paraId="0000072E">
      <w:pPr>
        <w:spacing w:after="0" w:before="0" w:line="480" w:lineRule="auto"/>
        <w:ind w:left="720" w:firstLine="720"/>
        <w:rPr/>
      </w:pPr>
      <w:r w:rsidDel="00000000" w:rsidR="00000000" w:rsidRPr="00000000">
        <w:rPr>
          <w:rtl w:val="0"/>
        </w:rPr>
        <w:t xml:space="preserve">     He sliced the air with his hand.</w:t>
      </w:r>
    </w:p>
    <w:p w:rsidR="00000000" w:rsidDel="00000000" w:rsidP="00000000" w:rsidRDefault="00000000" w:rsidRPr="00000000" w14:paraId="0000072F">
      <w:pPr>
        <w:spacing w:after="0" w:before="0" w:line="480" w:lineRule="auto"/>
        <w:ind w:left="720" w:firstLine="720"/>
        <w:rPr/>
      </w:pPr>
      <w:r w:rsidDel="00000000" w:rsidR="00000000" w:rsidRPr="00000000">
        <w:rPr>
          <w:rtl w:val="0"/>
        </w:rPr>
        <w:t xml:space="preserve">     “And when you cut yours off? Their stone times out. Useless. Perfect moment to strike. Just remember to keep that stone in your sight.</w:t>
      </w:r>
    </w:p>
    <w:p w:rsidR="00000000" w:rsidDel="00000000" w:rsidP="00000000" w:rsidRDefault="00000000" w:rsidRPr="00000000" w14:paraId="00000730">
      <w:pPr>
        <w:spacing w:after="0" w:before="0" w:line="480" w:lineRule="auto"/>
        <w:ind w:left="720" w:firstLine="720"/>
        <w:rPr/>
      </w:pPr>
      <w:r w:rsidDel="00000000" w:rsidR="00000000" w:rsidRPr="00000000">
        <w:rPr>
          <w:rtl w:val="0"/>
        </w:rPr>
        <w:t xml:space="preserve">     “There are three ways to lose control.”</w:t>
      </w:r>
    </w:p>
    <w:p w:rsidR="00000000" w:rsidDel="00000000" w:rsidP="00000000" w:rsidRDefault="00000000" w:rsidRPr="00000000" w14:paraId="00000731">
      <w:pPr>
        <w:spacing w:after="0" w:before="0" w:line="480" w:lineRule="auto"/>
        <w:ind w:left="720" w:firstLine="720"/>
        <w:rPr/>
      </w:pPr>
      <w:r w:rsidDel="00000000" w:rsidR="00000000" w:rsidRPr="00000000">
        <w:rPr>
          <w:rtl w:val="0"/>
        </w:rPr>
        <w:t xml:space="preserve">     He raised a finger. “First and most common, they hide their stone. Tossing a cloth over it or putting it away long enough will break the link.”</w:t>
      </w:r>
    </w:p>
    <w:p w:rsidR="00000000" w:rsidDel="00000000" w:rsidP="00000000" w:rsidRDefault="00000000" w:rsidRPr="00000000" w14:paraId="00000732">
      <w:pPr>
        <w:spacing w:after="0" w:before="0" w:line="480" w:lineRule="auto"/>
        <w:ind w:left="720" w:firstLine="720"/>
        <w:rPr/>
      </w:pPr>
      <w:r w:rsidDel="00000000" w:rsidR="00000000" w:rsidRPr="00000000">
        <w:rPr>
          <w:rtl w:val="0"/>
        </w:rPr>
        <w:t xml:space="preserve">     “Second, they can use a NullStone with equal or greater rarity than your SurgeStone. That severs the connection instantly.”</w:t>
      </w:r>
    </w:p>
    <w:p w:rsidR="00000000" w:rsidDel="00000000" w:rsidP="00000000" w:rsidRDefault="00000000" w:rsidRPr="00000000" w14:paraId="00000733">
      <w:pPr>
        <w:spacing w:after="0" w:before="0" w:line="480" w:lineRule="auto"/>
        <w:ind w:left="720" w:firstLine="720"/>
        <w:rPr/>
      </w:pPr>
      <w:r w:rsidDel="00000000" w:rsidR="00000000" w:rsidRPr="00000000">
        <w:rPr>
          <w:rtl w:val="0"/>
        </w:rPr>
        <w:t xml:space="preserve">     He gave a short nod, walking back toward his desk.</w:t>
      </w:r>
    </w:p>
    <w:p w:rsidR="00000000" w:rsidDel="00000000" w:rsidP="00000000" w:rsidRDefault="00000000" w:rsidRPr="00000000" w14:paraId="00000734">
      <w:pPr>
        <w:spacing w:after="0" w:before="0" w:line="480" w:lineRule="auto"/>
        <w:ind w:left="720" w:firstLine="720"/>
        <w:rPr/>
      </w:pPr>
      <w:r w:rsidDel="00000000" w:rsidR="00000000" w:rsidRPr="00000000">
        <w:rPr>
          <w:rtl w:val="0"/>
        </w:rPr>
        <w:t xml:space="preserve">    “Both of those will trigger cooldown. Your stone and theirs are unable to trigger for the same length of the surge. That’s why surges work best on embedded weapons. Makes it easier to throw off their rhythm and harder for them to break contact.”</w:t>
      </w:r>
    </w:p>
    <w:p w:rsidR="00000000" w:rsidDel="00000000" w:rsidP="00000000" w:rsidRDefault="00000000" w:rsidRPr="00000000" w14:paraId="00000735">
      <w:pPr>
        <w:spacing w:after="0" w:before="0" w:line="480" w:lineRule="auto"/>
        <w:ind w:left="720" w:firstLine="720"/>
        <w:rPr/>
      </w:pPr>
      <w:r w:rsidDel="00000000" w:rsidR="00000000" w:rsidRPr="00000000">
        <w:rPr>
          <w:rtl w:val="0"/>
        </w:rPr>
        <w:t xml:space="preserve">     Reaching under the desk, Godric pulled out five wooden baskets and gently placed them on top with a tenderness Praew was surprised he was capable of.</w:t>
      </w:r>
    </w:p>
    <w:p w:rsidR="00000000" w:rsidDel="00000000" w:rsidP="00000000" w:rsidRDefault="00000000" w:rsidRPr="00000000" w14:paraId="00000736">
      <w:pPr>
        <w:spacing w:after="0" w:before="0" w:line="480" w:lineRule="auto"/>
        <w:ind w:left="720" w:firstLine="720"/>
        <w:rPr/>
      </w:pPr>
      <w:r w:rsidDel="00000000" w:rsidR="00000000" w:rsidRPr="00000000">
        <w:rPr>
          <w:rtl w:val="0"/>
        </w:rPr>
        <w:t xml:space="preserve">     “Listen up, Ratrods. Split into pairs. One attacker, one defender. Each of you will take two stones: one SurgeStone, and one other of your choice.”</w:t>
      </w:r>
    </w:p>
    <w:p w:rsidR="00000000" w:rsidDel="00000000" w:rsidP="00000000" w:rsidRDefault="00000000" w:rsidRPr="00000000" w14:paraId="00000737">
      <w:pPr>
        <w:spacing w:after="0" w:before="0" w:line="480" w:lineRule="auto"/>
        <w:ind w:left="720" w:firstLine="720"/>
        <w:rPr/>
      </w:pPr>
      <w:r w:rsidDel="00000000" w:rsidR="00000000" w:rsidRPr="00000000">
        <w:rPr>
          <w:rtl w:val="0"/>
        </w:rPr>
        <w:t xml:space="preserve">     He scanned the room. “We’re heading to the training room to practice surging and cutting surge links. After that, I’ll test each of you on your body surge limits. You need to feel, not guess, how long you can push yourself before you crumble.”</w:t>
      </w:r>
    </w:p>
    <w:p w:rsidR="00000000" w:rsidDel="00000000" w:rsidP="00000000" w:rsidRDefault="00000000" w:rsidRPr="00000000" w14:paraId="00000738">
      <w:pPr>
        <w:spacing w:after="0" w:before="0" w:line="480" w:lineRule="auto"/>
        <w:ind w:left="720" w:firstLine="720"/>
        <w:rPr/>
      </w:pPr>
      <w:r w:rsidDel="00000000" w:rsidR="00000000" w:rsidRPr="00000000">
        <w:rPr>
          <w:rtl w:val="0"/>
        </w:rPr>
        <w:t xml:space="preserve">     Godric opened the secret door.</w:t>
      </w:r>
    </w:p>
    <w:p w:rsidR="00000000" w:rsidDel="00000000" w:rsidP="00000000" w:rsidRDefault="00000000" w:rsidRPr="00000000" w14:paraId="00000739">
      <w:pPr>
        <w:spacing w:after="0" w:before="0" w:line="480" w:lineRule="auto"/>
        <w:ind w:left="720" w:firstLine="720"/>
        <w:rPr/>
      </w:pPr>
      <w:r w:rsidDel="00000000" w:rsidR="00000000" w:rsidRPr="00000000">
        <w:rPr>
          <w:rtl w:val="0"/>
        </w:rPr>
        <w:t xml:space="preserve">     “If we get through everyone without any major injuries, I’ll tell you the third method. The only true counter to a surge.”</w:t>
      </w:r>
    </w:p>
    <w:p w:rsidR="00000000" w:rsidDel="00000000" w:rsidP="00000000" w:rsidRDefault="00000000" w:rsidRPr="00000000" w14:paraId="0000073A">
      <w:pPr>
        <w:spacing w:after="0" w:before="0" w:line="480" w:lineRule="auto"/>
        <w:ind w:left="720" w:firstLine="720"/>
        <w:rPr/>
      </w:pPr>
      <w:r w:rsidDel="00000000" w:rsidR="00000000" w:rsidRPr="00000000">
        <w:rPr>
          <w:rtl w:val="0"/>
        </w:rPr>
        <w:t xml:space="preserve">     His voice echoed without emotion.</w:t>
      </w:r>
    </w:p>
    <w:p w:rsidR="00000000" w:rsidDel="00000000" w:rsidP="00000000" w:rsidRDefault="00000000" w:rsidRPr="00000000" w14:paraId="0000073B">
      <w:pPr>
        <w:spacing w:after="0" w:before="0" w:line="480" w:lineRule="auto"/>
        <w:ind w:left="720" w:firstLine="720"/>
        <w:rPr/>
      </w:pPr>
      <w:r w:rsidDel="00000000" w:rsidR="00000000" w:rsidRPr="00000000">
        <w:rPr>
          <w:rtl w:val="0"/>
        </w:rPr>
      </w:r>
    </w:p>
    <w:p w:rsidR="00000000" w:rsidDel="00000000" w:rsidP="00000000" w:rsidRDefault="00000000" w:rsidRPr="00000000" w14:paraId="0000073C">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73D">
      <w:pPr>
        <w:spacing w:after="0" w:before="0" w:line="480" w:lineRule="auto"/>
        <w:ind w:left="720" w:firstLine="720"/>
        <w:rPr/>
      </w:pPr>
      <w:r w:rsidDel="00000000" w:rsidR="00000000" w:rsidRPr="00000000">
        <w:rPr>
          <w:rtl w:val="0"/>
        </w:rPr>
      </w:r>
    </w:p>
    <w:p w:rsidR="00000000" w:rsidDel="00000000" w:rsidP="00000000" w:rsidRDefault="00000000" w:rsidRPr="00000000" w14:paraId="0000073E">
      <w:pPr>
        <w:spacing w:after="0" w:before="0" w:line="480" w:lineRule="auto"/>
        <w:ind w:left="720" w:firstLine="720"/>
        <w:rPr/>
      </w:pPr>
      <w:r w:rsidDel="00000000" w:rsidR="00000000" w:rsidRPr="00000000">
        <w:rPr>
          <w:rtl w:val="0"/>
        </w:rPr>
        <w:t xml:space="preserve">     A sharp light cut through Haldric’s window, searing into his eyes even through closed lids.</w:t>
      </w:r>
    </w:p>
    <w:p w:rsidR="00000000" w:rsidDel="00000000" w:rsidP="00000000" w:rsidRDefault="00000000" w:rsidRPr="00000000" w14:paraId="0000073F">
      <w:pPr>
        <w:spacing w:after="0" w:before="0" w:line="480" w:lineRule="auto"/>
        <w:ind w:left="720" w:firstLine="720"/>
        <w:rPr/>
      </w:pPr>
      <w:r w:rsidDel="00000000" w:rsidR="00000000" w:rsidRPr="00000000">
        <w:rPr>
          <w:rtl w:val="0"/>
        </w:rPr>
        <w:t xml:space="preserve">     That’s how it happened every morning. One giant SolarStone in each district, triggered at the fifth flash, acted as both alarm and signal—the day had begun. At the fifteenth flash, the trigger would stop, and a thick stone box would be hoisted over the SolarStone to dim its flashes throughout the night.</w:t>
      </w:r>
    </w:p>
    <w:p w:rsidR="00000000" w:rsidDel="00000000" w:rsidP="00000000" w:rsidRDefault="00000000" w:rsidRPr="00000000" w14:paraId="00000740">
      <w:pPr>
        <w:spacing w:after="0" w:before="0" w:line="480" w:lineRule="auto"/>
        <w:ind w:left="720" w:firstLine="720"/>
        <w:rPr/>
      </w:pPr>
      <w:r w:rsidDel="00000000" w:rsidR="00000000" w:rsidRPr="00000000">
        <w:rPr>
          <w:rtl w:val="0"/>
        </w:rPr>
        <w:t xml:space="preserve">     </w:t>
      </w:r>
      <w:sdt>
        <w:sdtPr>
          <w:id w:val="897468409"/>
          <w:tag w:val="goog_rdk_26"/>
        </w:sdtPr>
        <w:sdtContent>
          <w:commentRangeStart w:id="16"/>
        </w:sdtContent>
      </w:sdt>
      <w:sdt>
        <w:sdtPr>
          <w:id w:val="896644311"/>
          <w:tag w:val="goog_rdk_27"/>
        </w:sdtPr>
        <w:sdtContent>
          <w:commentRangeStart w:id="17"/>
        </w:sdtContent>
      </w:sdt>
      <w:sdt>
        <w:sdtPr>
          <w:id w:val="-1516484684"/>
          <w:tag w:val="goog_rdk_28"/>
        </w:sdtPr>
        <w:sdtContent>
          <w:commentRangeStart w:id="18"/>
        </w:sdtContent>
      </w:sdt>
      <w:r w:rsidDel="00000000" w:rsidR="00000000" w:rsidRPr="00000000">
        <w:rPr>
          <w:rtl w:val="0"/>
        </w:rPr>
        <w:t xml:space="preserve">They said the surface had a SolarStone as big as the planet hanging in the sky. That made no sense, though. </w:t>
      </w:r>
      <w:r w:rsidDel="00000000" w:rsidR="00000000" w:rsidRPr="00000000">
        <w:rPr>
          <w:i w:val="1"/>
          <w:iCs w:val="1"/>
          <w:rtl w:val="0"/>
        </w:rPr>
        <w:t xml:space="preserve">What could possibly trigger a Sifaralith that massive?</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741">
      <w:pPr>
        <w:spacing w:after="0" w:before="0" w:line="480" w:lineRule="auto"/>
        <w:ind w:left="720" w:firstLine="720"/>
        <w:rPr/>
      </w:pPr>
      <w:r w:rsidDel="00000000" w:rsidR="00000000" w:rsidRPr="00000000">
        <w:rPr>
          <w:rtl w:val="0"/>
        </w:rPr>
        <w:t xml:space="preserve">     Haldric rolled onto his back, staring up at the uneven rock above him, half-listening to the muffled sounds of Cenrick and Wintrid moving downstairs. The faint scent of boiled blood cubes and rice paste lingered in the air—their breakfast, if it could even be called that. His would be distributed at the ration station near the administration building.</w:t>
      </w:r>
    </w:p>
    <w:p w:rsidR="00000000" w:rsidDel="00000000" w:rsidP="00000000" w:rsidRDefault="00000000" w:rsidRPr="00000000" w14:paraId="00000742">
      <w:pPr>
        <w:spacing w:after="0" w:before="0" w:line="480" w:lineRule="auto"/>
        <w:ind w:left="720" w:firstLine="720"/>
        <w:rPr/>
      </w:pPr>
      <w:r w:rsidDel="00000000" w:rsidR="00000000" w:rsidRPr="00000000">
        <w:rPr>
          <w:rtl w:val="0"/>
        </w:rPr>
        <w:t xml:space="preserve">He wasn’t hungry, though. His appetite had vanished the day he found out his Grayparents had been quietly skipping meals, just so he could have a little more.</w:t>
      </w:r>
    </w:p>
    <w:p w:rsidR="00000000" w:rsidDel="00000000" w:rsidP="00000000" w:rsidRDefault="00000000" w:rsidRPr="00000000" w14:paraId="00000743">
      <w:pPr>
        <w:spacing w:after="0" w:before="0" w:line="480" w:lineRule="auto"/>
        <w:ind w:left="720" w:firstLine="720"/>
        <w:rPr/>
      </w:pPr>
      <w:r w:rsidDel="00000000" w:rsidR="00000000" w:rsidRPr="00000000">
        <w:rPr>
          <w:rtl w:val="0"/>
        </w:rPr>
        <w:t xml:space="preserve">He dressed without thinking, pulling on the stiff, standard-issue uniform they had given him on his first day. Muted gray, like everything else in this city. Nothing about it marked him as anything special—no insignia, or indicator of status.</w:t>
      </w:r>
    </w:p>
    <w:p w:rsidR="00000000" w:rsidDel="00000000" w:rsidP="00000000" w:rsidRDefault="00000000" w:rsidRPr="00000000" w14:paraId="00000744">
      <w:pPr>
        <w:spacing w:after="0" w:before="0" w:line="480" w:lineRule="auto"/>
        <w:ind w:left="720" w:firstLine="720"/>
        <w:rPr/>
      </w:pPr>
      <w:r w:rsidDel="00000000" w:rsidR="00000000" w:rsidRPr="00000000">
        <w:rPr>
          <w:rtl w:val="0"/>
        </w:rPr>
        <w:t xml:space="preserve">Haldric said goodbye to his Grayparents and rushed out the door. The middle ring district of the Third Floor was already awake, but barely.</w:t>
      </w:r>
    </w:p>
    <w:p w:rsidR="00000000" w:rsidDel="00000000" w:rsidP="00000000" w:rsidRDefault="00000000" w:rsidRPr="00000000" w14:paraId="00000745">
      <w:pPr>
        <w:spacing w:after="0" w:before="0" w:line="480" w:lineRule="auto"/>
        <w:ind w:left="720" w:firstLine="720"/>
        <w:rPr/>
      </w:pPr>
      <w:r w:rsidDel="00000000" w:rsidR="00000000" w:rsidRPr="00000000">
        <w:rPr>
          <w:rtl w:val="0"/>
        </w:rPr>
        <w:t xml:space="preserve">The slums never felt truly alive—just a dull, exhausted shuffle of bodies, the sound of footsteps against uneven stone. The air was thick with the faint sourness of unwashed clothes, the ever-present dampness of underground life. A few traders set up makeshift stalls, their eyes darting around, watching for enforcers. The last thing anyone needed was to be caught selling without permission.</w:t>
      </w:r>
    </w:p>
    <w:p w:rsidR="00000000" w:rsidDel="00000000" w:rsidP="00000000" w:rsidRDefault="00000000" w:rsidRPr="00000000" w14:paraId="00000746">
      <w:pPr>
        <w:spacing w:after="0" w:before="0" w:line="480" w:lineRule="auto"/>
        <w:ind w:left="720" w:firstLine="720"/>
        <w:rPr/>
      </w:pPr>
      <w:r w:rsidDel="00000000" w:rsidR="00000000" w:rsidRPr="00000000">
        <w:rPr>
          <w:rtl w:val="0"/>
        </w:rPr>
        <w:t xml:space="preserve">     Haldric kept walking.</w:t>
      </w:r>
    </w:p>
    <w:p w:rsidR="00000000" w:rsidDel="00000000" w:rsidP="00000000" w:rsidRDefault="00000000" w:rsidRPr="00000000" w14:paraId="00000747">
      <w:pPr>
        <w:spacing w:after="0" w:before="0" w:line="480" w:lineRule="auto"/>
        <w:ind w:left="720" w:firstLine="720"/>
        <w:rPr/>
      </w:pPr>
      <w:r w:rsidDel="00000000" w:rsidR="00000000" w:rsidRPr="00000000">
        <w:rPr>
          <w:rtl w:val="0"/>
        </w:rPr>
        <w:t xml:space="preserve">     The Second Floor was quieter in a different way—less desperation, more resignation. Here, the roads widened, not much, but enough to show the difference. The homes had doors. Real wooden ones, not the thick stone slab he lived behind or the cloth-draped entryways of the less fortunate. People moved with purpose, but without hope. It wasn’t hunger that slowed them so much as it was acceptance.</w:t>
      </w:r>
    </w:p>
    <w:p w:rsidR="00000000" w:rsidDel="00000000" w:rsidP="00000000" w:rsidRDefault="00000000" w:rsidRPr="00000000" w14:paraId="00000748">
      <w:pPr>
        <w:spacing w:after="0" w:before="0" w:line="480" w:lineRule="auto"/>
        <w:ind w:left="720" w:firstLine="720"/>
        <w:rPr/>
      </w:pPr>
      <w:r w:rsidDel="00000000" w:rsidR="00000000" w:rsidRPr="00000000">
        <w:rPr>
          <w:rtl w:val="0"/>
        </w:rPr>
        <w:t xml:space="preserve">And then, as always, the First Floor was something else entirely.</w:t>
      </w:r>
    </w:p>
    <w:p w:rsidR="00000000" w:rsidDel="00000000" w:rsidP="00000000" w:rsidRDefault="00000000" w:rsidRPr="00000000" w14:paraId="00000749">
      <w:pPr>
        <w:spacing w:after="0" w:before="0" w:line="480" w:lineRule="auto"/>
        <w:ind w:left="720" w:firstLine="720"/>
        <w:rPr/>
      </w:pPr>
      <w:r w:rsidDel="00000000" w:rsidR="00000000" w:rsidRPr="00000000">
        <w:rPr>
          <w:rtl w:val="0"/>
        </w:rPr>
        <w:t xml:space="preserve">The shift was immediate, buildings carved with precision, the streets perfectly aligned. Enforcers stood at key intersections, motionless as statues, helmets reflecting the glow of SolarStones overhead. The people here moved calmly, orderly, as if they knew eyes were always watching.</w:t>
      </w:r>
    </w:p>
    <w:p w:rsidR="00000000" w:rsidDel="00000000" w:rsidP="00000000" w:rsidRDefault="00000000" w:rsidRPr="00000000" w14:paraId="0000074A">
      <w:pPr>
        <w:spacing w:after="0" w:before="0" w:line="480" w:lineRule="auto"/>
        <w:ind w:left="720" w:firstLine="720"/>
        <w:rPr/>
      </w:pPr>
      <w:r w:rsidDel="00000000" w:rsidR="00000000" w:rsidRPr="00000000">
        <w:rPr>
          <w:rtl w:val="0"/>
        </w:rPr>
        <w:t xml:space="preserve">Haldric exhaled as the administrative building came into view—its tall, imposing entrance flanked by two guards who barely even looked at him as he stepped inside.</w:t>
      </w:r>
    </w:p>
    <w:p w:rsidR="00000000" w:rsidDel="00000000" w:rsidP="00000000" w:rsidRDefault="00000000" w:rsidRPr="00000000" w14:paraId="0000074B">
      <w:pPr>
        <w:spacing w:after="0" w:before="0" w:line="480" w:lineRule="auto"/>
        <w:ind w:left="720" w:firstLine="720"/>
        <w:rPr/>
      </w:pPr>
      <w:r w:rsidDel="00000000" w:rsidR="00000000" w:rsidRPr="00000000">
        <w:rPr>
          <w:rtl w:val="0"/>
        </w:rPr>
        <w:t xml:space="preserve">By the time he entered the building, his mind had already begun shutting down in preparation for the tedium ahead.</w:t>
      </w:r>
    </w:p>
    <w:p w:rsidR="00000000" w:rsidDel="00000000" w:rsidP="00000000" w:rsidRDefault="00000000" w:rsidRPr="00000000" w14:paraId="0000074C">
      <w:pPr>
        <w:spacing w:after="0" w:before="0" w:line="480" w:lineRule="auto"/>
        <w:ind w:left="720" w:firstLine="720"/>
        <w:rPr/>
      </w:pPr>
      <w:r w:rsidDel="00000000" w:rsidR="00000000" w:rsidRPr="00000000">
        <w:rPr>
          <w:rtl w:val="0"/>
        </w:rPr>
      </w:r>
    </w:p>
    <w:p w:rsidR="00000000" w:rsidDel="00000000" w:rsidP="00000000" w:rsidRDefault="00000000" w:rsidRPr="00000000" w14:paraId="0000074D">
      <w:pPr>
        <w:spacing w:after="0" w:before="0" w:line="480" w:lineRule="auto"/>
        <w:ind w:firstLine="720"/>
        <w:rPr/>
      </w:pPr>
      <w:r w:rsidDel="00000000" w:rsidR="00000000" w:rsidRPr="00000000">
        <w:rPr>
          <w:rtl w:val="0"/>
        </w:rPr>
        <w:t xml:space="preserve">The records hall was a monument to routine. A vast, windowless chamber, its tall, domed ceiling pressing down like the weight of the cavern itself. The desks stretched in perfect, unmoving rows, each identical, each occupied by another clerk just like him. No marks of ownership, no sign of individuality, just worn stone and endless parchment. The air smelled of old ink and dust, heavy and unmoving. The only sounds were the scratch of Faelhen quills, the shuffle of parchment, and the occasional clearing of a throat.</w:t>
      </w:r>
      <w:r w:rsidDel="00000000" w:rsidR="00000000" w:rsidRPr="00000000">
        <w:rPr>
          <w:rtl w:val="0"/>
        </w:rPr>
        <w:t xml:space="preserve"> </w:t>
      </w:r>
    </w:p>
    <w:p w:rsidR="00000000" w:rsidDel="00000000" w:rsidP="00000000" w:rsidRDefault="00000000" w:rsidRPr="00000000" w14:paraId="0000074E">
      <w:pPr>
        <w:spacing w:after="0" w:before="0" w:line="480" w:lineRule="auto"/>
        <w:ind w:firstLine="720"/>
        <w:rPr/>
      </w:pPr>
      <w:r w:rsidDel="00000000" w:rsidR="00000000" w:rsidRPr="00000000">
        <w:rPr>
          <w:rtl w:val="0"/>
        </w:rPr>
        <w:t xml:space="preserve">Somewhere in the distance, a slow, deliberate flicker of light was swallowed by six flashes—the unlucky number that marked the start of his shift.</w:t>
      </w:r>
    </w:p>
    <w:p w:rsidR="00000000" w:rsidDel="00000000" w:rsidP="00000000" w:rsidRDefault="00000000" w:rsidRPr="00000000" w14:paraId="0000074F">
      <w:pPr>
        <w:spacing w:after="0" w:before="0" w:line="480" w:lineRule="auto"/>
        <w:ind w:firstLine="720"/>
        <w:rPr>
          <w:i w:val="1"/>
          <w:iCs w:val="1"/>
        </w:rPr>
      </w:pPr>
      <w:r w:rsidDel="00000000" w:rsidR="00000000" w:rsidRPr="00000000">
        <w:rPr>
          <w:i w:val="1"/>
          <w:iCs w:val="1"/>
          <w:rtl w:val="0"/>
        </w:rPr>
        <w:t xml:space="preserve">Start at the sixth flash, work six more, six until curfew, seven to snore.</w:t>
      </w:r>
    </w:p>
    <w:p w:rsidR="00000000" w:rsidDel="00000000" w:rsidP="00000000" w:rsidRDefault="00000000" w:rsidRPr="00000000" w14:paraId="00000750">
      <w:pPr>
        <w:spacing w:after="0" w:before="0" w:line="480" w:lineRule="auto"/>
        <w:ind w:firstLine="720"/>
        <w:rPr/>
      </w:pPr>
      <w:r w:rsidDel="00000000" w:rsidR="00000000" w:rsidRPr="00000000">
        <w:rPr>
          <w:rtl w:val="0"/>
        </w:rPr>
        <w:t xml:space="preserve">For the next six flashes, he’d do nothing but sort, stamp, and record data. Hunter reports: Mostly filled with exaggerated kill counts, half of them barely legible. Resource distribution forms: He wasn’t allowed to question why certain districts got more than others. Incident logs: Minor disputes, market altercations, someone caught trying to barter with ration slips.</w:t>
      </w:r>
    </w:p>
    <w:p w:rsidR="00000000" w:rsidDel="00000000" w:rsidP="00000000" w:rsidRDefault="00000000" w:rsidRPr="00000000" w14:paraId="00000751">
      <w:pPr>
        <w:spacing w:after="0" w:before="0" w:line="480" w:lineRule="auto"/>
        <w:ind w:firstLine="720"/>
        <w:rPr/>
      </w:pPr>
      <w:r w:rsidDel="00000000" w:rsidR="00000000" w:rsidRPr="00000000">
        <w:rPr>
          <w:rtl w:val="0"/>
        </w:rPr>
        <w:t xml:space="preserve">Stamp. Sign. Sort. Repeat.</w:t>
      </w:r>
    </w:p>
    <w:p w:rsidR="00000000" w:rsidDel="00000000" w:rsidP="00000000" w:rsidRDefault="00000000" w:rsidRPr="00000000" w14:paraId="00000752">
      <w:pPr>
        <w:spacing w:after="0" w:before="0" w:line="480" w:lineRule="auto"/>
        <w:ind w:firstLine="720"/>
        <w:rPr/>
      </w:pPr>
      <w:r w:rsidDel="00000000" w:rsidR="00000000" w:rsidRPr="00000000">
        <w:rPr>
          <w:rtl w:val="0"/>
        </w:rPr>
        <w:t xml:space="preserve">It was enough to make his brain crumble.</w:t>
      </w:r>
    </w:p>
    <w:p w:rsidR="00000000" w:rsidDel="00000000" w:rsidP="00000000" w:rsidRDefault="00000000" w:rsidRPr="00000000" w14:paraId="00000753">
      <w:pPr>
        <w:spacing w:after="0" w:before="0" w:line="480" w:lineRule="auto"/>
        <w:ind w:firstLine="720"/>
        <w:rPr/>
      </w:pPr>
      <w:r w:rsidDel="00000000" w:rsidR="00000000" w:rsidRPr="00000000">
        <w:rPr>
          <w:rtl w:val="0"/>
        </w:rPr>
        <w:t xml:space="preserve">The worst part was the redundancy. Every form had to be checked, verified, logged, then sent to another department for a second verification. As if they didn’t trust their own system.</w:t>
      </w:r>
    </w:p>
    <w:p w:rsidR="00000000" w:rsidDel="00000000" w:rsidP="00000000" w:rsidRDefault="00000000" w:rsidRPr="00000000" w14:paraId="00000754">
      <w:pPr>
        <w:spacing w:after="0" w:before="0" w:line="480" w:lineRule="auto"/>
        <w:ind w:left="720" w:firstLine="0"/>
        <w:rPr/>
      </w:pPr>
      <w:r w:rsidDel="00000000" w:rsidR="00000000" w:rsidRPr="00000000">
        <w:rPr>
          <w:rtl w:val="0"/>
        </w:rPr>
        <w:t xml:space="preserve">He flipped through a stack of Hunter evaluations, eyes glazing over the familiar categories:</w:t>
      </w:r>
    </w:p>
    <w:p w:rsidR="00000000" w:rsidDel="00000000" w:rsidP="00000000" w:rsidRDefault="00000000" w:rsidRPr="00000000" w14:paraId="00000755">
      <w:pPr>
        <w:spacing w:after="0" w:before="0" w:line="480" w:lineRule="auto"/>
        <w:ind w:left="720" w:firstLine="720"/>
        <w:rPr/>
      </w:pPr>
      <w:r w:rsidDel="00000000" w:rsidR="00000000" w:rsidRPr="00000000">
        <w:rPr>
          <w:rtl w:val="0"/>
        </w:rPr>
      </w:r>
    </w:p>
    <w:p w:rsidR="00000000" w:rsidDel="00000000" w:rsidP="00000000" w:rsidRDefault="00000000" w:rsidRPr="00000000" w14:paraId="00000756">
      <w:pPr>
        <w:spacing w:after="0" w:before="0" w:line="480" w:lineRule="auto"/>
        <w:ind w:left="720" w:firstLine="720"/>
        <w:rPr/>
      </w:pPr>
      <w:r w:rsidDel="00000000" w:rsidR="00000000" w:rsidRPr="00000000">
        <w:rPr>
          <w:rtl w:val="0"/>
        </w:rPr>
        <w:t xml:space="preserve">Kill Efficiency – How fast they eliminated threats.</w:t>
      </w:r>
    </w:p>
    <w:p w:rsidR="00000000" w:rsidDel="00000000" w:rsidP="00000000" w:rsidRDefault="00000000" w:rsidRPr="00000000" w14:paraId="00000757">
      <w:pPr>
        <w:spacing w:after="0" w:before="0" w:line="480" w:lineRule="auto"/>
        <w:ind w:left="720" w:firstLine="720"/>
        <w:rPr/>
      </w:pPr>
      <w:r w:rsidDel="00000000" w:rsidR="00000000" w:rsidRPr="00000000">
        <w:rPr>
          <w:rtl w:val="0"/>
        </w:rPr>
        <w:t xml:space="preserve">Resource Retrieval – How many usable parts they recovered from beasts.</w:t>
      </w:r>
    </w:p>
    <w:p w:rsidR="00000000" w:rsidDel="00000000" w:rsidP="00000000" w:rsidRDefault="00000000" w:rsidRPr="00000000" w14:paraId="00000758">
      <w:pPr>
        <w:spacing w:after="0" w:before="0" w:line="480" w:lineRule="auto"/>
        <w:ind w:left="720" w:firstLine="720"/>
        <w:rPr/>
      </w:pPr>
      <w:r w:rsidDel="00000000" w:rsidR="00000000" w:rsidRPr="00000000">
        <w:rPr>
          <w:rtl w:val="0"/>
        </w:rPr>
        <w:t xml:space="preserve">Behavioral Stability – A vague but important column. Too reckless? Too independent? Too many violations? Hunters who failed this category usually disappeared.</w:t>
      </w:r>
    </w:p>
    <w:p w:rsidR="00000000" w:rsidDel="00000000" w:rsidP="00000000" w:rsidRDefault="00000000" w:rsidRPr="00000000" w14:paraId="00000759">
      <w:pPr>
        <w:spacing w:after="0" w:before="0" w:line="480" w:lineRule="auto"/>
        <w:ind w:left="720" w:firstLine="720"/>
        <w:rPr/>
      </w:pPr>
      <w:r w:rsidDel="00000000" w:rsidR="00000000" w:rsidRPr="00000000">
        <w:rPr>
          <w:rtl w:val="0"/>
        </w:rPr>
      </w:r>
    </w:p>
    <w:p w:rsidR="00000000" w:rsidDel="00000000" w:rsidP="00000000" w:rsidRDefault="00000000" w:rsidRPr="00000000" w14:paraId="0000075A">
      <w:pPr>
        <w:spacing w:after="0" w:before="0" w:line="480" w:lineRule="auto"/>
        <w:ind w:left="720" w:firstLine="720"/>
        <w:rPr/>
      </w:pPr>
      <w:r w:rsidDel="00000000" w:rsidR="00000000" w:rsidRPr="00000000">
        <w:rPr>
          <w:rtl w:val="0"/>
        </w:rPr>
        <w:t xml:space="preserve">Haldric’s fingers hovered over that last section for a moment before he forced himself to keep moving. </w:t>
      </w:r>
    </w:p>
    <w:p w:rsidR="00000000" w:rsidDel="00000000" w:rsidP="00000000" w:rsidRDefault="00000000" w:rsidRPr="00000000" w14:paraId="0000075B">
      <w:pPr>
        <w:spacing w:after="0" w:before="0" w:line="480" w:lineRule="auto"/>
        <w:ind w:left="720" w:firstLine="720"/>
        <w:rPr/>
      </w:pPr>
      <w:r w:rsidDel="00000000" w:rsidR="00000000" w:rsidRPr="00000000">
        <w:rPr>
          <w:rtl w:val="0"/>
        </w:rPr>
        <w:t xml:space="preserve">Stamp. Sign. Sort.</w:t>
      </w:r>
    </w:p>
    <w:p w:rsidR="00000000" w:rsidDel="00000000" w:rsidP="00000000" w:rsidRDefault="00000000" w:rsidRPr="00000000" w14:paraId="0000075C">
      <w:pPr>
        <w:spacing w:after="0" w:before="0" w:line="480" w:lineRule="auto"/>
        <w:ind w:left="720" w:firstLine="720"/>
        <w:rPr/>
      </w:pPr>
      <w:r w:rsidDel="00000000" w:rsidR="00000000" w:rsidRPr="00000000">
        <w:rPr>
          <w:rtl w:val="0"/>
        </w:rPr>
        <w:t xml:space="preserve">Across from him, Gerrik, a man in his mid-thirties with a permanent slouch and an unfortunate mustache, yawned loudly. “You ever feel like we’re just moving numbers around to make it seem like something’s happening?”</w:t>
      </w:r>
    </w:p>
    <w:p w:rsidR="00000000" w:rsidDel="00000000" w:rsidP="00000000" w:rsidRDefault="00000000" w:rsidRPr="00000000" w14:paraId="0000075D">
      <w:pPr>
        <w:spacing w:after="0" w:before="0" w:line="480" w:lineRule="auto"/>
        <w:ind w:left="720" w:firstLine="720"/>
        <w:rPr/>
      </w:pPr>
      <w:r w:rsidDel="00000000" w:rsidR="00000000" w:rsidRPr="00000000">
        <w:rPr>
          <w:rtl w:val="0"/>
        </w:rPr>
        <w:t xml:space="preserve">     Haldric didn’t look up. “We are.”</w:t>
      </w:r>
    </w:p>
    <w:p w:rsidR="00000000" w:rsidDel="00000000" w:rsidP="00000000" w:rsidRDefault="00000000" w:rsidRPr="00000000" w14:paraId="0000075E">
      <w:pPr>
        <w:spacing w:after="0" w:before="0" w:line="480" w:lineRule="auto"/>
        <w:ind w:left="720" w:firstLine="720"/>
        <w:rPr/>
      </w:pPr>
      <w:r w:rsidDel="00000000" w:rsidR="00000000" w:rsidRPr="00000000">
        <w:rPr>
          <w:rtl w:val="0"/>
        </w:rPr>
        <w:t xml:space="preserve">     Gerrik hummed in agreement. “I spent an hour yesterday logging a report about another report being misplaced.”</w:t>
      </w:r>
    </w:p>
    <w:p w:rsidR="00000000" w:rsidDel="00000000" w:rsidP="00000000" w:rsidRDefault="00000000" w:rsidRPr="00000000" w14:paraId="0000075F">
      <w:pPr>
        <w:spacing w:after="0" w:before="0" w:line="480" w:lineRule="auto"/>
        <w:ind w:left="720" w:firstLine="720"/>
        <w:rPr/>
      </w:pPr>
      <w:r w:rsidDel="00000000" w:rsidR="00000000" w:rsidRPr="00000000">
        <w:rPr>
          <w:rtl w:val="0"/>
        </w:rPr>
        <w:t xml:space="preserve">     Haldric flipped another page.</w:t>
      </w:r>
    </w:p>
    <w:p w:rsidR="00000000" w:rsidDel="00000000" w:rsidP="00000000" w:rsidRDefault="00000000" w:rsidRPr="00000000" w14:paraId="00000760">
      <w:pPr>
        <w:spacing w:after="0" w:before="0" w:line="480" w:lineRule="auto"/>
        <w:ind w:left="720" w:firstLine="720"/>
        <w:rPr/>
      </w:pPr>
      <w:r w:rsidDel="00000000" w:rsidR="00000000" w:rsidRPr="00000000">
        <w:rPr>
          <w:rtl w:val="0"/>
        </w:rPr>
        <w:t xml:space="preserve">     “Then I had to write a report about the process of recovering that report.”</w:t>
      </w:r>
    </w:p>
    <w:p w:rsidR="00000000" w:rsidDel="00000000" w:rsidP="00000000" w:rsidRDefault="00000000" w:rsidRPr="00000000" w14:paraId="00000761">
      <w:pPr>
        <w:spacing w:after="0" w:before="0" w:line="480" w:lineRule="auto"/>
        <w:ind w:left="720" w:firstLine="720"/>
        <w:rPr/>
      </w:pPr>
      <w:r w:rsidDel="00000000" w:rsidR="00000000" w:rsidRPr="00000000">
        <w:rPr>
          <w:rtl w:val="0"/>
        </w:rPr>
        <w:t xml:space="preserve">     He finally looked up, narrowing his eyes. “You’re making that up.”</w:t>
      </w:r>
    </w:p>
    <w:p w:rsidR="00000000" w:rsidDel="00000000" w:rsidP="00000000" w:rsidRDefault="00000000" w:rsidRPr="00000000" w14:paraId="00000762">
      <w:pPr>
        <w:spacing w:after="0" w:before="0" w:line="480" w:lineRule="auto"/>
        <w:ind w:left="720" w:firstLine="720"/>
        <w:rPr/>
      </w:pPr>
      <w:r w:rsidDel="00000000" w:rsidR="00000000" w:rsidRPr="00000000">
        <w:rPr>
          <w:rtl w:val="0"/>
        </w:rPr>
        <w:t xml:space="preserve">     Gerrik raised his hands. “I swear on my ration card.”</w:t>
      </w:r>
    </w:p>
    <w:p w:rsidR="00000000" w:rsidDel="00000000" w:rsidP="00000000" w:rsidRDefault="00000000" w:rsidRPr="00000000" w14:paraId="00000763">
      <w:pPr>
        <w:spacing w:after="0" w:before="0" w:line="480" w:lineRule="auto"/>
        <w:ind w:left="720" w:firstLine="720"/>
        <w:rPr/>
      </w:pPr>
      <w:r w:rsidDel="00000000" w:rsidR="00000000" w:rsidRPr="00000000">
        <w:rPr>
          <w:rtl w:val="0"/>
        </w:rPr>
        <w:t xml:space="preserve">     Haldric sighed and went back to work.</w:t>
      </w:r>
    </w:p>
    <w:p w:rsidR="00000000" w:rsidDel="00000000" w:rsidP="00000000" w:rsidRDefault="00000000" w:rsidRPr="00000000" w14:paraId="00000764">
      <w:pPr>
        <w:spacing w:after="0" w:before="0" w:line="480" w:lineRule="auto"/>
        <w:ind w:left="720" w:firstLine="720"/>
        <w:rPr/>
      </w:pPr>
      <w:r w:rsidDel="00000000" w:rsidR="00000000" w:rsidRPr="00000000">
        <w:rPr>
          <w:rtl w:val="0"/>
        </w:rPr>
      </w:r>
    </w:p>
    <w:p w:rsidR="00000000" w:rsidDel="00000000" w:rsidP="00000000" w:rsidRDefault="00000000" w:rsidRPr="00000000" w14:paraId="00000765">
      <w:pPr>
        <w:spacing w:after="0" w:before="0" w:line="480" w:lineRule="auto"/>
        <w:ind w:left="720" w:firstLine="720"/>
        <w:rPr/>
      </w:pPr>
      <w:r w:rsidDel="00000000" w:rsidR="00000000" w:rsidRPr="00000000">
        <w:rPr>
          <w:rtl w:val="0"/>
        </w:rPr>
        <w:t xml:space="preserve">     When the midday break finally came, Haldric stretched his aching hands and stepped out onto the upper walkway, overlooking the lower levels of the administrative sector.</w:t>
      </w:r>
    </w:p>
    <w:p w:rsidR="00000000" w:rsidDel="00000000" w:rsidP="00000000" w:rsidRDefault="00000000" w:rsidRPr="00000000" w14:paraId="00000766">
      <w:pPr>
        <w:spacing w:after="0" w:before="0" w:line="480" w:lineRule="auto"/>
        <w:ind w:left="720" w:firstLine="720"/>
        <w:rPr/>
      </w:pPr>
      <w:r w:rsidDel="00000000" w:rsidR="00000000" w:rsidRPr="00000000">
        <w:rPr>
          <w:rtl w:val="0"/>
        </w:rPr>
        <w:t xml:space="preserve">     Below, clerks and officers hurried between offices, voices blending into a low murmur. It was all so structured. So controlled. No one questioned anything. No one resisted.</w:t>
      </w:r>
    </w:p>
    <w:p w:rsidR="00000000" w:rsidDel="00000000" w:rsidP="00000000" w:rsidRDefault="00000000" w:rsidRPr="00000000" w14:paraId="00000767">
      <w:pPr>
        <w:spacing w:after="0" w:before="0" w:line="480" w:lineRule="auto"/>
        <w:ind w:left="720" w:firstLine="720"/>
        <w:rPr/>
      </w:pPr>
      <w:r w:rsidDel="00000000" w:rsidR="00000000" w:rsidRPr="00000000">
        <w:rPr>
          <w:rtl w:val="0"/>
        </w:rPr>
        <w:t xml:space="preserve">He found himself wondering—did it really have to be this way? Had the people of Stormhaven always been forced into their roles? What was so wrong with choosing your own path?</w:t>
      </w:r>
    </w:p>
    <w:p w:rsidR="00000000" w:rsidDel="00000000" w:rsidP="00000000" w:rsidRDefault="00000000" w:rsidRPr="00000000" w14:paraId="00000768">
      <w:pPr>
        <w:spacing w:after="0" w:before="0" w:line="480" w:lineRule="auto"/>
        <w:ind w:left="720" w:firstLine="720"/>
        <w:rPr/>
      </w:pPr>
      <w:r w:rsidDel="00000000" w:rsidR="00000000" w:rsidRPr="00000000">
        <w:rPr>
          <w:rtl w:val="0"/>
        </w:rPr>
        <w:t xml:space="preserve">He shook his head. That sounded an awful lot like treason.</w:t>
      </w:r>
    </w:p>
    <w:p w:rsidR="00000000" w:rsidDel="00000000" w:rsidP="00000000" w:rsidRDefault="00000000" w:rsidRPr="00000000" w14:paraId="00000769">
      <w:pPr>
        <w:spacing w:after="0" w:before="0" w:line="480" w:lineRule="auto"/>
        <w:ind w:left="720" w:firstLine="720"/>
        <w:rPr/>
      </w:pPr>
      <w:r w:rsidDel="00000000" w:rsidR="00000000" w:rsidRPr="00000000">
        <w:rPr>
          <w:i w:val="1"/>
          <w:iCs w:val="1"/>
          <w:rtl w:val="0"/>
        </w:rPr>
        <w:t xml:space="preserve">And justice we will deliver,</w:t>
      </w:r>
      <w:r w:rsidDel="00000000" w:rsidR="00000000" w:rsidRPr="00000000">
        <w:rPr>
          <w:rtl w:val="0"/>
        </w:rPr>
        <w:t xml:space="preserve"> he thought. </w:t>
      </w:r>
    </w:p>
    <w:p w:rsidR="00000000" w:rsidDel="00000000" w:rsidP="00000000" w:rsidRDefault="00000000" w:rsidRPr="00000000" w14:paraId="0000076A">
      <w:pPr>
        <w:spacing w:after="0" w:before="0" w:line="480" w:lineRule="auto"/>
        <w:ind w:left="720" w:firstLine="720"/>
        <w:rPr/>
      </w:pPr>
      <w:r w:rsidDel="00000000" w:rsidR="00000000" w:rsidRPr="00000000">
        <w:rPr>
          <w:rtl w:val="0"/>
        </w:rPr>
        <w:t xml:space="preserve">His gaze flickered toward the hallway leading to The Prime Archon’s office. Sealed doors, guarded at all times. Behind them, decisions were being made that people like him would never hear.</w:t>
      </w:r>
    </w:p>
    <w:p w:rsidR="00000000" w:rsidDel="00000000" w:rsidP="00000000" w:rsidRDefault="00000000" w:rsidRPr="00000000" w14:paraId="0000076B">
      <w:pPr>
        <w:spacing w:after="0" w:before="0" w:line="480" w:lineRule="auto"/>
        <w:ind w:left="720" w:firstLine="720"/>
        <w:rPr/>
      </w:pPr>
      <w:r w:rsidDel="00000000" w:rsidR="00000000" w:rsidRPr="00000000">
        <w:rPr>
          <w:rtl w:val="0"/>
        </w:rPr>
        <w:t xml:space="preserve">He exhaled sharply, turning away. This wasn’t his concern.</w:t>
      </w:r>
    </w:p>
    <w:p w:rsidR="00000000" w:rsidDel="00000000" w:rsidP="00000000" w:rsidRDefault="00000000" w:rsidRPr="00000000" w14:paraId="0000076C">
      <w:pPr>
        <w:spacing w:after="0" w:before="0" w:line="480" w:lineRule="auto"/>
        <w:ind w:left="720" w:firstLine="720"/>
        <w:rPr/>
      </w:pPr>
      <w:r w:rsidDel="00000000" w:rsidR="00000000" w:rsidRPr="00000000">
        <w:rPr>
          <w:rtl w:val="0"/>
        </w:rPr>
        <w:t xml:space="preserve">He had work to do.</w:t>
      </w:r>
    </w:p>
    <w:p w:rsidR="00000000" w:rsidDel="00000000" w:rsidP="00000000" w:rsidRDefault="00000000" w:rsidRPr="00000000" w14:paraId="0000076D">
      <w:pPr>
        <w:spacing w:after="0" w:before="0" w:line="480" w:lineRule="auto"/>
        <w:ind w:left="720" w:firstLine="720"/>
        <w:rPr/>
      </w:pPr>
      <w:r w:rsidDel="00000000" w:rsidR="00000000" w:rsidRPr="00000000">
        <w:rPr>
          <w:rtl w:val="0"/>
        </w:rPr>
      </w:r>
    </w:p>
    <w:p w:rsidR="00000000" w:rsidDel="00000000" w:rsidP="00000000" w:rsidRDefault="00000000" w:rsidRPr="00000000" w14:paraId="0000076E">
      <w:pPr>
        <w:spacing w:after="0" w:before="0" w:line="480" w:lineRule="auto"/>
        <w:ind w:left="720" w:firstLine="720"/>
        <w:rPr/>
      </w:pPr>
      <w:r w:rsidDel="00000000" w:rsidR="00000000" w:rsidRPr="00000000">
        <w:rPr>
          <w:rtl w:val="0"/>
        </w:rPr>
        <w:t xml:space="preserve">The afternoon was worse than the morning.</w:t>
      </w:r>
    </w:p>
    <w:p w:rsidR="00000000" w:rsidDel="00000000" w:rsidP="00000000" w:rsidRDefault="00000000" w:rsidRPr="00000000" w14:paraId="0000076F">
      <w:pPr>
        <w:spacing w:after="0" w:before="0" w:line="480" w:lineRule="auto"/>
        <w:ind w:left="720" w:firstLine="720"/>
        <w:rPr/>
      </w:pPr>
      <w:r w:rsidDel="00000000" w:rsidR="00000000" w:rsidRPr="00000000">
        <w:rPr>
          <w:rtl w:val="0"/>
        </w:rPr>
        <w:t xml:space="preserve">The monotony stretched endlessly. His hand was cramping from stamping documents. His back ached from sitting in the same position for multiple flashes. The words on the pages started blurring together, names and numbers losing all meaning.</w:t>
      </w:r>
    </w:p>
    <w:p w:rsidR="00000000" w:rsidDel="00000000" w:rsidP="00000000" w:rsidRDefault="00000000" w:rsidRPr="00000000" w14:paraId="00000770">
      <w:pPr>
        <w:spacing w:after="0" w:before="0" w:line="480" w:lineRule="auto"/>
        <w:ind w:left="720" w:firstLine="720"/>
        <w:rPr/>
      </w:pPr>
      <w:r w:rsidDel="00000000" w:rsidR="00000000" w:rsidRPr="00000000">
        <w:rPr>
          <w:rtl w:val="0"/>
        </w:rPr>
        <w:t xml:space="preserve">Occasionally, he’d hear footsteps—someone important passing by. But he never looked up.</w:t>
      </w:r>
    </w:p>
    <w:p w:rsidR="00000000" w:rsidDel="00000000" w:rsidP="00000000" w:rsidRDefault="00000000" w:rsidRPr="00000000" w14:paraId="00000771">
      <w:pPr>
        <w:spacing w:after="0" w:before="0" w:line="480" w:lineRule="auto"/>
        <w:ind w:left="720" w:firstLine="720"/>
        <w:rPr/>
      </w:pPr>
      <w:r w:rsidDel="00000000" w:rsidR="00000000" w:rsidRPr="00000000">
        <w:rPr>
          <w:rtl w:val="0"/>
        </w:rPr>
        <w:t xml:space="preserve">Until just before the end of the day, when </w:t>
      </w:r>
      <w:r w:rsidDel="00000000" w:rsidR="00000000" w:rsidRPr="00000000">
        <w:rPr>
          <w:i w:val="1"/>
          <w:iCs w:val="1"/>
          <w:rtl w:val="0"/>
        </w:rPr>
        <w:t xml:space="preserve">he</w:t>
      </w:r>
      <w:r w:rsidDel="00000000" w:rsidR="00000000" w:rsidRPr="00000000">
        <w:rPr>
          <w:rtl w:val="0"/>
        </w:rPr>
        <w:t xml:space="preserve"> arrived.</w:t>
      </w:r>
    </w:p>
    <w:p w:rsidR="00000000" w:rsidDel="00000000" w:rsidP="00000000" w:rsidRDefault="00000000" w:rsidRPr="00000000" w14:paraId="00000772">
      <w:pPr>
        <w:spacing w:after="0" w:before="0" w:line="480" w:lineRule="auto"/>
        <w:ind w:left="720" w:firstLine="720"/>
        <w:rPr/>
      </w:pPr>
      <w:r w:rsidDel="00000000" w:rsidR="00000000" w:rsidRPr="00000000">
        <w:rPr>
          <w:rtl w:val="0"/>
        </w:rPr>
        <w:t xml:space="preserve">Haldric didn’t see him at first. He only felt the difference.</w:t>
      </w:r>
    </w:p>
    <w:p w:rsidR="00000000" w:rsidDel="00000000" w:rsidP="00000000" w:rsidRDefault="00000000" w:rsidRPr="00000000" w14:paraId="00000773">
      <w:pPr>
        <w:spacing w:after="0" w:before="0" w:line="480" w:lineRule="auto"/>
        <w:ind w:left="720" w:firstLine="720"/>
        <w:rPr/>
      </w:pPr>
      <w:r w:rsidDel="00000000" w:rsidR="00000000" w:rsidRPr="00000000">
        <w:rPr>
          <w:rtl w:val="0"/>
        </w:rPr>
        <w:t xml:space="preserve">The way the guards near The Prime’s office straightened slightly, how clerks at nearby desks suddenly paid just a bit more attention to their work, avoiding glances upward.</w:t>
      </w:r>
    </w:p>
    <w:p w:rsidR="00000000" w:rsidDel="00000000" w:rsidP="00000000" w:rsidRDefault="00000000" w:rsidRPr="00000000" w14:paraId="00000774">
      <w:pPr>
        <w:spacing w:after="0" w:before="0" w:line="480" w:lineRule="auto"/>
        <w:ind w:left="720" w:firstLine="720"/>
        <w:rPr/>
      </w:pPr>
      <w:r w:rsidDel="00000000" w:rsidR="00000000" w:rsidRPr="00000000">
        <w:rPr>
          <w:rtl w:val="0"/>
        </w:rPr>
        <w:t xml:space="preserve">Silver Wing Godric.</w:t>
      </w:r>
    </w:p>
    <w:p w:rsidR="00000000" w:rsidDel="00000000" w:rsidP="00000000" w:rsidRDefault="00000000" w:rsidRPr="00000000" w14:paraId="00000775">
      <w:pPr>
        <w:spacing w:after="0" w:before="0" w:line="480" w:lineRule="auto"/>
        <w:ind w:left="720" w:firstLine="720"/>
        <w:rPr/>
      </w:pPr>
      <w:r w:rsidDel="00000000" w:rsidR="00000000" w:rsidRPr="00000000">
        <w:rPr>
          <w:rtl w:val="0"/>
        </w:rPr>
        <w:t xml:space="preserve">The Mythical Beast Hunter wasn’t here for pleasantries.</w:t>
      </w:r>
    </w:p>
    <w:p w:rsidR="00000000" w:rsidDel="00000000" w:rsidP="00000000" w:rsidRDefault="00000000" w:rsidRPr="00000000" w14:paraId="00000776">
      <w:pPr>
        <w:spacing w:after="0" w:before="0" w:line="480" w:lineRule="auto"/>
        <w:ind w:left="720" w:firstLine="720"/>
        <w:rPr/>
      </w:pPr>
      <w:r w:rsidDel="00000000" w:rsidR="00000000" w:rsidRPr="00000000">
        <w:rPr>
          <w:rtl w:val="0"/>
        </w:rPr>
        <w:t xml:space="preserve">He stood near the entrance of The Prime Archon’s office, arms stiff at his sides but his posture was sharp, wound tight.</w:t>
      </w:r>
    </w:p>
    <w:p w:rsidR="00000000" w:rsidDel="00000000" w:rsidP="00000000" w:rsidRDefault="00000000" w:rsidRPr="00000000" w14:paraId="00000777">
      <w:pPr>
        <w:spacing w:after="0" w:before="0" w:line="480" w:lineRule="auto"/>
        <w:ind w:left="720" w:firstLine="720"/>
        <w:rPr/>
      </w:pPr>
      <w:r w:rsidDel="00000000" w:rsidR="00000000" w:rsidRPr="00000000">
        <w:rPr>
          <w:rtl w:val="0"/>
        </w:rPr>
        <w:t xml:space="preserve">Haldric had seen Godric from a distance before. A disciplined, structured man. A model soldier in every way. A true hero.</w:t>
      </w:r>
    </w:p>
    <w:p w:rsidR="00000000" w:rsidDel="00000000" w:rsidP="00000000" w:rsidRDefault="00000000" w:rsidRPr="00000000" w14:paraId="00000778">
      <w:pPr>
        <w:spacing w:after="0" w:before="0" w:line="480" w:lineRule="auto"/>
        <w:ind w:left="720" w:firstLine="720"/>
        <w:rPr/>
      </w:pPr>
      <w:r w:rsidDel="00000000" w:rsidR="00000000" w:rsidRPr="00000000">
        <w:rPr>
          <w:rtl w:val="0"/>
        </w:rPr>
        <w:t xml:space="preserve">But now…</w:t>
      </w:r>
    </w:p>
    <w:p w:rsidR="00000000" w:rsidDel="00000000" w:rsidP="00000000" w:rsidRDefault="00000000" w:rsidRPr="00000000" w14:paraId="00000779">
      <w:pPr>
        <w:spacing w:after="0" w:before="0" w:line="480" w:lineRule="auto"/>
        <w:ind w:left="720" w:firstLine="720"/>
        <w:rPr/>
      </w:pPr>
      <w:r w:rsidDel="00000000" w:rsidR="00000000" w:rsidRPr="00000000">
        <w:rPr>
          <w:rtl w:val="0"/>
        </w:rPr>
        <w:t xml:space="preserve">Godric’s normally neat hair was slightly unkempt, a few strands falling loose from where they should have been spiked back. His uniform, usually crisp, had a slight misalignment at the collar, the fabric wrinkled like he had been gripping it too tightly.</w:t>
      </w:r>
    </w:p>
    <w:p w:rsidR="00000000" w:rsidDel="00000000" w:rsidP="00000000" w:rsidRDefault="00000000" w:rsidRPr="00000000" w14:paraId="0000077A">
      <w:pPr>
        <w:spacing w:after="0" w:before="0" w:line="480" w:lineRule="auto"/>
        <w:ind w:left="720" w:firstLine="720"/>
        <w:rPr/>
      </w:pPr>
      <w:r w:rsidDel="00000000" w:rsidR="00000000" w:rsidRPr="00000000">
        <w:rPr>
          <w:rtl w:val="0"/>
        </w:rPr>
        <w:t xml:space="preserve">He stepped forward. Spoke low. “I have questions for The Prime.”</w:t>
      </w:r>
    </w:p>
    <w:p w:rsidR="00000000" w:rsidDel="00000000" w:rsidP="00000000" w:rsidRDefault="00000000" w:rsidRPr="00000000" w14:paraId="0000077B">
      <w:pPr>
        <w:spacing w:after="0" w:before="0" w:line="480" w:lineRule="auto"/>
        <w:ind w:left="720" w:firstLine="720"/>
        <w:rPr/>
      </w:pPr>
      <w:r w:rsidDel="00000000" w:rsidR="00000000" w:rsidRPr="00000000">
        <w:rPr>
          <w:rtl w:val="0"/>
        </w:rPr>
        <w:t xml:space="preserve">The guards exchanged a glance but didn’t argue. One of them pushed open the door, and Godric stepped inside.</w:t>
      </w:r>
    </w:p>
    <w:p w:rsidR="00000000" w:rsidDel="00000000" w:rsidP="00000000" w:rsidRDefault="00000000" w:rsidRPr="00000000" w14:paraId="0000077C">
      <w:pPr>
        <w:spacing w:after="0" w:before="0" w:line="480" w:lineRule="auto"/>
        <w:ind w:left="720" w:firstLine="720"/>
        <w:rPr/>
      </w:pPr>
      <w:r w:rsidDel="00000000" w:rsidR="00000000" w:rsidRPr="00000000">
        <w:rPr>
          <w:rtl w:val="0"/>
        </w:rPr>
        <w:t xml:space="preserve">The door clicked shut behind him.</w:t>
      </w:r>
    </w:p>
    <w:p w:rsidR="00000000" w:rsidDel="00000000" w:rsidP="00000000" w:rsidRDefault="00000000" w:rsidRPr="00000000" w14:paraId="0000077D">
      <w:pPr>
        <w:spacing w:after="0" w:before="0" w:line="480" w:lineRule="auto"/>
        <w:ind w:left="720" w:firstLine="720"/>
        <w:rPr/>
      </w:pPr>
      <w:r w:rsidDel="00000000" w:rsidR="00000000" w:rsidRPr="00000000">
        <w:rPr>
          <w:rtl w:val="0"/>
        </w:rPr>
      </w:r>
    </w:p>
    <w:p w:rsidR="00000000" w:rsidDel="00000000" w:rsidP="00000000" w:rsidRDefault="00000000" w:rsidRPr="00000000" w14:paraId="0000077E">
      <w:pPr>
        <w:spacing w:after="0" w:before="0" w:line="480" w:lineRule="auto"/>
        <w:ind w:left="720" w:firstLine="720"/>
        <w:rPr/>
      </w:pPr>
      <w:r w:rsidDel="00000000" w:rsidR="00000000" w:rsidRPr="00000000">
        <w:rPr>
          <w:rtl w:val="0"/>
        </w:rPr>
        <w:t xml:space="preserve">And that was when Haldric moved.</w:t>
      </w:r>
    </w:p>
    <w:p w:rsidR="00000000" w:rsidDel="00000000" w:rsidP="00000000" w:rsidRDefault="00000000" w:rsidRPr="00000000" w14:paraId="0000077F">
      <w:pPr>
        <w:spacing w:after="0" w:before="0" w:line="480" w:lineRule="auto"/>
        <w:ind w:left="720" w:firstLine="720"/>
        <w:rPr/>
      </w:pPr>
      <w:r w:rsidDel="00000000" w:rsidR="00000000" w:rsidRPr="00000000">
        <w:rPr>
          <w:rtl w:val="0"/>
        </w:rPr>
        <w:t xml:space="preserve">He pushed back from his desk, stretched as if casually shaking off fatigue, then made his way toward the same guards.</w:t>
      </w:r>
    </w:p>
    <w:p w:rsidR="00000000" w:rsidDel="00000000" w:rsidP="00000000" w:rsidRDefault="00000000" w:rsidRPr="00000000" w14:paraId="00000780">
      <w:pPr>
        <w:spacing w:after="0" w:before="0" w:line="480" w:lineRule="auto"/>
        <w:ind w:left="720" w:firstLine="720"/>
        <w:rPr/>
      </w:pPr>
      <w:r w:rsidDel="00000000" w:rsidR="00000000" w:rsidRPr="00000000">
        <w:rPr>
          <w:rtl w:val="0"/>
        </w:rPr>
        <w:t xml:space="preserve">One of them barely looked at him before speaking. “What do you need?”</w:t>
      </w:r>
    </w:p>
    <w:p w:rsidR="00000000" w:rsidDel="00000000" w:rsidP="00000000" w:rsidRDefault="00000000" w:rsidRPr="00000000" w14:paraId="00000781">
      <w:pPr>
        <w:spacing w:after="0" w:before="0" w:line="480" w:lineRule="auto"/>
        <w:ind w:left="720" w:firstLine="720"/>
        <w:rPr/>
      </w:pPr>
      <w:r w:rsidDel="00000000" w:rsidR="00000000" w:rsidRPr="00000000">
        <w:rPr>
          <w:rtl w:val="0"/>
        </w:rPr>
        <w:t xml:space="preserve">Haldric kept his expression neutral. Relaxed. “I need to pass along a report. The Archon</w:t>
      </w:r>
      <w:sdt>
        <w:sdtPr>
          <w:id w:val="2033333497"/>
          <w:tag w:val="goog_rdk_29"/>
        </w:sdtPr>
        <w:sdtContent>
          <w:ins w:author="William Cox" w:id="6" w:date="2025-12-21T18:39:00Z">
            <w:r w:rsidDel="00000000" w:rsidR="00000000" w:rsidRPr="00000000">
              <w:rPr>
                <w:rtl w:val="0"/>
              </w:rPr>
              <w:t xml:space="preserve">’s</w:t>
            </w:r>
          </w:ins>
        </w:sdtContent>
      </w:sdt>
      <w:r w:rsidDel="00000000" w:rsidR="00000000" w:rsidRPr="00000000">
        <w:rPr>
          <w:rtl w:val="0"/>
        </w:rPr>
        <w:t xml:space="preserve"> office requested it this morning.”</w:t>
      </w:r>
    </w:p>
    <w:p w:rsidR="00000000" w:rsidDel="00000000" w:rsidP="00000000" w:rsidRDefault="00000000" w:rsidRPr="00000000" w14:paraId="00000782">
      <w:pPr>
        <w:spacing w:after="0" w:before="0" w:line="480" w:lineRule="auto"/>
        <w:ind w:left="720" w:firstLine="720"/>
        <w:rPr/>
      </w:pPr>
      <w:r w:rsidDel="00000000" w:rsidR="00000000" w:rsidRPr="00000000">
        <w:rPr>
          <w:rtl w:val="0"/>
        </w:rPr>
        <w:t xml:space="preserve">That wasn’t entirely a lie. The Prime had requested it. Just… not today.</w:t>
      </w:r>
    </w:p>
    <w:p w:rsidR="00000000" w:rsidDel="00000000" w:rsidP="00000000" w:rsidRDefault="00000000" w:rsidRPr="00000000" w14:paraId="00000783">
      <w:pPr>
        <w:spacing w:after="0" w:before="0" w:line="480" w:lineRule="auto"/>
        <w:ind w:left="720" w:firstLine="720"/>
        <w:rPr/>
      </w:pPr>
      <w:r w:rsidDel="00000000" w:rsidR="00000000" w:rsidRPr="00000000">
        <w:rPr>
          <w:rtl w:val="0"/>
        </w:rPr>
        <w:t xml:space="preserve">The guards didn’t bother verifying. One of them gestured to the chair against the stone wall. “Wait here. He’s in a meeting.”</w:t>
      </w:r>
    </w:p>
    <w:p w:rsidR="00000000" w:rsidDel="00000000" w:rsidP="00000000" w:rsidRDefault="00000000" w:rsidRPr="00000000" w14:paraId="00000784">
      <w:pPr>
        <w:spacing w:after="0" w:before="0" w:line="480" w:lineRule="auto"/>
        <w:ind w:left="720" w:firstLine="720"/>
        <w:rPr/>
      </w:pPr>
      <w:r w:rsidDel="00000000" w:rsidR="00000000" w:rsidRPr="00000000">
        <w:rPr>
          <w:rtl w:val="0"/>
        </w:rPr>
        <w:t xml:space="preserve">Perfect.</w:t>
      </w:r>
    </w:p>
    <w:p w:rsidR="00000000" w:rsidDel="00000000" w:rsidP="00000000" w:rsidRDefault="00000000" w:rsidRPr="00000000" w14:paraId="00000785">
      <w:pPr>
        <w:spacing w:after="0" w:before="0" w:line="480" w:lineRule="auto"/>
        <w:ind w:left="720" w:firstLine="720"/>
        <w:rPr/>
      </w:pPr>
      <w:r w:rsidDel="00000000" w:rsidR="00000000" w:rsidRPr="00000000">
        <w:rPr>
          <w:rtl w:val="0"/>
        </w:rPr>
        <w:t xml:space="preserve">Haldric nodded, sat, and waited.</w:t>
      </w:r>
    </w:p>
    <w:p w:rsidR="00000000" w:rsidDel="00000000" w:rsidP="00000000" w:rsidRDefault="00000000" w:rsidRPr="00000000" w14:paraId="00000786">
      <w:pPr>
        <w:spacing w:after="0" w:before="0" w:line="480" w:lineRule="auto"/>
        <w:ind w:left="720" w:firstLine="720"/>
        <w:rPr/>
      </w:pPr>
      <w:r w:rsidDel="00000000" w:rsidR="00000000" w:rsidRPr="00000000">
        <w:rPr>
          <w:rtl w:val="0"/>
        </w:rPr>
        <w:t xml:space="preserve">Or rather—listened.</w:t>
      </w:r>
    </w:p>
    <w:p w:rsidR="00000000" w:rsidDel="00000000" w:rsidP="00000000" w:rsidRDefault="00000000" w:rsidRPr="00000000" w14:paraId="00000787">
      <w:pPr>
        <w:spacing w:after="0" w:before="0" w:line="480" w:lineRule="auto"/>
        <w:ind w:left="720" w:firstLine="720"/>
        <w:rPr/>
      </w:pPr>
      <w:r w:rsidDel="00000000" w:rsidR="00000000" w:rsidRPr="00000000">
        <w:rPr>
          <w:rtl w:val="0"/>
        </w:rPr>
        <w:t xml:space="preserve">At first, everything was muffled.</w:t>
      </w:r>
    </w:p>
    <w:p w:rsidR="00000000" w:rsidDel="00000000" w:rsidP="00000000" w:rsidRDefault="00000000" w:rsidRPr="00000000" w14:paraId="00000788">
      <w:pPr>
        <w:spacing w:after="0" w:before="0" w:line="480" w:lineRule="auto"/>
        <w:ind w:left="720" w:firstLine="720"/>
        <w:rPr/>
      </w:pPr>
      <w:r w:rsidDel="00000000" w:rsidR="00000000" w:rsidRPr="00000000">
        <w:rPr>
          <w:rtl w:val="0"/>
        </w:rPr>
        <w:t xml:space="preserve">A steady murmur of voices, broken by occasional pauses. The stone walls did their job well.</w:t>
      </w:r>
    </w:p>
    <w:p w:rsidR="00000000" w:rsidDel="00000000" w:rsidP="00000000" w:rsidRDefault="00000000" w:rsidRPr="00000000" w14:paraId="00000789">
      <w:pPr>
        <w:spacing w:after="0" w:before="0" w:line="480" w:lineRule="auto"/>
        <w:ind w:left="720" w:firstLine="720"/>
        <w:rPr/>
      </w:pPr>
      <w:r w:rsidDel="00000000" w:rsidR="00000000" w:rsidRPr="00000000">
        <w:rPr>
          <w:rtl w:val="0"/>
        </w:rPr>
        <w:t xml:space="preserve">But then—a shift.</w:t>
      </w:r>
    </w:p>
    <w:p w:rsidR="00000000" w:rsidDel="00000000" w:rsidP="00000000" w:rsidRDefault="00000000" w:rsidRPr="00000000" w14:paraId="0000078A">
      <w:pPr>
        <w:spacing w:after="0" w:before="0" w:line="480" w:lineRule="auto"/>
        <w:ind w:left="720" w:firstLine="720"/>
        <w:rPr/>
      </w:pPr>
      <w:r w:rsidDel="00000000" w:rsidR="00000000" w:rsidRPr="00000000">
        <w:rPr>
          <w:rtl w:val="0"/>
        </w:rPr>
        <w:t xml:space="preserve">A sharper voice. Raised. Not The Prime’s</w:t>
      </w:r>
    </w:p>
    <w:p w:rsidR="00000000" w:rsidDel="00000000" w:rsidP="00000000" w:rsidRDefault="00000000" w:rsidRPr="00000000" w14:paraId="0000078B">
      <w:pPr>
        <w:spacing w:after="0" w:before="0" w:line="480" w:lineRule="auto"/>
        <w:ind w:left="720" w:firstLine="720"/>
        <w:rPr/>
      </w:pPr>
      <w:r w:rsidDel="00000000" w:rsidR="00000000" w:rsidRPr="00000000">
        <w:rPr>
          <w:rtl w:val="0"/>
        </w:rPr>
        <w:t xml:space="preserve">Haldric’s back straightened slightly, feet firm against the floor. His heart kicked up just a fraction.</w:t>
      </w:r>
    </w:p>
    <w:p w:rsidR="00000000" w:rsidDel="00000000" w:rsidP="00000000" w:rsidRDefault="00000000" w:rsidRPr="00000000" w14:paraId="0000078C">
      <w:pPr>
        <w:spacing w:after="0" w:before="0" w:line="480" w:lineRule="auto"/>
        <w:ind w:left="720" w:firstLine="720"/>
        <w:rPr/>
      </w:pPr>
      <w:r w:rsidDel="00000000" w:rsidR="00000000" w:rsidRPr="00000000">
        <w:rPr>
          <w:rtl w:val="0"/>
        </w:rPr>
        <w:t xml:space="preserve">Then, through the thick </w:t>
      </w:r>
      <w:r w:rsidDel="00000000" w:rsidR="00000000" w:rsidRPr="00000000">
        <w:rPr>
          <w:rtl w:val="0"/>
        </w:rPr>
        <w:t xml:space="preserve">wooden</w:t>
      </w:r>
      <w:r w:rsidDel="00000000" w:rsidR="00000000" w:rsidRPr="00000000">
        <w:rPr>
          <w:rtl w:val="0"/>
        </w:rPr>
        <w:t xml:space="preserve"> door— “. . . are you bolting doing!?” Godric’s voice, rough, edged with barely restrained anger.</w:t>
      </w:r>
    </w:p>
    <w:p w:rsidR="00000000" w:rsidDel="00000000" w:rsidP="00000000" w:rsidRDefault="00000000" w:rsidRPr="00000000" w14:paraId="0000078D">
      <w:pPr>
        <w:spacing w:after="0" w:before="0" w:line="480" w:lineRule="auto"/>
        <w:ind w:left="720" w:firstLine="720"/>
        <w:rPr/>
      </w:pPr>
      <w:r w:rsidDel="00000000" w:rsidR="00000000" w:rsidRPr="00000000">
        <w:rPr>
          <w:rtl w:val="0"/>
        </w:rPr>
        <w:t xml:space="preserve">Muffled response. Too low to make out.</w:t>
      </w:r>
    </w:p>
    <w:p w:rsidR="00000000" w:rsidDel="00000000" w:rsidP="00000000" w:rsidRDefault="00000000" w:rsidRPr="00000000" w14:paraId="0000078E">
      <w:pPr>
        <w:spacing w:after="0" w:before="0" w:line="480" w:lineRule="auto"/>
        <w:ind w:left="720" w:firstLine="720"/>
        <w:rPr/>
      </w:pPr>
      <w:r w:rsidDel="00000000" w:rsidR="00000000" w:rsidRPr="00000000">
        <w:rPr>
          <w:rtl w:val="0"/>
        </w:rPr>
        <w:t xml:space="preserve">Another pause. Longer this time.</w:t>
      </w:r>
    </w:p>
    <w:p w:rsidR="00000000" w:rsidDel="00000000" w:rsidP="00000000" w:rsidRDefault="00000000" w:rsidRPr="00000000" w14:paraId="0000078F">
      <w:pPr>
        <w:spacing w:after="0" w:before="0" w:line="480" w:lineRule="auto"/>
        <w:ind w:left="720" w:firstLine="720"/>
        <w:rPr/>
      </w:pPr>
      <w:r w:rsidDel="00000000" w:rsidR="00000000" w:rsidRPr="00000000">
        <w:rPr>
          <w:rtl w:val="0"/>
        </w:rPr>
        <w:t xml:space="preserve">Then—sharper, more direct— “You asked me to take over this position!”</w:t>
      </w:r>
    </w:p>
    <w:p w:rsidR="00000000" w:rsidDel="00000000" w:rsidP="00000000" w:rsidRDefault="00000000" w:rsidRPr="00000000" w14:paraId="00000790">
      <w:pPr>
        <w:spacing w:after="0" w:before="0" w:line="480" w:lineRule="auto"/>
        <w:ind w:left="720" w:firstLine="720"/>
        <w:rPr/>
      </w:pPr>
      <w:r w:rsidDel="00000000" w:rsidR="00000000" w:rsidRPr="00000000">
        <w:rPr>
          <w:rtl w:val="0"/>
        </w:rPr>
        <w:t xml:space="preserve">A murmur of words followed, but still too quiet.</w:t>
      </w:r>
    </w:p>
    <w:p w:rsidR="00000000" w:rsidDel="00000000" w:rsidP="00000000" w:rsidRDefault="00000000" w:rsidRPr="00000000" w14:paraId="00000791">
      <w:pPr>
        <w:spacing w:after="0" w:before="0" w:line="480" w:lineRule="auto"/>
        <w:ind w:left="720" w:firstLine="720"/>
        <w:rPr/>
      </w:pPr>
      <w:r w:rsidDel="00000000" w:rsidR="00000000" w:rsidRPr="00000000">
        <w:rPr>
          <w:rtl w:val="0"/>
        </w:rPr>
        <w:t xml:space="preserve">Haldric’s fingers tightened against his knee.</w:t>
      </w:r>
    </w:p>
    <w:p w:rsidR="00000000" w:rsidDel="00000000" w:rsidP="00000000" w:rsidRDefault="00000000" w:rsidRPr="00000000" w14:paraId="00000792">
      <w:pPr>
        <w:spacing w:after="0" w:before="0" w:line="480" w:lineRule="auto"/>
        <w:ind w:left="720" w:firstLine="720"/>
        <w:rPr/>
      </w:pPr>
      <w:r w:rsidDel="00000000" w:rsidR="00000000" w:rsidRPr="00000000">
        <w:rPr>
          <w:rtl w:val="0"/>
        </w:rPr>
        <w:t xml:space="preserve">Then the words that made his stomach drop. “…DOING TO THEM?!”</w:t>
      </w:r>
    </w:p>
    <w:p w:rsidR="00000000" w:rsidDel="00000000" w:rsidP="00000000" w:rsidRDefault="00000000" w:rsidRPr="00000000" w14:paraId="00000793">
      <w:pPr>
        <w:spacing w:after="0" w:before="0" w:line="480" w:lineRule="auto"/>
        <w:ind w:left="720" w:firstLine="720"/>
        <w:rPr/>
      </w:pPr>
      <w:r w:rsidDel="00000000" w:rsidR="00000000" w:rsidRPr="00000000">
        <w:rPr>
          <w:rtl w:val="0"/>
        </w:rPr>
        <w:t xml:space="preserve">A spike of cold unease. </w:t>
      </w:r>
      <w:r w:rsidDel="00000000" w:rsidR="00000000" w:rsidRPr="00000000">
        <w:rPr>
          <w:i w:val="1"/>
          <w:iCs w:val="1"/>
          <w:rtl w:val="0"/>
        </w:rPr>
        <w:t xml:space="preserve">Them? </w:t>
      </w:r>
      <w:r w:rsidDel="00000000" w:rsidR="00000000" w:rsidRPr="00000000">
        <w:rPr>
          <w:rtl w:val="0"/>
        </w:rPr>
        <w:t xml:space="preserve">He wished he could hear what The Prime was saying. Only Godric spoke loud enough to catch.</w:t>
      </w:r>
    </w:p>
    <w:p w:rsidR="00000000" w:rsidDel="00000000" w:rsidP="00000000" w:rsidRDefault="00000000" w:rsidRPr="00000000" w14:paraId="00000794">
      <w:pPr>
        <w:spacing w:after="0" w:before="0" w:line="480" w:lineRule="auto"/>
        <w:ind w:left="720" w:firstLine="720"/>
        <w:rPr/>
      </w:pPr>
      <w:r w:rsidDel="00000000" w:rsidR="00000000" w:rsidRPr="00000000">
        <w:rPr>
          <w:rtl w:val="0"/>
        </w:rPr>
        <w:t xml:space="preserve">The pause that followed was tense—even through the wall, Haldric could feel it.</w:t>
      </w:r>
    </w:p>
    <w:p w:rsidR="00000000" w:rsidDel="00000000" w:rsidP="00000000" w:rsidRDefault="00000000" w:rsidRPr="00000000" w14:paraId="00000795">
      <w:pPr>
        <w:spacing w:after="0" w:before="0" w:line="480" w:lineRule="auto"/>
        <w:ind w:left="720" w:firstLine="720"/>
        <w:rPr/>
      </w:pPr>
      <w:r w:rsidDel="00000000" w:rsidR="00000000" w:rsidRPr="00000000">
        <w:rPr>
          <w:rtl w:val="0"/>
        </w:rPr>
        <w:t xml:space="preserve">Then, one last snap— “IF I FIND OUT YOU—”</w:t>
      </w:r>
    </w:p>
    <w:p w:rsidR="00000000" w:rsidDel="00000000" w:rsidP="00000000" w:rsidRDefault="00000000" w:rsidRPr="00000000" w14:paraId="00000796">
      <w:pPr>
        <w:spacing w:after="0" w:before="0" w:line="480" w:lineRule="auto"/>
        <w:ind w:left="720" w:firstLine="720"/>
        <w:rPr/>
      </w:pPr>
      <w:r w:rsidDel="00000000" w:rsidR="00000000" w:rsidRPr="00000000">
        <w:rPr>
          <w:rtl w:val="0"/>
        </w:rPr>
        <w:t xml:space="preserve">The door creaked open.</w:t>
      </w:r>
    </w:p>
    <w:p w:rsidR="00000000" w:rsidDel="00000000" w:rsidP="00000000" w:rsidRDefault="00000000" w:rsidRPr="00000000" w14:paraId="00000797">
      <w:pPr>
        <w:spacing w:after="0" w:before="0" w:line="480" w:lineRule="auto"/>
        <w:ind w:left="720" w:firstLine="720"/>
        <w:rPr/>
      </w:pPr>
      <w:r w:rsidDel="00000000" w:rsidR="00000000" w:rsidRPr="00000000">
        <w:rPr>
          <w:rtl w:val="0"/>
        </w:rPr>
        <w:t xml:space="preserve">Haldric’s pulse jumped. He immediately hunched forward, feigning disinterest, flipping open his stack of papers as if the reports actually mattered.</w:t>
      </w:r>
    </w:p>
    <w:p w:rsidR="00000000" w:rsidDel="00000000" w:rsidP="00000000" w:rsidRDefault="00000000" w:rsidRPr="00000000" w14:paraId="00000798">
      <w:pPr>
        <w:spacing w:after="0" w:before="0" w:line="480" w:lineRule="auto"/>
        <w:ind w:left="720" w:firstLine="720"/>
        <w:rPr/>
      </w:pPr>
      <w:r w:rsidDel="00000000" w:rsidR="00000000" w:rsidRPr="00000000">
        <w:rPr>
          <w:rtl w:val="0"/>
        </w:rPr>
        <w:t xml:space="preserve">From his lowered gaze, he saw Godric exit. He didn’t slam the door but the way he walked—sharp, fast, his hands curled into fists at his sides, said everything.</w:t>
      </w:r>
    </w:p>
    <w:p w:rsidR="00000000" w:rsidDel="00000000" w:rsidP="00000000" w:rsidRDefault="00000000" w:rsidRPr="00000000" w14:paraId="00000799">
      <w:pPr>
        <w:spacing w:after="0" w:before="0" w:line="480" w:lineRule="auto"/>
        <w:ind w:left="720" w:firstLine="720"/>
        <w:rPr/>
      </w:pPr>
      <w:r w:rsidDel="00000000" w:rsidR="00000000" w:rsidRPr="00000000">
        <w:rPr>
          <w:rtl w:val="0"/>
        </w:rPr>
        <w:t xml:space="preserve">The moment the door closed behind him, he didn’t even glance at the guards. Didn’t look at anyone.</w:t>
      </w:r>
    </w:p>
    <w:p w:rsidR="00000000" w:rsidDel="00000000" w:rsidP="00000000" w:rsidRDefault="00000000" w:rsidRPr="00000000" w14:paraId="0000079A">
      <w:pPr>
        <w:spacing w:after="0" w:before="0" w:line="480" w:lineRule="auto"/>
        <w:ind w:left="720" w:firstLine="720"/>
        <w:rPr/>
      </w:pPr>
      <w:r w:rsidDel="00000000" w:rsidR="00000000" w:rsidRPr="00000000">
        <w:rPr>
          <w:rtl w:val="0"/>
        </w:rPr>
        <w:t xml:space="preserve">He just left.</w:t>
      </w:r>
    </w:p>
    <w:p w:rsidR="00000000" w:rsidDel="00000000" w:rsidP="00000000" w:rsidRDefault="00000000" w:rsidRPr="00000000" w14:paraId="0000079B">
      <w:pPr>
        <w:spacing w:after="0" w:before="0" w:line="480" w:lineRule="auto"/>
        <w:ind w:left="720" w:firstLine="720"/>
        <w:rPr/>
      </w:pPr>
      <w:r w:rsidDel="00000000" w:rsidR="00000000" w:rsidRPr="00000000">
        <w:rPr>
          <w:rtl w:val="0"/>
        </w:rPr>
        <w:t xml:space="preserve">Haldric forced himself to stay still, resisting the urge to watch Godric disappear down the hall. Instead, he let his gaze drop to the floor, mind racing.</w:t>
      </w:r>
    </w:p>
    <w:p w:rsidR="00000000" w:rsidDel="00000000" w:rsidP="00000000" w:rsidRDefault="00000000" w:rsidRPr="00000000" w14:paraId="0000079C">
      <w:pPr>
        <w:spacing w:after="0" w:before="0" w:line="480" w:lineRule="auto"/>
        <w:ind w:left="720" w:firstLine="720"/>
        <w:rPr/>
      </w:pPr>
      <w:r w:rsidDel="00000000" w:rsidR="00000000" w:rsidRPr="00000000">
        <w:rPr>
          <w:i w:val="1"/>
          <w:iCs w:val="1"/>
          <w:rtl w:val="0"/>
        </w:rPr>
        <w:t xml:space="preserve">What had The Prime said? What was happening? And most importantly—who was ‘them’?</w:t>
      </w:r>
      <w:r w:rsidDel="00000000" w:rsidR="00000000" w:rsidRPr="00000000">
        <w:rPr>
          <w:rtl w:val="0"/>
        </w:rPr>
      </w:r>
    </w:p>
    <w:p w:rsidR="00000000" w:rsidDel="00000000" w:rsidP="00000000" w:rsidRDefault="00000000" w:rsidRPr="00000000" w14:paraId="0000079D">
      <w:pPr>
        <w:spacing w:after="0" w:before="0" w:line="480" w:lineRule="auto"/>
        <w:ind w:left="720" w:firstLine="720"/>
        <w:rPr/>
      </w:pPr>
      <w:r w:rsidDel="00000000" w:rsidR="00000000" w:rsidRPr="00000000">
        <w:rPr>
          <w:rtl w:val="0"/>
        </w:rPr>
        <w:t xml:space="preserve">A voice snapped him from his thoughts.</w:t>
      </w:r>
    </w:p>
    <w:p w:rsidR="00000000" w:rsidDel="00000000" w:rsidP="00000000" w:rsidRDefault="00000000" w:rsidRPr="00000000" w14:paraId="0000079E">
      <w:pPr>
        <w:spacing w:after="0" w:before="0" w:line="480" w:lineRule="auto"/>
        <w:ind w:left="720" w:firstLine="720"/>
        <w:rPr/>
      </w:pPr>
      <w:r w:rsidDel="00000000" w:rsidR="00000000" w:rsidRPr="00000000">
        <w:rPr>
          <w:rtl w:val="0"/>
        </w:rPr>
        <w:t xml:space="preserve">“Haldric.”</w:t>
      </w:r>
    </w:p>
    <w:p w:rsidR="00000000" w:rsidDel="00000000" w:rsidP="00000000" w:rsidRDefault="00000000" w:rsidRPr="00000000" w14:paraId="0000079F">
      <w:pPr>
        <w:spacing w:after="0" w:before="0" w:line="480" w:lineRule="auto"/>
        <w:ind w:left="720" w:firstLine="720"/>
        <w:rPr/>
      </w:pPr>
      <w:r w:rsidDel="00000000" w:rsidR="00000000" w:rsidRPr="00000000">
        <w:rPr>
          <w:rtl w:val="0"/>
        </w:rPr>
        <w:t xml:space="preserve">One of The Prime’s attendants addressed him. “The Prime Archon will see you now.”</w:t>
      </w:r>
    </w:p>
    <w:p w:rsidR="00000000" w:rsidDel="00000000" w:rsidP="00000000" w:rsidRDefault="00000000" w:rsidRPr="00000000" w14:paraId="000007A0">
      <w:pPr>
        <w:spacing w:after="0" w:before="0" w:line="480" w:lineRule="auto"/>
        <w:ind w:left="720" w:firstLine="720"/>
        <w:rPr/>
      </w:pPr>
      <w:r w:rsidDel="00000000" w:rsidR="00000000" w:rsidRPr="00000000">
        <w:rPr>
          <w:rtl w:val="0"/>
        </w:rPr>
        <w:t xml:space="preserve">Haldric swallowed, schooling his expression into neutrality. No hesitation. No visible nerves. He stood, adjusting the paper in his hands like it was the only thing that mattered, and stepped inside.</w:t>
      </w:r>
    </w:p>
    <w:p w:rsidR="00000000" w:rsidDel="00000000" w:rsidP="00000000" w:rsidRDefault="00000000" w:rsidRPr="00000000" w14:paraId="000007A1">
      <w:pPr>
        <w:spacing w:after="0" w:before="0" w:line="480" w:lineRule="auto"/>
        <w:ind w:left="720" w:firstLine="720"/>
        <w:rPr/>
      </w:pPr>
      <w:r w:rsidDel="00000000" w:rsidR="00000000" w:rsidRPr="00000000">
        <w:rPr>
          <w:rtl w:val="0"/>
        </w:rPr>
        <w:t xml:space="preserve">The silence in the office felt different.</w:t>
      </w:r>
    </w:p>
    <w:p w:rsidR="00000000" w:rsidDel="00000000" w:rsidP="00000000" w:rsidRDefault="00000000" w:rsidRPr="00000000" w14:paraId="000007A2">
      <w:pPr>
        <w:spacing w:after="0" w:before="0" w:line="480" w:lineRule="auto"/>
        <w:ind w:left="720" w:firstLine="720"/>
        <w:rPr/>
      </w:pPr>
      <w:r w:rsidDel="00000000" w:rsidR="00000000" w:rsidRPr="00000000">
        <w:rPr>
          <w:rtl w:val="0"/>
        </w:rPr>
        <w:t xml:space="preserve">Not the usual, weighted kind of silence that accompanied The Prime’s presence. This was cracked—uneven, like something had shaken the room just before Haldric stepped in.</w:t>
      </w:r>
    </w:p>
    <w:p w:rsidR="00000000" w:rsidDel="00000000" w:rsidP="00000000" w:rsidRDefault="00000000" w:rsidRPr="00000000" w14:paraId="000007A3">
      <w:pPr>
        <w:spacing w:after="0" w:before="0" w:line="480" w:lineRule="auto"/>
        <w:ind w:left="720" w:firstLine="720"/>
        <w:rPr/>
      </w:pPr>
      <w:r w:rsidDel="00000000" w:rsidR="00000000" w:rsidRPr="00000000">
        <w:rPr>
          <w:rtl w:val="0"/>
        </w:rPr>
        <w:t xml:space="preserve">And maybe it had.</w:t>
      </w:r>
    </w:p>
    <w:p w:rsidR="00000000" w:rsidDel="00000000" w:rsidP="00000000" w:rsidRDefault="00000000" w:rsidRPr="00000000" w14:paraId="000007A4">
      <w:pPr>
        <w:spacing w:after="0" w:before="0" w:line="480" w:lineRule="auto"/>
        <w:ind w:left="720" w:firstLine="720"/>
        <w:rPr/>
      </w:pPr>
      <w:r w:rsidDel="00000000" w:rsidR="00000000" w:rsidRPr="00000000">
        <w:rPr>
          <w:rtl w:val="0"/>
        </w:rPr>
        <w:t xml:space="preserve">     </w:t>
      </w:r>
      <w:sdt>
        <w:sdtPr>
          <w:id w:val="-1451759636"/>
          <w:tag w:val="goog_rdk_30"/>
        </w:sdtPr>
        <w:sdtContent>
          <w:commentRangeStart w:id="19"/>
        </w:sdtContent>
      </w:sdt>
      <w:r w:rsidDel="00000000" w:rsidR="00000000" w:rsidRPr="00000000">
        <w:rPr>
          <w:rtl w:val="0"/>
        </w:rPr>
        <w:t xml:space="preserve">The Prime Archon’s office was Stormhaven in miniature: pristine, controlled, and cold. The desk, carved from a single slab of dark stone, was polished to perfection, its surface nearly bare, as if clutter itself was beneath him. Behind him, a massive carved relief of the city loomed, a precise map etched into the rock, every district accounted for, every tunnel controlled.</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7A5">
      <w:pPr>
        <w:spacing w:after="0" w:before="0" w:line="480" w:lineRule="auto"/>
        <w:ind w:left="720" w:firstLine="720"/>
        <w:rPr/>
      </w:pPr>
      <w:r w:rsidDel="00000000" w:rsidR="00000000" w:rsidRPr="00000000">
        <w:rPr>
          <w:rtl w:val="0"/>
        </w:rPr>
        <w:t xml:space="preserve">     And yet, for the first time, the man sitting at the desk did not match his domain.</w:t>
      </w:r>
    </w:p>
    <w:p w:rsidR="00000000" w:rsidDel="00000000" w:rsidP="00000000" w:rsidRDefault="00000000" w:rsidRPr="00000000" w14:paraId="000007A6">
      <w:pPr>
        <w:spacing w:after="0" w:before="0" w:line="480" w:lineRule="auto"/>
        <w:ind w:left="720" w:firstLine="720"/>
        <w:rPr/>
      </w:pPr>
      <w:r w:rsidDel="00000000" w:rsidR="00000000" w:rsidRPr="00000000">
        <w:rPr>
          <w:rtl w:val="0"/>
        </w:rPr>
        <w:t xml:space="preserve">     His fingers pressed too firmly against the papers before him. His collar was slightly askew—not enough to be immediately noticeable, but just uneven enough to feel off. A set of deep creases ran down the center of his tunic, not the usual folds from wear, but bunched in a way that didn’t seem natural. His sleeve bore a faint wrinkle near the elbow, as if it had been shifted, pushed, or gripped at some point.</w:t>
      </w:r>
    </w:p>
    <w:p w:rsidR="00000000" w:rsidDel="00000000" w:rsidP="00000000" w:rsidRDefault="00000000" w:rsidRPr="00000000" w14:paraId="000007A7">
      <w:pPr>
        <w:spacing w:after="0" w:before="0" w:line="480" w:lineRule="auto"/>
        <w:ind w:left="720" w:firstLine="720"/>
        <w:rPr/>
      </w:pPr>
      <w:r w:rsidDel="00000000" w:rsidR="00000000" w:rsidRPr="00000000">
        <w:rPr>
          <w:rtl w:val="0"/>
        </w:rPr>
        <w:t xml:space="preserve">Haldric wasn’t supposed to notice these things.</w:t>
      </w:r>
    </w:p>
    <w:p w:rsidR="00000000" w:rsidDel="00000000" w:rsidP="00000000" w:rsidRDefault="00000000" w:rsidRPr="00000000" w14:paraId="000007A8">
      <w:pPr>
        <w:spacing w:after="0" w:before="0" w:line="480" w:lineRule="auto"/>
        <w:ind w:left="720" w:firstLine="720"/>
        <w:rPr/>
      </w:pPr>
      <w:r w:rsidDel="00000000" w:rsidR="00000000" w:rsidRPr="00000000">
        <w:rPr>
          <w:rtl w:val="0"/>
        </w:rPr>
        <w:t xml:space="preserve">But he did.</w:t>
      </w:r>
    </w:p>
    <w:p w:rsidR="00000000" w:rsidDel="00000000" w:rsidP="00000000" w:rsidRDefault="00000000" w:rsidRPr="00000000" w14:paraId="000007A9">
      <w:pPr>
        <w:spacing w:after="0" w:before="0" w:line="480" w:lineRule="auto"/>
        <w:ind w:left="720" w:firstLine="720"/>
        <w:rPr/>
      </w:pPr>
      <w:r w:rsidDel="00000000" w:rsidR="00000000" w:rsidRPr="00000000">
        <w:rPr>
          <w:rtl w:val="0"/>
        </w:rPr>
        <w:t xml:space="preserve">And before anything else, The Prime exhaled sharply, his upper lip curling slightly in disgust.</w:t>
      </w:r>
    </w:p>
    <w:p w:rsidR="00000000" w:rsidDel="00000000" w:rsidP="00000000" w:rsidRDefault="00000000" w:rsidRPr="00000000" w14:paraId="000007AA">
      <w:pPr>
        <w:spacing w:after="0" w:before="0" w:line="480" w:lineRule="auto"/>
        <w:ind w:left="720" w:firstLine="720"/>
        <w:rPr/>
      </w:pPr>
      <w:r w:rsidDel="00000000" w:rsidR="00000000" w:rsidRPr="00000000">
        <w:rPr>
          <w:rtl w:val="0"/>
        </w:rPr>
        <w:t xml:space="preserve">“Blasted Hunters,” he muttered, almost spitting the word before catching himself.</w:t>
      </w:r>
    </w:p>
    <w:p w:rsidR="00000000" w:rsidDel="00000000" w:rsidP="00000000" w:rsidRDefault="00000000" w:rsidRPr="00000000" w14:paraId="000007AB">
      <w:pPr>
        <w:spacing w:after="0" w:before="0" w:line="480" w:lineRule="auto"/>
        <w:ind w:left="720" w:firstLine="720"/>
        <w:rPr/>
      </w:pPr>
      <w:r w:rsidDel="00000000" w:rsidR="00000000" w:rsidRPr="00000000">
        <w:rPr>
          <w:rtl w:val="0"/>
        </w:rPr>
        <w:t xml:space="preserve">Haldric’s pulse jumped.</w:t>
      </w:r>
    </w:p>
    <w:p w:rsidR="00000000" w:rsidDel="00000000" w:rsidP="00000000" w:rsidRDefault="00000000" w:rsidRPr="00000000" w14:paraId="000007AC">
      <w:pPr>
        <w:spacing w:after="0" w:before="0" w:line="480" w:lineRule="auto"/>
        <w:ind w:left="720" w:firstLine="720"/>
        <w:rPr/>
      </w:pPr>
      <w:r w:rsidDel="00000000" w:rsidR="00000000" w:rsidRPr="00000000">
        <w:rPr>
          <w:rtl w:val="0"/>
        </w:rPr>
        <w:t xml:space="preserve">The Prime never did that.</w:t>
      </w:r>
    </w:p>
    <w:p w:rsidR="00000000" w:rsidDel="00000000" w:rsidP="00000000" w:rsidRDefault="00000000" w:rsidRPr="00000000" w14:paraId="000007AD">
      <w:pPr>
        <w:spacing w:after="0" w:before="0" w:line="480" w:lineRule="auto"/>
        <w:ind w:left="720" w:firstLine="720"/>
        <w:rPr/>
      </w:pPr>
      <w:r w:rsidDel="00000000" w:rsidR="00000000" w:rsidRPr="00000000">
        <w:rPr>
          <w:rtl w:val="0"/>
        </w:rPr>
        <w:t xml:space="preserve">For all his control, all his public-facing image, the words came out like a slur. Haldric had never seen The Prime display open disdain like this before. </w:t>
      </w:r>
    </w:p>
    <w:p w:rsidR="00000000" w:rsidDel="00000000" w:rsidP="00000000" w:rsidRDefault="00000000" w:rsidRPr="00000000" w14:paraId="000007AE">
      <w:pPr>
        <w:spacing w:after="0" w:before="0" w:line="480" w:lineRule="auto"/>
        <w:ind w:left="720" w:firstLine="720"/>
        <w:rPr/>
      </w:pPr>
      <w:r w:rsidDel="00000000" w:rsidR="00000000" w:rsidRPr="00000000">
        <w:rPr>
          <w:rtl w:val="0"/>
        </w:rPr>
        <w:t xml:space="preserve">But just as fast as the slip happened, it was gone. The Prime Archon straightened, his expression smoothing back into its usual, unreadable mask.</w:t>
      </w:r>
    </w:p>
    <w:p w:rsidR="00000000" w:rsidDel="00000000" w:rsidP="00000000" w:rsidRDefault="00000000" w:rsidRPr="00000000" w14:paraId="000007AF">
      <w:pPr>
        <w:spacing w:after="0" w:before="0" w:line="480" w:lineRule="auto"/>
        <w:ind w:left="720" w:firstLine="720"/>
        <w:rPr/>
      </w:pPr>
      <w:r w:rsidDel="00000000" w:rsidR="00000000" w:rsidRPr="00000000">
        <w:rPr>
          <w:rtl w:val="0"/>
        </w:rPr>
        <w:t xml:space="preserve">Haldric hadn’t realized he was staring until he felt his own throat tighten. He forced himself to keep his posture steady. No reaction. Nothing out of the ordinary.</w:t>
      </w:r>
    </w:p>
    <w:p w:rsidR="00000000" w:rsidDel="00000000" w:rsidP="00000000" w:rsidRDefault="00000000" w:rsidRPr="00000000" w14:paraId="000007B0">
      <w:pPr>
        <w:spacing w:after="0" w:before="0" w:line="480" w:lineRule="auto"/>
        <w:ind w:left="720" w:firstLine="720"/>
        <w:rPr/>
      </w:pPr>
      <w:r w:rsidDel="00000000" w:rsidR="00000000" w:rsidRPr="00000000">
        <w:rPr>
          <w:rtl w:val="0"/>
        </w:rPr>
      </w:r>
    </w:p>
    <w:p w:rsidR="00000000" w:rsidDel="00000000" w:rsidP="00000000" w:rsidRDefault="00000000" w:rsidRPr="00000000" w14:paraId="000007B1">
      <w:pPr>
        <w:spacing w:after="0" w:before="0" w:line="480" w:lineRule="auto"/>
        <w:ind w:left="720" w:firstLine="720"/>
        <w:rPr/>
      </w:pPr>
      <w:r w:rsidDel="00000000" w:rsidR="00000000" w:rsidRPr="00000000">
        <w:rPr>
          <w:rtl w:val="0"/>
        </w:rPr>
        <w:t xml:space="preserve">But something of his reaction must have shown, because The Prime’s gaze flickered up, just for a second, sharp, assessing.</w:t>
      </w:r>
    </w:p>
    <w:p w:rsidR="00000000" w:rsidDel="00000000" w:rsidP="00000000" w:rsidRDefault="00000000" w:rsidRPr="00000000" w14:paraId="000007B2">
      <w:pPr>
        <w:spacing w:after="0" w:before="0" w:line="480" w:lineRule="auto"/>
        <w:ind w:left="720" w:firstLine="720"/>
        <w:rPr/>
      </w:pPr>
      <w:r w:rsidDel="00000000" w:rsidR="00000000" w:rsidRPr="00000000">
        <w:rPr>
          <w:i w:val="1"/>
          <w:iCs w:val="1"/>
          <w:rtl w:val="0"/>
        </w:rPr>
        <w:t xml:space="preserve">Don’t acknowledge it,</w:t>
      </w:r>
      <w:r w:rsidDel="00000000" w:rsidR="00000000" w:rsidRPr="00000000">
        <w:rPr>
          <w:rtl w:val="0"/>
        </w:rPr>
        <w:t xml:space="preserve"> Haldric thought. </w:t>
      </w:r>
      <w:r w:rsidDel="00000000" w:rsidR="00000000" w:rsidRPr="00000000">
        <w:rPr>
          <w:i w:val="1"/>
          <w:iCs w:val="1"/>
          <w:rtl w:val="0"/>
        </w:rPr>
        <w:t xml:space="preserve">Move on.</w:t>
      </w:r>
      <w:r w:rsidDel="00000000" w:rsidR="00000000" w:rsidRPr="00000000">
        <w:rPr>
          <w:rtl w:val="0"/>
        </w:rPr>
      </w:r>
    </w:p>
    <w:p w:rsidR="00000000" w:rsidDel="00000000" w:rsidP="00000000" w:rsidRDefault="00000000" w:rsidRPr="00000000" w14:paraId="000007B3">
      <w:pPr>
        <w:spacing w:after="0" w:before="0" w:line="480" w:lineRule="auto"/>
        <w:ind w:left="720" w:firstLine="720"/>
        <w:rPr/>
      </w:pPr>
      <w:r w:rsidDel="00000000" w:rsidR="00000000" w:rsidRPr="00000000">
        <w:rPr>
          <w:rtl w:val="0"/>
        </w:rPr>
        <w:t xml:space="preserve">He swallowed and opened his mouth, only to realize that the reason he had come here sounded much weaker now than it had in his head.</w:t>
      </w:r>
    </w:p>
    <w:p w:rsidR="00000000" w:rsidDel="00000000" w:rsidP="00000000" w:rsidRDefault="00000000" w:rsidRPr="00000000" w14:paraId="000007B4">
      <w:pPr>
        <w:spacing w:after="0" w:before="0" w:line="480" w:lineRule="auto"/>
        <w:ind w:left="720" w:firstLine="720"/>
        <w:rPr/>
      </w:pPr>
      <w:r w:rsidDel="00000000" w:rsidR="00000000" w:rsidRPr="00000000">
        <w:rPr>
          <w:rtl w:val="0"/>
        </w:rPr>
        <w:t xml:space="preserve">He had an excuse. Something about a report. But standing here, with the tension still thick in the air, it suddenly felt ridiculous.</w:t>
      </w:r>
    </w:p>
    <w:p w:rsidR="00000000" w:rsidDel="00000000" w:rsidP="00000000" w:rsidRDefault="00000000" w:rsidRPr="00000000" w14:paraId="000007B5">
      <w:pPr>
        <w:spacing w:after="0" w:before="0" w:line="480" w:lineRule="auto"/>
        <w:ind w:left="720" w:firstLine="720"/>
        <w:rPr/>
      </w:pPr>
      <w:r w:rsidDel="00000000" w:rsidR="00000000" w:rsidRPr="00000000">
        <w:rPr>
          <w:rtl w:val="0"/>
        </w:rPr>
        <w:t xml:space="preserve">The moment stretched.</w:t>
      </w:r>
    </w:p>
    <w:p w:rsidR="00000000" w:rsidDel="00000000" w:rsidP="00000000" w:rsidRDefault="00000000" w:rsidRPr="00000000" w14:paraId="000007B6">
      <w:pPr>
        <w:spacing w:after="0" w:before="0" w:line="480" w:lineRule="auto"/>
        <w:ind w:left="720" w:firstLine="720"/>
        <w:rPr/>
      </w:pPr>
      <w:r w:rsidDel="00000000" w:rsidR="00000000" w:rsidRPr="00000000">
        <w:rPr>
          <w:rtl w:val="0"/>
        </w:rPr>
        <w:t xml:space="preserve">Too long.</w:t>
      </w:r>
    </w:p>
    <w:p w:rsidR="00000000" w:rsidDel="00000000" w:rsidP="00000000" w:rsidRDefault="00000000" w:rsidRPr="00000000" w14:paraId="000007B7">
      <w:pPr>
        <w:spacing w:after="0" w:before="0" w:line="480" w:lineRule="auto"/>
        <w:ind w:left="720" w:firstLine="720"/>
        <w:rPr/>
      </w:pPr>
      <w:r w:rsidDel="00000000" w:rsidR="00000000" w:rsidRPr="00000000">
        <w:rPr>
          <w:rtl w:val="0"/>
        </w:rPr>
        <w:t xml:space="preserve">And before Haldric could stop himself, before he could pull together the excuse he had planned—the words that came out were not the ones he intended.</w:t>
      </w:r>
    </w:p>
    <w:p w:rsidR="00000000" w:rsidDel="00000000" w:rsidP="00000000" w:rsidRDefault="00000000" w:rsidRPr="00000000" w14:paraId="000007B8">
      <w:pPr>
        <w:spacing w:after="0" w:before="0" w:line="480" w:lineRule="auto"/>
        <w:ind w:left="720" w:firstLine="720"/>
        <w:rPr/>
      </w:pPr>
      <w:r w:rsidDel="00000000" w:rsidR="00000000" w:rsidRPr="00000000">
        <w:rPr>
          <w:rtl w:val="0"/>
        </w:rPr>
        <w:t xml:space="preserve">“Are you okay?”</w:t>
      </w:r>
    </w:p>
    <w:p w:rsidR="00000000" w:rsidDel="00000000" w:rsidP="00000000" w:rsidRDefault="00000000" w:rsidRPr="00000000" w14:paraId="000007B9">
      <w:pPr>
        <w:spacing w:after="0" w:before="0" w:line="480" w:lineRule="auto"/>
        <w:ind w:left="720" w:firstLine="720"/>
        <w:rPr/>
      </w:pPr>
      <w:r w:rsidDel="00000000" w:rsidR="00000000" w:rsidRPr="00000000">
        <w:rPr>
          <w:rtl w:val="0"/>
        </w:rPr>
        <w:t xml:space="preserve">The Prime stiffened.</w:t>
      </w:r>
    </w:p>
    <w:p w:rsidR="00000000" w:rsidDel="00000000" w:rsidP="00000000" w:rsidRDefault="00000000" w:rsidRPr="00000000" w14:paraId="000007BA">
      <w:pPr>
        <w:spacing w:after="0" w:before="0" w:line="480" w:lineRule="auto"/>
        <w:ind w:left="720" w:firstLine="720"/>
        <w:rPr/>
      </w:pPr>
      <w:r w:rsidDel="00000000" w:rsidR="00000000" w:rsidRPr="00000000">
        <w:rPr>
          <w:rtl w:val="0"/>
        </w:rPr>
        <w:t xml:space="preserve">Then, almost amused—“Ahh, you heard that, did you?”</w:t>
      </w:r>
    </w:p>
    <w:p w:rsidR="00000000" w:rsidDel="00000000" w:rsidP="00000000" w:rsidRDefault="00000000" w:rsidRPr="00000000" w14:paraId="000007BB">
      <w:pPr>
        <w:spacing w:after="0" w:before="0" w:line="480" w:lineRule="auto"/>
        <w:ind w:left="720" w:firstLine="720"/>
        <w:rPr/>
      </w:pPr>
      <w:r w:rsidDel="00000000" w:rsidR="00000000" w:rsidRPr="00000000">
        <w:rPr>
          <w:rtl w:val="0"/>
        </w:rPr>
        <w:t xml:space="preserve">Haldric’s stomach dropped. </w:t>
      </w:r>
    </w:p>
    <w:p w:rsidR="00000000" w:rsidDel="00000000" w:rsidP="00000000" w:rsidRDefault="00000000" w:rsidRPr="00000000" w14:paraId="000007BC">
      <w:pPr>
        <w:spacing w:after="0" w:before="0" w:line="480" w:lineRule="auto"/>
        <w:ind w:left="720" w:firstLine="720"/>
        <w:rPr/>
      </w:pPr>
      <w:r w:rsidDel="00000000" w:rsidR="00000000" w:rsidRPr="00000000">
        <w:rPr>
          <w:i w:val="1"/>
          <w:iCs w:val="1"/>
          <w:rtl w:val="0"/>
        </w:rPr>
        <w:t xml:space="preserve">Idiot.</w:t>
      </w:r>
      <w:r w:rsidDel="00000000" w:rsidR="00000000" w:rsidRPr="00000000">
        <w:rPr>
          <w:rtl w:val="0"/>
        </w:rPr>
      </w:r>
    </w:p>
    <w:p w:rsidR="00000000" w:rsidDel="00000000" w:rsidP="00000000" w:rsidRDefault="00000000" w:rsidRPr="00000000" w14:paraId="000007BD">
      <w:pPr>
        <w:spacing w:after="0" w:before="0" w:line="480" w:lineRule="auto"/>
        <w:ind w:left="720" w:firstLine="720"/>
        <w:rPr/>
      </w:pPr>
      <w:r w:rsidDel="00000000" w:rsidR="00000000" w:rsidRPr="00000000">
        <w:rPr>
          <w:rtl w:val="0"/>
        </w:rPr>
        <w:t xml:space="preserve">He had just drawn attention to something he should have pretended not to notice. The first rule of working in the system: don’t acknowledge things above your station.</w:t>
      </w:r>
    </w:p>
    <w:p w:rsidR="00000000" w:rsidDel="00000000" w:rsidP="00000000" w:rsidRDefault="00000000" w:rsidRPr="00000000" w14:paraId="000007BE">
      <w:pPr>
        <w:spacing w:after="0" w:before="0" w:line="480" w:lineRule="auto"/>
        <w:ind w:left="720" w:firstLine="720"/>
        <w:rPr/>
      </w:pPr>
      <w:r w:rsidDel="00000000" w:rsidR="00000000" w:rsidRPr="00000000">
        <w:rPr>
          <w:rtl w:val="0"/>
        </w:rPr>
        <w:t xml:space="preserve">He clenched his jaw, already kicking himself internally.</w:t>
      </w:r>
    </w:p>
    <w:p w:rsidR="00000000" w:rsidDel="00000000" w:rsidP="00000000" w:rsidRDefault="00000000" w:rsidRPr="00000000" w14:paraId="000007BF">
      <w:pPr>
        <w:spacing w:after="0" w:before="0" w:line="480" w:lineRule="auto"/>
        <w:ind w:left="720" w:firstLine="720"/>
        <w:rPr>
          <w:i w:val="1"/>
          <w:iCs w:val="1"/>
        </w:rPr>
      </w:pPr>
      <w:r w:rsidDel="00000000" w:rsidR="00000000" w:rsidRPr="00000000">
        <w:rPr>
          <w:i w:val="1"/>
          <w:iCs w:val="1"/>
          <w:rtl w:val="0"/>
        </w:rPr>
        <w:t xml:space="preserve">Stupid, stupid, stupid. Fix it. Now.</w:t>
      </w:r>
    </w:p>
    <w:p w:rsidR="00000000" w:rsidDel="00000000" w:rsidP="00000000" w:rsidRDefault="00000000" w:rsidRPr="00000000" w14:paraId="000007C0">
      <w:pPr>
        <w:spacing w:after="0" w:before="0" w:line="480" w:lineRule="auto"/>
        <w:ind w:left="720" w:firstLine="720"/>
        <w:rPr/>
      </w:pPr>
      <w:r w:rsidDel="00000000" w:rsidR="00000000" w:rsidRPr="00000000">
        <w:rPr>
          <w:rtl w:val="0"/>
        </w:rPr>
        <w:t xml:space="preserve">He straightened, forcing a quick breath through his nose before shaking his head. “I… I didn’t hear anything, sir.”</w:t>
      </w:r>
    </w:p>
    <w:p w:rsidR="00000000" w:rsidDel="00000000" w:rsidP="00000000" w:rsidRDefault="00000000" w:rsidRPr="00000000" w14:paraId="000007C1">
      <w:pPr>
        <w:spacing w:after="0" w:before="0" w:line="480" w:lineRule="auto"/>
        <w:ind w:left="720" w:firstLine="720"/>
        <w:rPr/>
      </w:pPr>
      <w:r w:rsidDel="00000000" w:rsidR="00000000" w:rsidRPr="00000000">
        <w:rPr>
          <w:i w:val="1"/>
          <w:iCs w:val="1"/>
          <w:rtl w:val="0"/>
        </w:rPr>
        <w:t xml:space="preserve">Too fast, stupid!</w:t>
      </w:r>
      <w:r w:rsidDel="00000000" w:rsidR="00000000" w:rsidRPr="00000000">
        <w:rPr>
          <w:rtl w:val="0"/>
        </w:rPr>
      </w:r>
    </w:p>
    <w:p w:rsidR="00000000" w:rsidDel="00000000" w:rsidP="00000000" w:rsidRDefault="00000000" w:rsidRPr="00000000" w14:paraId="000007C2">
      <w:pPr>
        <w:spacing w:after="0" w:before="0" w:line="480" w:lineRule="auto"/>
        <w:ind w:left="720" w:firstLine="720"/>
        <w:rPr/>
      </w:pPr>
      <w:r w:rsidDel="00000000" w:rsidR="00000000" w:rsidRPr="00000000">
        <w:rPr>
          <w:rtl w:val="0"/>
        </w:rPr>
        <w:t xml:space="preserve">The Prime Archon let out a short chuckle, his composure snapping back into place. He adjusted his sleeve, smoothing out a crease as if that was the only thing worth fixing.</w:t>
      </w:r>
    </w:p>
    <w:p w:rsidR="00000000" w:rsidDel="00000000" w:rsidP="00000000" w:rsidRDefault="00000000" w:rsidRPr="00000000" w14:paraId="000007C3">
      <w:pPr>
        <w:spacing w:after="0" w:before="0" w:line="480" w:lineRule="auto"/>
        <w:ind w:left="720" w:firstLine="720"/>
        <w:rPr/>
      </w:pPr>
      <w:r w:rsidDel="00000000" w:rsidR="00000000" w:rsidRPr="00000000">
        <w:rPr>
          <w:rtl w:val="0"/>
        </w:rPr>
        <w:t xml:space="preserve">  “Son, it is quite all right. I won’t tell your superior.”</w:t>
      </w:r>
    </w:p>
    <w:p w:rsidR="00000000" w:rsidDel="00000000" w:rsidP="00000000" w:rsidRDefault="00000000" w:rsidRPr="00000000" w14:paraId="000007C4">
      <w:pPr>
        <w:spacing w:after="0" w:before="0" w:line="480" w:lineRule="auto"/>
        <w:ind w:left="720" w:firstLine="720"/>
        <w:rPr/>
      </w:pPr>
      <w:r w:rsidDel="00000000" w:rsidR="00000000" w:rsidRPr="00000000">
        <w:rPr>
          <w:rtl w:val="0"/>
        </w:rPr>
        <w:t xml:space="preserve">  The way he said it was almost amused, like he was indulging a joke only he understood. He leaned back slightly, tilting his head.</w:t>
      </w:r>
    </w:p>
    <w:p w:rsidR="00000000" w:rsidDel="00000000" w:rsidP="00000000" w:rsidRDefault="00000000" w:rsidRPr="00000000" w14:paraId="000007C5">
      <w:pPr>
        <w:spacing w:after="0" w:before="0" w:line="480" w:lineRule="auto"/>
        <w:ind w:left="720" w:firstLine="720"/>
        <w:rPr/>
      </w:pPr>
      <w:r w:rsidDel="00000000" w:rsidR="00000000" w:rsidRPr="00000000">
        <w:rPr>
          <w:rtl w:val="0"/>
        </w:rPr>
        <w:t xml:space="preserve">  “Hmm, how long has it been since the two of us spoke like this?”</w:t>
      </w:r>
    </w:p>
    <w:p w:rsidR="00000000" w:rsidDel="00000000" w:rsidP="00000000" w:rsidRDefault="00000000" w:rsidRPr="00000000" w14:paraId="000007C6">
      <w:pPr>
        <w:spacing w:after="0" w:before="0" w:line="480" w:lineRule="auto"/>
        <w:ind w:left="720" w:firstLine="720"/>
        <w:rPr/>
      </w:pPr>
      <w:r w:rsidDel="00000000" w:rsidR="00000000" w:rsidRPr="00000000">
        <w:rPr>
          <w:rtl w:val="0"/>
        </w:rPr>
        <w:t xml:space="preserve">  Haldric shrugged, too nervous to speak.</w:t>
      </w:r>
    </w:p>
    <w:p w:rsidR="00000000" w:rsidDel="00000000" w:rsidP="00000000" w:rsidRDefault="00000000" w:rsidRPr="00000000" w14:paraId="000007C7">
      <w:pPr>
        <w:spacing w:after="0" w:before="0" w:line="480" w:lineRule="auto"/>
        <w:ind w:left="720" w:firstLine="720"/>
        <w:rPr/>
      </w:pPr>
      <w:r w:rsidDel="00000000" w:rsidR="00000000" w:rsidRPr="00000000">
        <w:rPr>
          <w:rtl w:val="0"/>
        </w:rPr>
        <w:t xml:space="preserve">  The Prime gave a slow, thoughtful nod in return.</w:t>
      </w:r>
    </w:p>
    <w:p w:rsidR="00000000" w:rsidDel="00000000" w:rsidP="00000000" w:rsidRDefault="00000000" w:rsidRPr="00000000" w14:paraId="000007C8">
      <w:pPr>
        <w:spacing w:after="0" w:before="0" w:line="480" w:lineRule="auto"/>
        <w:ind w:left="720" w:firstLine="720"/>
        <w:rPr/>
      </w:pPr>
      <w:r w:rsidDel="00000000" w:rsidR="00000000" w:rsidRPr="00000000">
        <w:rPr>
          <w:rtl w:val="0"/>
        </w:rPr>
        <w:t xml:space="preserve">  “Funny, you might very well be the first person to worry about my well-being since the previous Prime Archon named me his Heir. Thank you, Haldric.”</w:t>
      </w:r>
    </w:p>
    <w:p w:rsidR="00000000" w:rsidDel="00000000" w:rsidP="00000000" w:rsidRDefault="00000000" w:rsidRPr="00000000" w14:paraId="000007C9">
      <w:pPr>
        <w:spacing w:after="0" w:before="0" w:line="480" w:lineRule="auto"/>
        <w:ind w:left="720" w:firstLine="720"/>
        <w:rPr/>
      </w:pPr>
      <w:r w:rsidDel="00000000" w:rsidR="00000000" w:rsidRPr="00000000">
        <w:rPr>
          <w:rtl w:val="0"/>
        </w:rPr>
        <w:t xml:space="preserve">  Haldric hesitated.</w:t>
      </w:r>
    </w:p>
    <w:p w:rsidR="00000000" w:rsidDel="00000000" w:rsidP="00000000" w:rsidRDefault="00000000" w:rsidRPr="00000000" w14:paraId="000007CA">
      <w:pPr>
        <w:spacing w:after="0" w:before="0" w:line="480" w:lineRule="auto"/>
        <w:ind w:left="720" w:firstLine="720"/>
        <w:rPr/>
      </w:pPr>
      <w:r w:rsidDel="00000000" w:rsidR="00000000" w:rsidRPr="00000000">
        <w:rPr>
          <w:rtl w:val="0"/>
        </w:rPr>
        <w:t xml:space="preserve">  The Prime Archon wasn’t as untouchable as he had always seemed. There was something in his voice, not just amusement, but… something.</w:t>
      </w:r>
    </w:p>
    <w:p w:rsidR="00000000" w:rsidDel="00000000" w:rsidP="00000000" w:rsidRDefault="00000000" w:rsidRPr="00000000" w14:paraId="000007CB">
      <w:pPr>
        <w:spacing w:after="0" w:before="0" w:line="480" w:lineRule="auto"/>
        <w:ind w:left="720" w:firstLine="720"/>
        <w:rPr/>
      </w:pPr>
      <w:r w:rsidDel="00000000" w:rsidR="00000000" w:rsidRPr="00000000">
        <w:rPr>
          <w:rtl w:val="0"/>
        </w:rPr>
        <w:t xml:space="preserve">  “Right, I apologize for my son</w:t>
      </w:r>
      <w:sdt>
        <w:sdtPr>
          <w:id w:val="1001568962"/>
          <w:tag w:val="goog_rdk_31"/>
        </w:sdtPr>
        <w:sdtContent>
          <w:ins w:author="William Cox" w:id="7" w:date="2025-12-21T18:50:00Z">
            <w:r w:rsidDel="00000000" w:rsidR="00000000" w:rsidRPr="00000000">
              <w:rPr>
                <w:rtl w:val="0"/>
              </w:rPr>
              <w:t xml:space="preserve"> </w:t>
            </w:r>
          </w:ins>
          <w:sdt>
            <w:sdtPr>
              <w:id w:val="-1583641152"/>
              <w:tag w:val="goog_rdk_32"/>
            </w:sdtPr>
            <w:sdtContent>
              <w:commentRangeStart w:id="20"/>
            </w:sdtContent>
          </w:sdt>
          <w:ins w:author="William Cox" w:id="7" w:date="2025-12-21T18:50:00Z">
            <w:r w:rsidDel="00000000" w:rsidR="00000000" w:rsidRPr="00000000">
              <w:rPr>
                <w:rtl w:val="0"/>
              </w:rPr>
              <w:t xml:space="preserve">and what happened during your Testing</w:t>
            </w:r>
          </w:ins>
        </w:sdtContent>
      </w:sdt>
      <w:r w:rsidDel="00000000" w:rsidR="00000000" w:rsidRPr="00000000">
        <w:rPr>
          <w:rtl w:val="0"/>
        </w:rPr>
        <w:t xml:space="preserve">. </w:t>
      </w:r>
      <w:commentRangeEnd w:id="20"/>
      <w:r w:rsidDel="00000000" w:rsidR="00000000" w:rsidRPr="00000000">
        <w:commentReference w:id="20"/>
      </w:r>
      <w:r w:rsidDel="00000000" w:rsidR="00000000" w:rsidRPr="00000000">
        <w:rPr>
          <w:rtl w:val="0"/>
        </w:rPr>
        <w:t xml:space="preserve">It wasn’t supposed to be that way,” The Prime said, bowing his head bitterly.</w:t>
      </w:r>
    </w:p>
    <w:p w:rsidR="00000000" w:rsidDel="00000000" w:rsidP="00000000" w:rsidRDefault="00000000" w:rsidRPr="00000000" w14:paraId="000007CC">
      <w:pPr>
        <w:spacing w:after="0" w:before="0" w:line="480" w:lineRule="auto"/>
        <w:ind w:left="720" w:firstLine="720"/>
        <w:rPr/>
      </w:pPr>
      <w:r w:rsidDel="00000000" w:rsidR="00000000" w:rsidRPr="00000000">
        <w:rPr>
          <w:rtl w:val="0"/>
        </w:rPr>
        <w:t xml:space="preserve">  Maybe The Prime wasn’t as in control as people thought. Maybe he was being pushed around in his own position.</w:t>
      </w:r>
    </w:p>
    <w:p w:rsidR="00000000" w:rsidDel="00000000" w:rsidP="00000000" w:rsidRDefault="00000000" w:rsidRPr="00000000" w14:paraId="000007CD">
      <w:pPr>
        <w:spacing w:after="0" w:before="0" w:line="480" w:lineRule="auto"/>
        <w:ind w:left="720" w:firstLine="720"/>
        <w:rPr/>
      </w:pPr>
      <w:r w:rsidDel="00000000" w:rsidR="00000000" w:rsidRPr="00000000">
        <w:rPr>
          <w:rtl w:val="0"/>
        </w:rPr>
        <w:t xml:space="preserve">The thought </w:t>
      </w:r>
      <w:sdt>
        <w:sdtPr>
          <w:id w:val="-1531184506"/>
          <w:tag w:val="goog_rdk_33"/>
        </w:sdtPr>
        <w:sdtContent>
          <w:ins w:author="William Cox" w:id="8" w:date="2025-12-21T18:51:00Z">
            <w:r w:rsidDel="00000000" w:rsidR="00000000" w:rsidRPr="00000000">
              <w:rPr>
                <w:rtl w:val="0"/>
              </w:rPr>
              <w:t xml:space="preserve">had</w:t>
            </w:r>
          </w:ins>
        </w:sdtContent>
      </w:sdt>
      <w:sdt>
        <w:sdtPr>
          <w:id w:val="-1443117434"/>
          <w:tag w:val="goog_rdk_34"/>
        </w:sdtPr>
        <w:sdtContent>
          <w:del w:author="William Cox" w:id="8" w:date="2025-12-21T18:51:00Z">
            <w:r w:rsidDel="00000000" w:rsidR="00000000" w:rsidRPr="00000000">
              <w:rPr>
                <w:rtl w:val="0"/>
              </w:rPr>
              <w:delText xml:space="preserve">was</w:delText>
            </w:r>
          </w:del>
        </w:sdtContent>
      </w:sdt>
      <w:r w:rsidDel="00000000" w:rsidR="00000000" w:rsidRPr="00000000">
        <w:rPr>
          <w:rtl w:val="0"/>
        </w:rPr>
        <w:t xml:space="preserve"> barely formed when Haldric blurted out, “Are all Hunters that much of an asshole, or is Godric a special case?”</w:t>
      </w:r>
    </w:p>
    <w:p w:rsidR="00000000" w:rsidDel="00000000" w:rsidP="00000000" w:rsidRDefault="00000000" w:rsidRPr="00000000" w14:paraId="000007CE">
      <w:pPr>
        <w:spacing w:after="0" w:before="0" w:line="480" w:lineRule="auto"/>
        <w:ind w:left="720" w:firstLine="720"/>
        <w:rPr>
          <w:i w:val="1"/>
          <w:iCs w:val="1"/>
        </w:rPr>
      </w:pPr>
      <w:r w:rsidDel="00000000" w:rsidR="00000000" w:rsidRPr="00000000">
        <w:rPr>
          <w:i w:val="1"/>
          <w:iCs w:val="1"/>
          <w:rtl w:val="0"/>
        </w:rPr>
        <w:t xml:space="preserve">Wait.</w:t>
      </w:r>
    </w:p>
    <w:p w:rsidR="00000000" w:rsidDel="00000000" w:rsidP="00000000" w:rsidRDefault="00000000" w:rsidRPr="00000000" w14:paraId="000007CF">
      <w:pPr>
        <w:spacing w:after="0" w:before="0" w:line="480" w:lineRule="auto"/>
        <w:ind w:left="720" w:firstLine="720"/>
        <w:rPr/>
      </w:pPr>
      <w:r w:rsidDel="00000000" w:rsidR="00000000" w:rsidRPr="00000000">
        <w:rPr>
          <w:i w:val="1"/>
          <w:iCs w:val="1"/>
          <w:rtl w:val="0"/>
        </w:rPr>
        <w:t xml:space="preserve">Did I just say that out loud? Inner thoughts, idiot! Inner. Thoughts.</w:t>
      </w:r>
      <w:r w:rsidDel="00000000" w:rsidR="00000000" w:rsidRPr="00000000">
        <w:rPr>
          <w:rtl w:val="0"/>
        </w:rPr>
      </w:r>
    </w:p>
    <w:p w:rsidR="00000000" w:rsidDel="00000000" w:rsidP="00000000" w:rsidRDefault="00000000" w:rsidRPr="00000000" w14:paraId="000007D0">
      <w:pPr>
        <w:spacing w:after="0" w:before="0" w:line="480" w:lineRule="auto"/>
        <w:ind w:left="720" w:firstLine="720"/>
        <w:rPr/>
      </w:pPr>
      <w:r w:rsidDel="00000000" w:rsidR="00000000" w:rsidRPr="00000000">
        <w:rPr>
          <w:rtl w:val="0"/>
        </w:rPr>
        <w:t xml:space="preserve">A slow blink from the leader of the city.</w:t>
      </w:r>
    </w:p>
    <w:p w:rsidR="00000000" w:rsidDel="00000000" w:rsidP="00000000" w:rsidRDefault="00000000" w:rsidRPr="00000000" w14:paraId="000007D1">
      <w:pPr>
        <w:spacing w:after="0" w:before="0" w:line="480" w:lineRule="auto"/>
        <w:ind w:left="720" w:firstLine="720"/>
        <w:rPr/>
      </w:pPr>
      <w:r w:rsidDel="00000000" w:rsidR="00000000" w:rsidRPr="00000000">
        <w:rPr>
          <w:rtl w:val="0"/>
        </w:rPr>
        <w:t xml:space="preserve">Then—a smirk.</w:t>
      </w:r>
    </w:p>
    <w:p w:rsidR="00000000" w:rsidDel="00000000" w:rsidP="00000000" w:rsidRDefault="00000000" w:rsidRPr="00000000" w14:paraId="000007D2">
      <w:pPr>
        <w:spacing w:after="0" w:before="0" w:line="480" w:lineRule="auto"/>
        <w:ind w:left="720" w:firstLine="720"/>
        <w:rPr/>
      </w:pPr>
      <w:r w:rsidDel="00000000" w:rsidR="00000000" w:rsidRPr="00000000">
        <w:rPr>
          <w:rtl w:val="0"/>
        </w:rPr>
        <w:t xml:space="preserve">“Ahh, yes. Godric. Mythical Beast Hunter.” He exhaled through his nose, shaking his head. “They say never meet your heroes, lest you find out how much of a fraud they really are.”</w:t>
      </w:r>
    </w:p>
    <w:p w:rsidR="00000000" w:rsidDel="00000000" w:rsidP="00000000" w:rsidRDefault="00000000" w:rsidRPr="00000000" w14:paraId="000007D3">
      <w:pPr>
        <w:spacing w:after="0" w:before="0" w:line="480" w:lineRule="auto"/>
        <w:ind w:left="720" w:firstLine="720"/>
        <w:rPr/>
      </w:pPr>
      <w:r w:rsidDel="00000000" w:rsidR="00000000" w:rsidRPr="00000000">
        <w:rPr>
          <w:rtl w:val="0"/>
        </w:rPr>
        <w:t xml:space="preserve">A pause.</w:t>
      </w:r>
    </w:p>
    <w:p w:rsidR="00000000" w:rsidDel="00000000" w:rsidP="00000000" w:rsidRDefault="00000000" w:rsidRPr="00000000" w14:paraId="000007D4">
      <w:pPr>
        <w:spacing w:after="0" w:before="0" w:line="480" w:lineRule="auto"/>
        <w:ind w:left="720" w:firstLine="720"/>
        <w:rPr/>
      </w:pPr>
      <w:r w:rsidDel="00000000" w:rsidR="00000000" w:rsidRPr="00000000">
        <w:rPr>
          <w:rtl w:val="0"/>
        </w:rPr>
        <w:t xml:space="preserve">“</w:t>
      </w:r>
      <w:r w:rsidDel="00000000" w:rsidR="00000000" w:rsidRPr="00000000">
        <w:rPr>
          <w:i w:val="1"/>
          <w:iCs w:val="1"/>
          <w:rtl w:val="0"/>
        </w:rPr>
        <w:t xml:space="preserve">That</w:t>
      </w:r>
      <w:r w:rsidDel="00000000" w:rsidR="00000000" w:rsidRPr="00000000">
        <w:rPr>
          <w:rtl w:val="0"/>
        </w:rPr>
        <w:t xml:space="preserve">, was certainly the case for me.”</w:t>
      </w:r>
    </w:p>
    <w:p w:rsidR="00000000" w:rsidDel="00000000" w:rsidP="00000000" w:rsidRDefault="00000000" w:rsidRPr="00000000" w14:paraId="000007D5">
      <w:pPr>
        <w:spacing w:after="0" w:before="0" w:line="480" w:lineRule="auto"/>
        <w:ind w:left="720" w:firstLine="720"/>
        <w:rPr/>
      </w:pPr>
      <w:r w:rsidDel="00000000" w:rsidR="00000000" w:rsidRPr="00000000">
        <w:rPr>
          <w:rtl w:val="0"/>
        </w:rPr>
        <w:t xml:space="preserve">His eyes flickered, not just toward Haldric, but through him, past him, as if recalling something long buried.</w:t>
      </w:r>
    </w:p>
    <w:p w:rsidR="00000000" w:rsidDel="00000000" w:rsidP="00000000" w:rsidRDefault="00000000" w:rsidRPr="00000000" w14:paraId="000007D6">
      <w:pPr>
        <w:spacing w:after="0" w:before="0" w:line="480" w:lineRule="auto"/>
        <w:ind w:left="720" w:firstLine="720"/>
        <w:rPr/>
      </w:pPr>
      <w:r w:rsidDel="00000000" w:rsidR="00000000" w:rsidRPr="00000000">
        <w:rPr>
          <w:rtl w:val="0"/>
        </w:rPr>
        <w:t xml:space="preserve">Then, just as quickly, he sat back in his chair, his expression smoothing over, settling into something unbothered.</w:t>
      </w:r>
    </w:p>
    <w:p w:rsidR="00000000" w:rsidDel="00000000" w:rsidP="00000000" w:rsidRDefault="00000000" w:rsidRPr="00000000" w14:paraId="000007D7">
      <w:pPr>
        <w:spacing w:after="0" w:before="0" w:line="480" w:lineRule="auto"/>
        <w:ind w:left="720" w:firstLine="720"/>
        <w:rPr/>
      </w:pPr>
      <w:r w:rsidDel="00000000" w:rsidR="00000000" w:rsidRPr="00000000">
        <w:rPr>
          <w:rtl w:val="0"/>
        </w:rPr>
        <w:t xml:space="preserve">As if none of it had happened at all.</w:t>
      </w:r>
    </w:p>
    <w:p w:rsidR="00000000" w:rsidDel="00000000" w:rsidP="00000000" w:rsidRDefault="00000000" w:rsidRPr="00000000" w14:paraId="000007D8">
      <w:pPr>
        <w:spacing w:after="0" w:before="0" w:line="480" w:lineRule="auto"/>
        <w:ind w:left="720" w:firstLine="720"/>
        <w:rPr/>
      </w:pPr>
      <w:r w:rsidDel="00000000" w:rsidR="00000000" w:rsidRPr="00000000">
        <w:rPr>
          <w:rtl w:val="0"/>
        </w:rPr>
        <w:t xml:space="preserve">“Regardless, what is it that you wish to speak to me about?”</w:t>
      </w:r>
    </w:p>
    <w:p w:rsidR="00000000" w:rsidDel="00000000" w:rsidP="00000000" w:rsidRDefault="00000000" w:rsidRPr="00000000" w14:paraId="000007D9">
      <w:pPr>
        <w:spacing w:after="0" w:before="0" w:line="480" w:lineRule="auto"/>
        <w:ind w:left="720" w:firstLine="720"/>
        <w:rPr/>
      </w:pPr>
      <w:r w:rsidDel="00000000" w:rsidR="00000000" w:rsidRPr="00000000">
        <w:rPr>
          <w:rtl w:val="0"/>
        </w:rPr>
        <w:t xml:space="preserve">Haldric clenched his fists for a fraction of a second, then forced himself back into control.</w:t>
      </w:r>
    </w:p>
    <w:p w:rsidR="00000000" w:rsidDel="00000000" w:rsidP="00000000" w:rsidRDefault="00000000" w:rsidRPr="00000000" w14:paraId="000007DA">
      <w:pPr>
        <w:spacing w:after="0" w:before="0" w:line="480" w:lineRule="auto"/>
        <w:ind w:left="720" w:firstLine="720"/>
        <w:rPr/>
      </w:pPr>
      <w:r w:rsidDel="00000000" w:rsidR="00000000" w:rsidRPr="00000000">
        <w:rPr>
          <w:rtl w:val="0"/>
        </w:rPr>
        <w:t xml:space="preserve">This was his moment to regain composure.</w:t>
      </w:r>
    </w:p>
    <w:p w:rsidR="00000000" w:rsidDel="00000000" w:rsidP="00000000" w:rsidRDefault="00000000" w:rsidRPr="00000000" w14:paraId="000007DB">
      <w:pPr>
        <w:spacing w:after="0" w:before="0" w:line="480" w:lineRule="auto"/>
        <w:ind w:left="720" w:firstLine="720"/>
        <w:rPr/>
      </w:pPr>
      <w:r w:rsidDel="00000000" w:rsidR="00000000" w:rsidRPr="00000000">
        <w:rPr>
          <w:rtl w:val="0"/>
        </w:rPr>
        <w:t xml:space="preserve">Focus. Stick to the plan. Ignore what just happened.</w:t>
      </w:r>
    </w:p>
    <w:p w:rsidR="00000000" w:rsidDel="00000000" w:rsidP="00000000" w:rsidRDefault="00000000" w:rsidRPr="00000000" w14:paraId="000007DC">
      <w:pPr>
        <w:spacing w:after="0" w:before="0" w:line="480" w:lineRule="auto"/>
        <w:ind w:left="720" w:firstLine="720"/>
        <w:rPr/>
      </w:pPr>
      <w:r w:rsidDel="00000000" w:rsidR="00000000" w:rsidRPr="00000000">
        <w:rPr>
          <w:rtl w:val="0"/>
        </w:rPr>
        <w:t xml:space="preserve">He shifted his weight slightly, adjusting his stance into something professional, something that felt like he hadn’t just embarrassed himself.</w:t>
      </w:r>
    </w:p>
    <w:p w:rsidR="00000000" w:rsidDel="00000000" w:rsidP="00000000" w:rsidRDefault="00000000" w:rsidRPr="00000000" w14:paraId="000007DD">
      <w:pPr>
        <w:spacing w:after="0" w:before="0" w:line="480" w:lineRule="auto"/>
        <w:ind w:left="720" w:firstLine="720"/>
        <w:rPr/>
      </w:pPr>
      <w:r w:rsidDel="00000000" w:rsidR="00000000" w:rsidRPr="00000000">
        <w:rPr>
          <w:rtl w:val="0"/>
        </w:rPr>
        <w:t xml:space="preserve">And then, as if the moment before hadn’t happened at all, he finally got to the reason he came. After receiving The Prime’s stamps, he returned to his desk and spent the rest of the day sorting meaningless reports.</w:t>
      </w:r>
    </w:p>
    <w:p w:rsidR="00000000" w:rsidDel="00000000" w:rsidP="00000000" w:rsidRDefault="00000000" w:rsidRPr="00000000" w14:paraId="000007DE">
      <w:pPr>
        <w:spacing w:after="0" w:before="0" w:line="480" w:lineRule="auto"/>
        <w:ind w:left="720" w:firstLine="720"/>
        <w:rPr/>
      </w:pPr>
      <w:r w:rsidDel="00000000" w:rsidR="00000000" w:rsidRPr="00000000">
        <w:rPr>
          <w:rtl w:val="0"/>
        </w:rPr>
        <w:t xml:space="preserve">By the time the workday ended, Haldric’s mind was buzzing. Not with reports—but with the image of Godric’s face. The tension in his shoulders. The way his hands had curled into fists at his sides.</w:t>
      </w:r>
    </w:p>
    <w:p w:rsidR="00000000" w:rsidDel="00000000" w:rsidP="00000000" w:rsidRDefault="00000000" w:rsidRPr="00000000" w14:paraId="000007DF">
      <w:pPr>
        <w:spacing w:after="0" w:before="0" w:line="480" w:lineRule="auto"/>
        <w:ind w:left="720" w:firstLine="720"/>
        <w:rPr/>
      </w:pPr>
      <w:r w:rsidDel="00000000" w:rsidR="00000000" w:rsidRPr="00000000">
        <w:rPr>
          <w:rtl w:val="0"/>
        </w:rPr>
        <w:t xml:space="preserve">Something had happened in that meeting.</w:t>
      </w:r>
    </w:p>
    <w:p w:rsidR="00000000" w:rsidDel="00000000" w:rsidP="00000000" w:rsidRDefault="00000000" w:rsidRPr="00000000" w14:paraId="000007E0">
      <w:pPr>
        <w:spacing w:after="0" w:before="0" w:line="480" w:lineRule="auto"/>
        <w:ind w:left="720" w:firstLine="720"/>
        <w:rPr/>
      </w:pPr>
      <w:r w:rsidDel="00000000" w:rsidR="00000000" w:rsidRPr="00000000">
        <w:rPr>
          <w:rtl w:val="0"/>
        </w:rPr>
        <w:t xml:space="preserve">Something big.</w:t>
      </w:r>
    </w:p>
    <w:p w:rsidR="00000000" w:rsidDel="00000000" w:rsidP="00000000" w:rsidRDefault="00000000" w:rsidRPr="00000000" w14:paraId="000007E1">
      <w:pPr>
        <w:spacing w:after="0" w:before="0" w:line="480" w:lineRule="auto"/>
        <w:ind w:left="720" w:firstLine="720"/>
        <w:rPr/>
      </w:pPr>
      <w:r w:rsidDel="00000000" w:rsidR="00000000" w:rsidRPr="00000000">
        <w:rPr>
          <w:rtl w:val="0"/>
        </w:rPr>
        <w:t xml:space="preserve">But Haldric was just a clerk. A paper-pusher. Whatever this was, it wasn’t his concern.</w:t>
      </w:r>
    </w:p>
    <w:p w:rsidR="00000000" w:rsidDel="00000000" w:rsidP="00000000" w:rsidRDefault="00000000" w:rsidRPr="00000000" w14:paraId="000007E2">
      <w:pPr>
        <w:spacing w:after="0" w:before="0" w:line="480" w:lineRule="auto"/>
        <w:ind w:left="720" w:firstLine="720"/>
        <w:rPr/>
      </w:pPr>
      <w:r w:rsidDel="00000000" w:rsidR="00000000" w:rsidRPr="00000000">
        <w:rPr>
          <w:rtl w:val="0"/>
        </w:rPr>
        <w:t xml:space="preserve">At least, that’s what he told himself.</w:t>
      </w:r>
    </w:p>
    <w:p w:rsidR="00000000" w:rsidDel="00000000" w:rsidP="00000000" w:rsidRDefault="00000000" w:rsidRPr="00000000" w14:paraId="000007E3">
      <w:pPr>
        <w:spacing w:after="0" w:before="0" w:line="480" w:lineRule="auto"/>
        <w:ind w:left="720" w:firstLine="720"/>
        <w:rPr/>
      </w:pPr>
      <w:r w:rsidDel="00000000" w:rsidR="00000000" w:rsidRPr="00000000">
        <w:rPr>
          <w:rtl w:val="0"/>
        </w:rPr>
        <w:t xml:space="preserve">Still…</w:t>
      </w:r>
    </w:p>
    <w:p w:rsidR="00000000" w:rsidDel="00000000" w:rsidP="00000000" w:rsidRDefault="00000000" w:rsidRPr="00000000" w14:paraId="000007E4">
      <w:pPr>
        <w:spacing w:after="0" w:before="0" w:line="480" w:lineRule="auto"/>
        <w:ind w:left="720" w:firstLine="720"/>
        <w:rPr/>
      </w:pPr>
      <w:r w:rsidDel="00000000" w:rsidR="00000000" w:rsidRPr="00000000">
        <w:rPr>
          <w:rtl w:val="0"/>
        </w:rPr>
        <w:t xml:space="preserve">As he stepped out onto the streets, the weight of the day pressing against his shoulders, he felt something stir—a sensation he hadn’t realized had been missing. A quiet hum beneath his skin, an old instinct waking up.</w:t>
      </w:r>
    </w:p>
    <w:p w:rsidR="00000000" w:rsidDel="00000000" w:rsidP="00000000" w:rsidRDefault="00000000" w:rsidRPr="00000000" w14:paraId="000007E5">
      <w:pPr>
        <w:spacing w:after="0" w:before="0" w:line="480" w:lineRule="auto"/>
        <w:ind w:left="720" w:firstLine="720"/>
        <w:rPr/>
      </w:pPr>
      <w:r w:rsidDel="00000000" w:rsidR="00000000" w:rsidRPr="00000000">
        <w:rPr>
          <w:rtl w:val="0"/>
        </w:rPr>
        <w:t xml:space="preserve">Three weeks ago, it had slipped away, buried under routine and obligation.</w:t>
      </w:r>
    </w:p>
    <w:p w:rsidR="00000000" w:rsidDel="00000000" w:rsidP="00000000" w:rsidRDefault="00000000" w:rsidRPr="00000000" w14:paraId="000007E6">
      <w:pPr>
        <w:spacing w:after="0" w:before="0" w:line="480" w:lineRule="auto"/>
        <w:ind w:left="720" w:firstLine="720"/>
        <w:rPr/>
      </w:pPr>
      <w:r w:rsidDel="00000000" w:rsidR="00000000" w:rsidRPr="00000000">
        <w:rPr>
          <w:rtl w:val="0"/>
        </w:rPr>
      </w:r>
    </w:p>
    <w:p w:rsidR="00000000" w:rsidDel="00000000" w:rsidP="00000000" w:rsidRDefault="00000000" w:rsidRPr="00000000" w14:paraId="000007E7">
      <w:pPr>
        <w:spacing w:after="0" w:before="0" w:line="480" w:lineRule="auto"/>
        <w:ind w:left="720" w:firstLine="720"/>
        <w:rPr/>
      </w:pPr>
      <w:r w:rsidDel="00000000" w:rsidR="00000000" w:rsidRPr="00000000">
        <w:rPr>
          <w:rtl w:val="0"/>
        </w:rPr>
        <w:t xml:space="preserve">But now?</w:t>
      </w:r>
    </w:p>
    <w:p w:rsidR="00000000" w:rsidDel="00000000" w:rsidP="00000000" w:rsidRDefault="00000000" w:rsidRPr="00000000" w14:paraId="000007E8">
      <w:pPr>
        <w:spacing w:after="0" w:before="0" w:line="480" w:lineRule="auto"/>
        <w:ind w:left="720" w:firstLine="720"/>
        <w:rPr/>
      </w:pPr>
      <w:r w:rsidDel="00000000" w:rsidR="00000000" w:rsidRPr="00000000">
        <w:rPr>
          <w:rtl w:val="0"/>
        </w:rPr>
        <w:t xml:space="preserve">Now, the pieces weren’t adding up. The whispers in the records, the tension in The Prime’s office, the missing people—it was all leading somewhere.</w:t>
      </w:r>
    </w:p>
    <w:p w:rsidR="00000000" w:rsidDel="00000000" w:rsidP="00000000" w:rsidRDefault="00000000" w:rsidRPr="00000000" w14:paraId="000007E9">
      <w:pPr>
        <w:spacing w:after="0" w:before="0" w:line="480" w:lineRule="auto"/>
        <w:ind w:left="720" w:firstLine="720"/>
        <w:rPr/>
      </w:pPr>
      <w:r w:rsidDel="00000000" w:rsidR="00000000" w:rsidRPr="00000000">
        <w:rPr>
          <w:rtl w:val="0"/>
        </w:rPr>
        <w:t xml:space="preserve">The truth was out there, hidden in the dark. Waiting.</w:t>
      </w:r>
    </w:p>
    <w:p w:rsidR="00000000" w:rsidDel="00000000" w:rsidP="00000000" w:rsidRDefault="00000000" w:rsidRPr="00000000" w14:paraId="000007EA">
      <w:pPr>
        <w:spacing w:after="0" w:before="0" w:line="480" w:lineRule="auto"/>
        <w:ind w:left="720" w:firstLine="720"/>
        <w:rPr/>
      </w:pPr>
      <w:r w:rsidDel="00000000" w:rsidR="00000000" w:rsidRPr="00000000">
        <w:rPr>
          <w:rtl w:val="0"/>
        </w:rPr>
        <w:t xml:space="preserve">And for the first time since taking this job, he felt the pull of something greater.</w:t>
      </w:r>
    </w:p>
    <w:p w:rsidR="00000000" w:rsidDel="00000000" w:rsidP="00000000" w:rsidRDefault="00000000" w:rsidRPr="00000000" w14:paraId="000007EB">
      <w:pPr>
        <w:spacing w:after="0" w:before="0" w:line="480" w:lineRule="auto"/>
        <w:ind w:left="720" w:firstLine="720"/>
        <w:rPr/>
      </w:pPr>
      <w:r w:rsidDel="00000000" w:rsidR="00000000" w:rsidRPr="00000000">
        <w:rPr>
          <w:rtl w:val="0"/>
        </w:rPr>
        <w:t xml:space="preserve">The thrill of the hunt.</w:t>
      </w:r>
    </w:p>
    <w:p w:rsidR="00000000" w:rsidDel="00000000" w:rsidP="00000000" w:rsidRDefault="00000000" w:rsidRPr="00000000" w14:paraId="000007EC">
      <w:pPr>
        <w:spacing w:after="0" w:before="0" w:line="480" w:lineRule="auto"/>
        <w:ind w:left="720" w:firstLine="720"/>
        <w:rPr/>
      </w:pPr>
      <w:r w:rsidDel="00000000" w:rsidR="00000000" w:rsidRPr="00000000">
        <w:br w:type="page"/>
      </w:r>
      <w:r w:rsidDel="00000000" w:rsidR="00000000" w:rsidRPr="00000000">
        <w:rPr>
          <w:rtl w:val="0"/>
        </w:rPr>
      </w:r>
    </w:p>
    <w:p w:rsidR="00000000" w:rsidDel="00000000" w:rsidP="00000000" w:rsidRDefault="00000000" w:rsidRPr="00000000" w14:paraId="000007ED">
      <w:pPr>
        <w:spacing w:after="0" w:before="0" w:line="480" w:lineRule="auto"/>
        <w:ind w:left="720" w:firstLine="720"/>
        <w:rPr/>
      </w:pPr>
      <w:r w:rsidDel="00000000" w:rsidR="00000000" w:rsidRPr="00000000">
        <w:rPr>
          <w:rtl w:val="0"/>
        </w:rPr>
      </w:r>
    </w:p>
    <w:p w:rsidR="00000000" w:rsidDel="00000000" w:rsidP="00000000" w:rsidRDefault="00000000" w:rsidRPr="00000000" w14:paraId="000007EE">
      <w:pPr>
        <w:spacing w:after="0" w:before="0" w:line="480" w:lineRule="auto"/>
        <w:ind w:left="720" w:firstLine="720"/>
        <w:rPr/>
      </w:pPr>
      <w:r w:rsidDel="00000000" w:rsidR="00000000" w:rsidRPr="00000000">
        <w:rPr>
          <w:rtl w:val="0"/>
        </w:rPr>
      </w:r>
    </w:p>
    <w:p w:rsidR="00000000" w:rsidDel="00000000" w:rsidP="00000000" w:rsidRDefault="00000000" w:rsidRPr="00000000" w14:paraId="000007EF">
      <w:pPr>
        <w:spacing w:after="0" w:before="0" w:line="480" w:lineRule="auto"/>
        <w:ind w:left="720" w:firstLine="720"/>
        <w:rPr/>
      </w:pPr>
      <w:r w:rsidDel="00000000" w:rsidR="00000000" w:rsidRPr="00000000">
        <w:rPr>
          <w:rtl w:val="0"/>
        </w:rPr>
      </w:r>
    </w:p>
    <w:p w:rsidR="00000000" w:rsidDel="00000000" w:rsidP="00000000" w:rsidRDefault="00000000" w:rsidRPr="00000000" w14:paraId="000007F0">
      <w:pPr>
        <w:spacing w:after="0" w:before="0" w:line="480" w:lineRule="auto"/>
        <w:ind w:left="720" w:firstLine="720"/>
        <w:rPr/>
      </w:pPr>
      <w:r w:rsidDel="00000000" w:rsidR="00000000" w:rsidRPr="00000000">
        <w:rPr>
          <w:rtl w:val="0"/>
        </w:rPr>
      </w:r>
    </w:p>
    <w:p w:rsidR="00000000" w:rsidDel="00000000" w:rsidP="00000000" w:rsidRDefault="00000000" w:rsidRPr="00000000" w14:paraId="000007F1">
      <w:pPr>
        <w:spacing w:before="0" w:line="480" w:lineRule="auto"/>
        <w:ind w:left="720" w:firstLine="720"/>
        <w:rPr/>
      </w:pPr>
      <w:r w:rsidDel="00000000" w:rsidR="00000000" w:rsidRPr="00000000">
        <w:rPr>
          <w:rtl w:val="0"/>
        </w:rPr>
      </w:r>
    </w:p>
    <w:p w:rsidR="00000000" w:rsidDel="00000000" w:rsidP="00000000" w:rsidRDefault="00000000" w:rsidRPr="00000000" w14:paraId="000007F2">
      <w:pPr>
        <w:pStyle w:val="Heading2"/>
        <w:spacing w:after="0" w:before="240" w:line="480" w:lineRule="auto"/>
        <w:ind w:left="720" w:firstLine="720"/>
        <w:jc w:val="center"/>
        <w:rPr/>
      </w:pPr>
      <w:bookmarkStart w:colFirst="0" w:colLast="0" w:name="_heading=h.c9tbcq6msr0w" w:id="10"/>
      <w:bookmarkEnd w:id="10"/>
      <w:r w:rsidDel="00000000" w:rsidR="00000000" w:rsidRPr="00000000">
        <w:rPr>
          <w:rtl w:val="0"/>
        </w:rPr>
        <w:t xml:space="preserve">Chapter 10 - War Claw Bresdin</w:t>
      </w:r>
    </w:p>
    <w:p w:rsidR="00000000" w:rsidDel="00000000" w:rsidP="00000000" w:rsidRDefault="00000000" w:rsidRPr="00000000" w14:paraId="000007F3">
      <w:pPr>
        <w:spacing w:after="0" w:before="240" w:line="480" w:lineRule="auto"/>
        <w:ind w:left="720" w:firstLine="720"/>
        <w:jc w:val="center"/>
        <w:rPr/>
      </w:pPr>
      <w:r w:rsidDel="00000000" w:rsidR="00000000" w:rsidRPr="00000000">
        <w:rPr>
          <w:rtl w:val="0"/>
        </w:rPr>
      </w:r>
    </w:p>
    <w:p w:rsidR="00000000" w:rsidDel="00000000" w:rsidP="00000000" w:rsidRDefault="00000000" w:rsidRPr="00000000" w14:paraId="000007F4">
      <w:pPr>
        <w:spacing w:after="0" w:before="0" w:line="480" w:lineRule="auto"/>
        <w:ind w:left="720" w:firstLine="720"/>
        <w:jc w:val="center"/>
        <w:rPr>
          <w:i w:val="1"/>
          <w:iCs w:val="1"/>
        </w:rPr>
      </w:pPr>
      <w:r w:rsidDel="00000000" w:rsidR="00000000" w:rsidRPr="00000000">
        <w:rPr>
          <w:rtl w:val="0"/>
        </w:rPr>
      </w:r>
    </w:p>
    <w:p w:rsidR="00000000" w:rsidDel="00000000" w:rsidP="00000000" w:rsidRDefault="00000000" w:rsidRPr="00000000" w14:paraId="000007F5">
      <w:pPr>
        <w:spacing w:after="0" w:before="0" w:line="480" w:lineRule="auto"/>
        <w:ind w:left="720" w:firstLine="720"/>
        <w:jc w:val="center"/>
        <w:rPr>
          <w:i w:val="1"/>
          <w:iCs w:val="1"/>
        </w:rPr>
      </w:pPr>
      <w:sdt>
        <w:sdtPr>
          <w:id w:val="171095287"/>
          <w:tag w:val="goog_rdk_35"/>
        </w:sdtPr>
        <w:sdtContent>
          <w:commentRangeStart w:id="21"/>
        </w:sdtContent>
      </w:sdt>
      <w:sdt>
        <w:sdtPr>
          <w:id w:val="-951000453"/>
          <w:tag w:val="goog_rdk_36"/>
        </w:sdtPr>
        <w:sdtContent>
          <w:commentRangeStart w:id="22"/>
        </w:sdtContent>
      </w:sdt>
      <w:r w:rsidDel="00000000" w:rsidR="00000000" w:rsidRPr="00000000">
        <w:rPr>
          <w:i w:val="1"/>
          <w:iCs w:val="1"/>
          <w:rtl w:val="0"/>
        </w:rPr>
        <w:t xml:space="preserve">“I stare down the crucible that defines my fate.”</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7F6">
      <w:pPr>
        <w:spacing w:after="0" w:before="0" w:line="480" w:lineRule="auto"/>
        <w:ind w:left="720" w:firstLine="720"/>
        <w:jc w:val="center"/>
        <w:rPr>
          <w:i w:val="1"/>
          <w:iCs w:val="1"/>
        </w:rPr>
      </w:pPr>
      <w:r w:rsidDel="00000000" w:rsidR="00000000" w:rsidRPr="00000000">
        <w:rPr>
          <w:rtl w:val="0"/>
        </w:rPr>
      </w:r>
    </w:p>
    <w:p w:rsidR="00000000" w:rsidDel="00000000" w:rsidP="00000000" w:rsidRDefault="00000000" w:rsidRPr="00000000" w14:paraId="000007F7">
      <w:pPr>
        <w:spacing w:after="0" w:before="0" w:line="480" w:lineRule="auto"/>
        <w:ind w:left="720" w:firstLine="720"/>
        <w:rPr/>
      </w:pPr>
      <w:r w:rsidDel="00000000" w:rsidR="00000000" w:rsidRPr="00000000">
        <w:rPr>
          <w:rtl w:val="0"/>
        </w:rPr>
        <w:t xml:space="preserve">Mettra, Fourth Week of Ferta</w:t>
      </w:r>
    </w:p>
    <w:p w:rsidR="00000000" w:rsidDel="00000000" w:rsidP="00000000" w:rsidRDefault="00000000" w:rsidRPr="00000000" w14:paraId="000007F8">
      <w:pPr>
        <w:spacing w:after="0" w:before="0" w:line="480" w:lineRule="auto"/>
        <w:ind w:left="720" w:firstLine="720"/>
        <w:rPr/>
      </w:pPr>
      <w:r w:rsidDel="00000000" w:rsidR="00000000" w:rsidRPr="00000000">
        <w:rPr>
          <w:rtl w:val="0"/>
        </w:rPr>
        <w:t xml:space="preserve">Fifteen days since beginning job assignment</w:t>
      </w:r>
    </w:p>
    <w:p w:rsidR="00000000" w:rsidDel="00000000" w:rsidP="00000000" w:rsidRDefault="00000000" w:rsidRPr="00000000" w14:paraId="000007F9">
      <w:pPr>
        <w:spacing w:after="0" w:before="0" w:line="480" w:lineRule="auto"/>
        <w:ind w:left="720" w:firstLine="720"/>
        <w:rPr/>
      </w:pPr>
      <w:r w:rsidDel="00000000" w:rsidR="00000000" w:rsidRPr="00000000">
        <w:rPr>
          <w:rtl w:val="0"/>
        </w:rPr>
      </w:r>
    </w:p>
    <w:p w:rsidR="00000000" w:rsidDel="00000000" w:rsidP="00000000" w:rsidRDefault="00000000" w:rsidRPr="00000000" w14:paraId="000007FA">
      <w:pPr>
        <w:spacing w:after="0" w:before="0" w:line="480" w:lineRule="auto"/>
        <w:ind w:left="720" w:firstLine="720"/>
        <w:rPr/>
      </w:pPr>
      <w:r w:rsidDel="00000000" w:rsidR="00000000" w:rsidRPr="00000000">
        <w:rPr>
          <w:rtl w:val="0"/>
        </w:rPr>
        <w:t xml:space="preserve">Three uneventful work shifts came and went. As soon as Haldric got home, he bathed and cleaned his room. She was coming. They’d picked tonight weeks ago—before curfew, to share what they’d learned. </w:t>
      </w:r>
    </w:p>
    <w:p w:rsidR="00000000" w:rsidDel="00000000" w:rsidP="00000000" w:rsidRDefault="00000000" w:rsidRPr="00000000" w14:paraId="000007FB">
      <w:pPr>
        <w:spacing w:after="0" w:before="0" w:line="480" w:lineRule="auto"/>
        <w:ind w:left="720" w:firstLine="720"/>
        <w:rPr/>
      </w:pPr>
      <w:r w:rsidDel="00000000" w:rsidR="00000000" w:rsidRPr="00000000">
        <w:rPr>
          <w:i w:val="1"/>
          <w:iCs w:val="1"/>
          <w:rtl w:val="0"/>
        </w:rPr>
        <w:t xml:space="preserve">But why did it have to be my house?</w:t>
      </w:r>
      <w:r w:rsidDel="00000000" w:rsidR="00000000" w:rsidRPr="00000000">
        <w:rPr>
          <w:rtl w:val="0"/>
        </w:rPr>
        <w:t xml:space="preserve"> He </w:t>
      </w:r>
      <w:sdt>
        <w:sdtPr>
          <w:id w:val="-1319666130"/>
          <w:tag w:val="goog_rdk_37"/>
        </w:sdtPr>
        <w:sdtContent>
          <w:ins w:author="William Cox" w:id="9" w:date="2025-12-21T20:13:00Z">
            <w:r w:rsidDel="00000000" w:rsidR="00000000" w:rsidRPr="00000000">
              <w:rPr>
                <w:rtl w:val="0"/>
              </w:rPr>
              <w:t xml:space="preserve">shook his head. He’d </w:t>
            </w:r>
          </w:ins>
        </w:sdtContent>
      </w:sdt>
      <w:r w:rsidDel="00000000" w:rsidR="00000000" w:rsidRPr="00000000">
        <w:rPr>
          <w:rtl w:val="0"/>
        </w:rPr>
        <w:t xml:space="preserve">g</w:t>
      </w:r>
      <w:sdt>
        <w:sdtPr>
          <w:id w:val="1534595658"/>
          <w:tag w:val="goog_rdk_38"/>
        </w:sdtPr>
        <w:sdtContent>
          <w:ins w:author="William Cox" w:id="10" w:date="2025-12-21T20:13:00Z">
            <w:r w:rsidDel="00000000" w:rsidR="00000000" w:rsidRPr="00000000">
              <w:rPr>
                <w:rtl w:val="0"/>
              </w:rPr>
              <w:t xml:space="preserve">iven</w:t>
            </w:r>
          </w:ins>
        </w:sdtContent>
      </w:sdt>
      <w:sdt>
        <w:sdtPr>
          <w:id w:val="-179262608"/>
          <w:tag w:val="goog_rdk_39"/>
        </w:sdtPr>
        <w:sdtContent>
          <w:del w:author="William Cox" w:id="10" w:date="2025-12-21T20:13:00Z">
            <w:r w:rsidDel="00000000" w:rsidR="00000000" w:rsidRPr="00000000">
              <w:rPr>
                <w:rtl w:val="0"/>
              </w:rPr>
              <w:delText xml:space="preserve">ave</w:delText>
            </w:r>
          </w:del>
        </w:sdtContent>
      </w:sdt>
      <w:r w:rsidDel="00000000" w:rsidR="00000000" w:rsidRPr="00000000">
        <w:rPr>
          <w:rtl w:val="0"/>
        </w:rPr>
        <w:t xml:space="preserve"> up trying to understand Praew’s thought process long ago.</w:t>
      </w:r>
    </w:p>
    <w:p w:rsidR="00000000" w:rsidDel="00000000" w:rsidP="00000000" w:rsidRDefault="00000000" w:rsidRPr="00000000" w14:paraId="000007FC">
      <w:pPr>
        <w:spacing w:after="0" w:before="0" w:line="480" w:lineRule="auto"/>
        <w:ind w:left="720" w:firstLine="720"/>
        <w:rPr/>
      </w:pPr>
      <w:r w:rsidDel="00000000" w:rsidR="00000000" w:rsidRPr="00000000">
        <w:rPr>
          <w:rtl w:val="0"/>
        </w:rPr>
        <w:t xml:space="preserve">     Still, when the knock came, he felt a twinge of irritation. Not at her. At himself. Because this time, he was looking forward to it.</w:t>
      </w:r>
    </w:p>
    <w:p w:rsidR="00000000" w:rsidDel="00000000" w:rsidP="00000000" w:rsidRDefault="00000000" w:rsidRPr="00000000" w14:paraId="000007FD">
      <w:pPr>
        <w:spacing w:after="0" w:before="0" w:line="480" w:lineRule="auto"/>
        <w:ind w:left="720" w:firstLine="720"/>
        <w:rPr/>
      </w:pPr>
      <w:r w:rsidDel="00000000" w:rsidR="00000000" w:rsidRPr="00000000">
        <w:rPr>
          <w:rtl w:val="0"/>
        </w:rPr>
        <w:t xml:space="preserve">He opened the door.</w:t>
      </w:r>
    </w:p>
    <w:p w:rsidR="00000000" w:rsidDel="00000000" w:rsidP="00000000" w:rsidRDefault="00000000" w:rsidRPr="00000000" w14:paraId="000007FE">
      <w:pPr>
        <w:spacing w:after="0" w:before="0" w:line="480" w:lineRule="auto"/>
        <w:ind w:left="720" w:firstLine="720"/>
        <w:rPr/>
      </w:pPr>
      <w:r w:rsidDel="00000000" w:rsidR="00000000" w:rsidRPr="00000000">
        <w:rPr>
          <w:rtl w:val="0"/>
        </w:rPr>
        <w:t xml:space="preserve">Praew stood on the threshold, arms crossed, in the dim glow of the embedded SolarStone. She stepped inside without waiting for an invitation, already smirking. </w:t>
      </w:r>
      <w:sdt>
        <w:sdtPr>
          <w:id w:val="-1027137186"/>
          <w:tag w:val="goog_rdk_40"/>
        </w:sdtPr>
        <w:sdtContent>
          <w:commentRangeStart w:id="23"/>
        </w:sdtContent>
      </w:sdt>
      <w:r w:rsidDel="00000000" w:rsidR="00000000" w:rsidRPr="00000000">
        <w:rPr>
          <w:rtl w:val="0"/>
        </w:rPr>
        <w:t xml:space="preserve">“Did you forget how to answer a door, or were you hoping I’d just leave?”</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7FF">
      <w:pPr>
        <w:spacing w:after="0" w:before="0" w:line="480" w:lineRule="auto"/>
        <w:ind w:left="720" w:firstLine="720"/>
        <w:rPr/>
      </w:pPr>
      <w:r w:rsidDel="00000000" w:rsidR="00000000" w:rsidRPr="00000000">
        <w:rPr>
          <w:rtl w:val="0"/>
        </w:rPr>
      </w:r>
    </w:p>
    <w:p w:rsidR="00000000" w:rsidDel="00000000" w:rsidP="00000000" w:rsidRDefault="00000000" w:rsidRPr="00000000" w14:paraId="00000800">
      <w:pPr>
        <w:spacing w:after="0" w:before="0" w:line="480" w:lineRule="auto"/>
        <w:ind w:left="720" w:firstLine="720"/>
        <w:rPr/>
      </w:pPr>
      <w:r w:rsidDel="00000000" w:rsidR="00000000" w:rsidRPr="00000000">
        <w:rPr>
          <w:rtl w:val="0"/>
        </w:rPr>
        <w:t xml:space="preserve">Haldric sighed. “No, I was just preparing myself for whatever nonsense you’re about to drag me into.”</w:t>
      </w:r>
    </w:p>
    <w:p w:rsidR="00000000" w:rsidDel="00000000" w:rsidP="00000000" w:rsidRDefault="00000000" w:rsidRPr="00000000" w14:paraId="00000801">
      <w:pPr>
        <w:spacing w:after="0" w:before="0" w:line="480" w:lineRule="auto"/>
        <w:ind w:left="720" w:firstLine="720"/>
        <w:rPr/>
      </w:pPr>
      <w:r w:rsidDel="00000000" w:rsidR="00000000" w:rsidRPr="00000000">
        <w:rPr>
          <w:rtl w:val="0"/>
        </w:rPr>
        <w:t xml:space="preserve">“Good,” she said. “Because I’ve got plenty.”</w:t>
      </w:r>
    </w:p>
    <w:p w:rsidR="00000000" w:rsidDel="00000000" w:rsidP="00000000" w:rsidRDefault="00000000" w:rsidRPr="00000000" w14:paraId="00000802">
      <w:pPr>
        <w:spacing w:after="0" w:before="0" w:line="480" w:lineRule="auto"/>
        <w:ind w:left="720" w:firstLine="720"/>
        <w:rPr/>
      </w:pPr>
      <w:r w:rsidDel="00000000" w:rsidR="00000000" w:rsidRPr="00000000">
        <w:rPr>
          <w:rtl w:val="0"/>
        </w:rPr>
        <w:t xml:space="preserve">Before she could say more, a voice rang out from the hallway. “Oh my!”</w:t>
      </w:r>
    </w:p>
    <w:p w:rsidR="00000000" w:rsidDel="00000000" w:rsidP="00000000" w:rsidRDefault="00000000" w:rsidRPr="00000000" w14:paraId="00000803">
      <w:pPr>
        <w:spacing w:after="0" w:before="0" w:line="480" w:lineRule="auto"/>
        <w:ind w:left="720" w:firstLine="720"/>
        <w:rPr/>
      </w:pPr>
      <w:r w:rsidDel="00000000" w:rsidR="00000000" w:rsidRPr="00000000">
        <w:rPr>
          <w:rtl w:val="0"/>
        </w:rPr>
        <w:t xml:space="preserve">Haldric’s stomach sank.</w:t>
      </w:r>
    </w:p>
    <w:p w:rsidR="00000000" w:rsidDel="00000000" w:rsidP="00000000" w:rsidRDefault="00000000" w:rsidRPr="00000000" w14:paraId="00000804">
      <w:pPr>
        <w:spacing w:after="0" w:before="0" w:line="480" w:lineRule="auto"/>
        <w:ind w:left="720" w:firstLine="720"/>
        <w:rPr/>
      </w:pPr>
      <w:r w:rsidDel="00000000" w:rsidR="00000000" w:rsidRPr="00000000">
        <w:rPr>
          <w:rtl w:val="0"/>
        </w:rPr>
        <w:t xml:space="preserve">Wintrid. She appeared with a delighted expression, her eyes already sparkling. Cenrick wasn’t far behind, moving slower but just as amused.</w:t>
      </w:r>
    </w:p>
    <w:p w:rsidR="00000000" w:rsidDel="00000000" w:rsidP="00000000" w:rsidRDefault="00000000" w:rsidRPr="00000000" w14:paraId="00000805">
      <w:pPr>
        <w:spacing w:after="0" w:before="0" w:line="480" w:lineRule="auto"/>
        <w:ind w:left="720" w:firstLine="720"/>
        <w:rPr/>
      </w:pPr>
      <w:r w:rsidDel="00000000" w:rsidR="00000000" w:rsidRPr="00000000">
        <w:rPr>
          <w:rtl w:val="0"/>
        </w:rPr>
        <w:t xml:space="preserve">Praew blinked. “Uh… hi?”</w:t>
      </w:r>
    </w:p>
    <w:p w:rsidR="00000000" w:rsidDel="00000000" w:rsidP="00000000" w:rsidRDefault="00000000" w:rsidRPr="00000000" w14:paraId="00000806">
      <w:pPr>
        <w:spacing w:after="0" w:before="0" w:line="480" w:lineRule="auto"/>
        <w:ind w:left="720" w:firstLine="720"/>
        <w:rPr/>
      </w:pPr>
      <w:r w:rsidDel="00000000" w:rsidR="00000000" w:rsidRPr="00000000">
        <w:rPr>
          <w:rtl w:val="0"/>
        </w:rPr>
        <w:t xml:space="preserve">Cenrick stroked his chin, looking between them. “Now this is a sight.”</w:t>
      </w:r>
    </w:p>
    <w:p w:rsidR="00000000" w:rsidDel="00000000" w:rsidP="00000000" w:rsidRDefault="00000000" w:rsidRPr="00000000" w14:paraId="00000807">
      <w:pPr>
        <w:spacing w:after="0" w:before="0" w:line="480" w:lineRule="auto"/>
        <w:ind w:left="720" w:firstLine="720"/>
        <w:rPr/>
      </w:pPr>
      <w:r w:rsidDel="00000000" w:rsidR="00000000" w:rsidRPr="00000000">
        <w:rPr>
          <w:rtl w:val="0"/>
        </w:rPr>
        <w:t xml:space="preserve">“No, it isn’t,” Haldric said immediately.</w:t>
      </w:r>
    </w:p>
    <w:p w:rsidR="00000000" w:rsidDel="00000000" w:rsidP="00000000" w:rsidRDefault="00000000" w:rsidRPr="00000000" w14:paraId="00000808">
      <w:pPr>
        <w:spacing w:after="0" w:before="0" w:line="480" w:lineRule="auto"/>
        <w:ind w:left="720" w:firstLine="720"/>
        <w:rPr/>
      </w:pPr>
      <w:r w:rsidDel="00000000" w:rsidR="00000000" w:rsidRPr="00000000">
        <w:rPr>
          <w:rtl w:val="0"/>
        </w:rPr>
        <w:t xml:space="preserve">Wintrid clasped her hands together. “She’s here at night, dear. What else could it be?”</w:t>
      </w:r>
    </w:p>
    <w:p w:rsidR="00000000" w:rsidDel="00000000" w:rsidP="00000000" w:rsidRDefault="00000000" w:rsidRPr="00000000" w14:paraId="00000809">
      <w:pPr>
        <w:spacing w:after="0" w:before="0" w:line="480" w:lineRule="auto"/>
        <w:ind w:left="720" w:firstLine="720"/>
        <w:rPr/>
      </w:pPr>
      <w:r w:rsidDel="00000000" w:rsidR="00000000" w:rsidRPr="00000000">
        <w:rPr>
          <w:rtl w:val="0"/>
        </w:rPr>
        <w:t xml:space="preserve">“Nothing,” Haldric said flatly.</w:t>
      </w:r>
    </w:p>
    <w:p w:rsidR="00000000" w:rsidDel="00000000" w:rsidP="00000000" w:rsidRDefault="00000000" w:rsidRPr="00000000" w14:paraId="0000080A">
      <w:pPr>
        <w:spacing w:after="0" w:before="0" w:line="480" w:lineRule="auto"/>
        <w:ind w:left="720" w:firstLine="720"/>
        <w:rPr/>
      </w:pPr>
      <w:r w:rsidDel="00000000" w:rsidR="00000000" w:rsidRPr="00000000">
        <w:rPr>
          <w:rtl w:val="0"/>
        </w:rPr>
        <w:t xml:space="preserve">Cenrick hummed. “You know, lad, there was a time when we thought this day would never come.”</w:t>
      </w:r>
    </w:p>
    <w:p w:rsidR="00000000" w:rsidDel="00000000" w:rsidP="00000000" w:rsidRDefault="00000000" w:rsidRPr="00000000" w14:paraId="0000080B">
      <w:pPr>
        <w:spacing w:after="0" w:before="0" w:line="480" w:lineRule="auto"/>
        <w:ind w:left="720" w:firstLine="720"/>
        <w:rPr/>
      </w:pPr>
      <w:r w:rsidDel="00000000" w:rsidR="00000000" w:rsidRPr="00000000">
        <w:rPr>
          <w:rtl w:val="0"/>
        </w:rPr>
        <w:t xml:space="preserve">Praew smirked. “You doubted me?”</w:t>
      </w:r>
    </w:p>
    <w:p w:rsidR="00000000" w:rsidDel="00000000" w:rsidP="00000000" w:rsidRDefault="00000000" w:rsidRPr="00000000" w14:paraId="0000080C">
      <w:pPr>
        <w:spacing w:after="0" w:before="0" w:line="480" w:lineRule="auto"/>
        <w:ind w:left="720" w:firstLine="720"/>
        <w:rPr/>
      </w:pPr>
      <w:r w:rsidDel="00000000" w:rsidR="00000000" w:rsidRPr="00000000">
        <w:rPr>
          <w:rtl w:val="0"/>
        </w:rPr>
        <w:t xml:space="preserve">“Oh, we doubted him.” Cenrick nodded sagely. “You, my dear, always had more sense.”</w:t>
      </w:r>
    </w:p>
    <w:p w:rsidR="00000000" w:rsidDel="00000000" w:rsidP="00000000" w:rsidRDefault="00000000" w:rsidRPr="00000000" w14:paraId="0000080D">
      <w:pPr>
        <w:spacing w:after="0" w:before="0" w:line="480" w:lineRule="auto"/>
        <w:ind w:left="720" w:firstLine="720"/>
        <w:rPr/>
      </w:pPr>
      <w:r w:rsidDel="00000000" w:rsidR="00000000" w:rsidRPr="00000000">
        <w:rPr>
          <w:rtl w:val="0"/>
        </w:rPr>
        <w:t xml:space="preserve">Haldric rubbed his temple. “You’re both reading into things that aren’t there.”</w:t>
      </w:r>
    </w:p>
    <w:p w:rsidR="00000000" w:rsidDel="00000000" w:rsidP="00000000" w:rsidRDefault="00000000" w:rsidRPr="00000000" w14:paraId="0000080E">
      <w:pPr>
        <w:spacing w:after="0" w:before="0" w:line="480" w:lineRule="auto"/>
        <w:ind w:left="720" w:firstLine="720"/>
        <w:rPr/>
      </w:pPr>
      <w:r w:rsidDel="00000000" w:rsidR="00000000" w:rsidRPr="00000000">
        <w:rPr>
          <w:rtl w:val="0"/>
        </w:rPr>
        <w:t xml:space="preserve">Wintrid sighed dramatically. “Oh, let me have this, Haldric. I need some joy in my old age.”</w:t>
      </w:r>
    </w:p>
    <w:p w:rsidR="00000000" w:rsidDel="00000000" w:rsidP="00000000" w:rsidRDefault="00000000" w:rsidRPr="00000000" w14:paraId="0000080F">
      <w:pPr>
        <w:spacing w:after="0" w:before="0" w:line="480" w:lineRule="auto"/>
        <w:ind w:left="720" w:firstLine="720"/>
        <w:rPr/>
      </w:pPr>
      <w:r w:rsidDel="00000000" w:rsidR="00000000" w:rsidRPr="00000000">
        <w:rPr>
          <w:rtl w:val="0"/>
        </w:rPr>
        <w:t xml:space="preserve">Praew elbowed him lightly, tilting her head. “Dear… I don’t think I can lie to my future Grayparents like this.” She placed a hand over her heart, feigning guilt. “It just wouldn’t feel right.”</w:t>
      </w:r>
    </w:p>
    <w:p w:rsidR="00000000" w:rsidDel="00000000" w:rsidP="00000000" w:rsidRDefault="00000000" w:rsidRPr="00000000" w14:paraId="00000810">
      <w:pPr>
        <w:spacing w:after="0" w:before="0" w:line="480" w:lineRule="auto"/>
        <w:ind w:left="720" w:firstLine="720"/>
        <w:rPr/>
      </w:pPr>
      <w:r w:rsidDel="00000000" w:rsidR="00000000" w:rsidRPr="00000000">
        <w:rPr>
          <w:rtl w:val="0"/>
        </w:rPr>
        <w:t xml:space="preserve">Haldric whipped his head toward her, eyes wide. “You!—”</w:t>
      </w:r>
    </w:p>
    <w:p w:rsidR="00000000" w:rsidDel="00000000" w:rsidP="00000000" w:rsidRDefault="00000000" w:rsidRPr="00000000" w14:paraId="00000811">
      <w:pPr>
        <w:spacing w:after="0" w:before="0" w:line="480" w:lineRule="auto"/>
        <w:ind w:left="720" w:firstLine="720"/>
        <w:rPr/>
      </w:pPr>
      <w:r w:rsidDel="00000000" w:rsidR="00000000" w:rsidRPr="00000000">
        <w:rPr>
          <w:rtl w:val="0"/>
        </w:rPr>
        <w:t xml:space="preserve">Wintrid beamed. “Oh, I knew it!”</w:t>
      </w:r>
    </w:p>
    <w:p w:rsidR="00000000" w:rsidDel="00000000" w:rsidP="00000000" w:rsidRDefault="00000000" w:rsidRPr="00000000" w14:paraId="00000812">
      <w:pPr>
        <w:spacing w:after="0" w:before="0" w:line="480" w:lineRule="auto"/>
        <w:ind w:left="720" w:firstLine="720"/>
        <w:rPr/>
      </w:pPr>
      <w:r w:rsidDel="00000000" w:rsidR="00000000" w:rsidRPr="00000000">
        <w:rPr>
          <w:rtl w:val="0"/>
        </w:rPr>
        <w:t xml:space="preserve">Cenrick chuckled. “Took you long enough, boy.”</w:t>
      </w:r>
    </w:p>
    <w:p w:rsidR="00000000" w:rsidDel="00000000" w:rsidP="00000000" w:rsidRDefault="00000000" w:rsidRPr="00000000" w14:paraId="00000813">
      <w:pPr>
        <w:spacing w:after="0" w:before="0" w:line="480" w:lineRule="auto"/>
        <w:ind w:left="720" w:firstLine="720"/>
        <w:rPr/>
      </w:pPr>
      <w:r w:rsidDel="00000000" w:rsidR="00000000" w:rsidRPr="00000000">
        <w:rPr>
          <w:rtl w:val="0"/>
        </w:rPr>
      </w:r>
    </w:p>
    <w:p w:rsidR="00000000" w:rsidDel="00000000" w:rsidP="00000000" w:rsidRDefault="00000000" w:rsidRPr="00000000" w14:paraId="00000814">
      <w:pPr>
        <w:spacing w:after="0" w:before="0" w:line="480" w:lineRule="auto"/>
        <w:ind w:left="720" w:firstLine="720"/>
        <w:rPr/>
      </w:pPr>
      <w:r w:rsidDel="00000000" w:rsidR="00000000" w:rsidRPr="00000000">
        <w:rPr>
          <w:rtl w:val="0"/>
        </w:rPr>
        <w:t xml:space="preserve">Haldric exhaled sharply through his nose, his fists clenching. “You’re feeding them, Praew.”</w:t>
      </w:r>
    </w:p>
    <w:p w:rsidR="00000000" w:rsidDel="00000000" w:rsidP="00000000" w:rsidRDefault="00000000" w:rsidRPr="00000000" w14:paraId="00000815">
      <w:pPr>
        <w:spacing w:after="0" w:before="0" w:line="480" w:lineRule="auto"/>
        <w:ind w:left="720" w:firstLine="720"/>
        <w:rPr/>
      </w:pPr>
      <w:r w:rsidDel="00000000" w:rsidR="00000000" w:rsidRPr="00000000">
        <w:rPr>
          <w:rtl w:val="0"/>
        </w:rPr>
        <w:t xml:space="preserve">She smiled innocently. “Just letting nature take its course.”</w:t>
      </w:r>
    </w:p>
    <w:p w:rsidR="00000000" w:rsidDel="00000000" w:rsidP="00000000" w:rsidRDefault="00000000" w:rsidRPr="00000000" w14:paraId="00000816">
      <w:pPr>
        <w:spacing w:after="0" w:before="0" w:line="480" w:lineRule="auto"/>
        <w:ind w:left="720" w:firstLine="720"/>
        <w:rPr/>
      </w:pPr>
      <w:r w:rsidDel="00000000" w:rsidR="00000000" w:rsidRPr="00000000">
        <w:rPr>
          <w:rtl w:val="0"/>
        </w:rPr>
        <w:t xml:space="preserve">Wintrid patted Haldric’s shoulder fondly. “Well, I suppose we should leave you two lovebirds to talk.”</w:t>
      </w:r>
    </w:p>
    <w:p w:rsidR="00000000" w:rsidDel="00000000" w:rsidP="00000000" w:rsidRDefault="00000000" w:rsidRPr="00000000" w14:paraId="00000817">
      <w:pPr>
        <w:spacing w:after="0" w:before="0" w:line="480" w:lineRule="auto"/>
        <w:ind w:left="720" w:firstLine="720"/>
        <w:rPr/>
      </w:pPr>
      <w:r w:rsidDel="00000000" w:rsidR="00000000" w:rsidRPr="00000000">
        <w:rPr>
          <w:rtl w:val="0"/>
        </w:rPr>
        <w:t xml:space="preserve">Cenrick grinned as he turned away. “Just don’t make me a Grand-Grayfather yet, boy.”</w:t>
      </w:r>
    </w:p>
    <w:p w:rsidR="00000000" w:rsidDel="00000000" w:rsidP="00000000" w:rsidRDefault="00000000" w:rsidRPr="00000000" w14:paraId="00000818">
      <w:pPr>
        <w:spacing w:after="0" w:before="0" w:line="480" w:lineRule="auto"/>
        <w:ind w:left="720" w:firstLine="720"/>
        <w:rPr/>
      </w:pPr>
      <w:r w:rsidDel="00000000" w:rsidR="00000000" w:rsidRPr="00000000">
        <w:rPr>
          <w:rtl w:val="0"/>
        </w:rPr>
        <w:t xml:space="preserve">Haldric nearly choked. “What—? No—! That’s—”</w:t>
      </w:r>
    </w:p>
    <w:p w:rsidR="00000000" w:rsidDel="00000000" w:rsidP="00000000" w:rsidRDefault="00000000" w:rsidRPr="00000000" w14:paraId="00000819">
      <w:pPr>
        <w:spacing w:after="0" w:before="0" w:line="480" w:lineRule="auto"/>
        <w:ind w:left="720" w:firstLine="720"/>
        <w:rPr/>
      </w:pPr>
      <w:r w:rsidDel="00000000" w:rsidR="00000000" w:rsidRPr="00000000">
        <w:rPr>
          <w:rtl w:val="0"/>
        </w:rPr>
        <w:t xml:space="preserve">But they were already gone.</w:t>
      </w:r>
    </w:p>
    <w:p w:rsidR="00000000" w:rsidDel="00000000" w:rsidP="00000000" w:rsidRDefault="00000000" w:rsidRPr="00000000" w14:paraId="0000081A">
      <w:pPr>
        <w:spacing w:after="0" w:before="0" w:line="480" w:lineRule="auto"/>
        <w:ind w:left="720" w:firstLine="720"/>
        <w:rPr/>
      </w:pPr>
      <w:r w:rsidDel="00000000" w:rsidR="00000000" w:rsidRPr="00000000">
        <w:rPr>
          <w:rtl w:val="0"/>
        </w:rPr>
        <w:t xml:space="preserve">Praew snorted. “They really have no faith in you, huh?”</w:t>
      </w:r>
    </w:p>
    <w:p w:rsidR="00000000" w:rsidDel="00000000" w:rsidP="00000000" w:rsidRDefault="00000000" w:rsidRPr="00000000" w14:paraId="0000081B">
      <w:pPr>
        <w:spacing w:after="0" w:before="0" w:line="480" w:lineRule="auto"/>
        <w:ind w:left="720" w:firstLine="720"/>
        <w:rPr/>
      </w:pPr>
      <w:r w:rsidDel="00000000" w:rsidR="00000000" w:rsidRPr="00000000">
        <w:rPr>
          <w:rtl w:val="0"/>
        </w:rPr>
        <w:t xml:space="preserve">Haldric exhaled, dragging a hand down his face as the last echoes of his Grayparents’ laughter faded into the next room. </w:t>
      </w:r>
    </w:p>
    <w:p w:rsidR="00000000" w:rsidDel="00000000" w:rsidP="00000000" w:rsidRDefault="00000000" w:rsidRPr="00000000" w14:paraId="0000081C">
      <w:pPr>
        <w:spacing w:after="0" w:before="0" w:line="480" w:lineRule="auto"/>
        <w:ind w:left="720" w:firstLine="720"/>
        <w:rPr/>
      </w:pPr>
      <w:r w:rsidDel="00000000" w:rsidR="00000000" w:rsidRPr="00000000">
        <w:rPr>
          <w:rtl w:val="0"/>
        </w:rPr>
        <w:t xml:space="preserve">Then he turned to Praew, arms crossed. “Why did we have to meet at my place?”</w:t>
      </w:r>
    </w:p>
    <w:p w:rsidR="00000000" w:rsidDel="00000000" w:rsidP="00000000" w:rsidRDefault="00000000" w:rsidRPr="00000000" w14:paraId="0000081D">
      <w:pPr>
        <w:spacing w:after="0" w:before="0" w:line="480" w:lineRule="auto"/>
        <w:ind w:left="720" w:firstLine="720"/>
        <w:rPr/>
      </w:pPr>
      <w:r w:rsidDel="00000000" w:rsidR="00000000" w:rsidRPr="00000000">
        <w:rPr>
          <w:rtl w:val="0"/>
        </w:rPr>
        <w:t xml:space="preserve">Praew didn’t miss a beat. “Would you rather get interrogated by my father?”</w:t>
      </w:r>
    </w:p>
    <w:p w:rsidR="00000000" w:rsidDel="00000000" w:rsidP="00000000" w:rsidRDefault="00000000" w:rsidRPr="00000000" w14:paraId="0000081E">
      <w:pPr>
        <w:spacing w:after="0" w:before="0" w:line="480" w:lineRule="auto"/>
        <w:ind w:left="720" w:firstLine="720"/>
        <w:rPr/>
      </w:pPr>
      <w:r w:rsidDel="00000000" w:rsidR="00000000" w:rsidRPr="00000000">
        <w:rPr>
          <w:rtl w:val="0"/>
        </w:rPr>
        <w:t xml:space="preserve">Haldric hesitated. Just for a second. Then he shivered.</w:t>
      </w:r>
    </w:p>
    <w:p w:rsidR="00000000" w:rsidDel="00000000" w:rsidP="00000000" w:rsidRDefault="00000000" w:rsidRPr="00000000" w14:paraId="0000081F">
      <w:pPr>
        <w:spacing w:after="0" w:before="0" w:line="480" w:lineRule="auto"/>
        <w:ind w:left="720" w:firstLine="720"/>
        <w:rPr/>
      </w:pPr>
      <w:r w:rsidDel="00000000" w:rsidR="00000000" w:rsidRPr="00000000">
        <w:rPr>
          <w:rtl w:val="0"/>
        </w:rPr>
        <w:t xml:space="preserve">Praew grinned. “Thought so.”</w:t>
      </w:r>
    </w:p>
    <w:p w:rsidR="00000000" w:rsidDel="00000000" w:rsidP="00000000" w:rsidRDefault="00000000" w:rsidRPr="00000000" w14:paraId="00000820">
      <w:pPr>
        <w:spacing w:after="0" w:before="0" w:line="480" w:lineRule="auto"/>
        <w:ind w:left="720" w:firstLine="720"/>
        <w:rPr/>
      </w:pPr>
      <w:r w:rsidDel="00000000" w:rsidR="00000000" w:rsidRPr="00000000">
        <w:rPr>
          <w:rtl w:val="0"/>
        </w:rPr>
        <w:t xml:space="preserve">Haldric scowled. “That still doesn’t explain why you had to lead my Grayparents into—whatever that was.”</w:t>
      </w:r>
    </w:p>
    <w:p w:rsidR="00000000" w:rsidDel="00000000" w:rsidP="00000000" w:rsidRDefault="00000000" w:rsidRPr="00000000" w14:paraId="00000821">
      <w:pPr>
        <w:spacing w:after="0" w:before="0" w:line="480" w:lineRule="auto"/>
        <w:ind w:left="720" w:firstLine="720"/>
        <w:rPr/>
      </w:pPr>
      <w:r w:rsidDel="00000000" w:rsidR="00000000" w:rsidRPr="00000000">
        <w:rPr>
          <w:rtl w:val="0"/>
        </w:rPr>
        <w:t xml:space="preserve">Praew shrugged, entirely unbothered. “Now we have an excuse.”</w:t>
      </w:r>
    </w:p>
    <w:p w:rsidR="00000000" w:rsidDel="00000000" w:rsidP="00000000" w:rsidRDefault="00000000" w:rsidRPr="00000000" w14:paraId="00000822">
      <w:pPr>
        <w:spacing w:after="0" w:before="0" w:line="480" w:lineRule="auto"/>
        <w:ind w:left="720" w:firstLine="720"/>
        <w:rPr/>
      </w:pPr>
      <w:r w:rsidDel="00000000" w:rsidR="00000000" w:rsidRPr="00000000">
        <w:rPr>
          <w:rtl w:val="0"/>
        </w:rPr>
        <w:t xml:space="preserve">Haldric narrowed his eyes. “An excuse for what?”</w:t>
      </w:r>
    </w:p>
    <w:p w:rsidR="00000000" w:rsidDel="00000000" w:rsidP="00000000" w:rsidRDefault="00000000" w:rsidRPr="00000000" w14:paraId="00000823">
      <w:pPr>
        <w:spacing w:after="0" w:before="0" w:line="480" w:lineRule="auto"/>
        <w:ind w:left="720" w:firstLine="720"/>
        <w:rPr/>
      </w:pPr>
      <w:r w:rsidDel="00000000" w:rsidR="00000000" w:rsidRPr="00000000">
        <w:rPr>
          <w:rtl w:val="0"/>
        </w:rPr>
        <w:t xml:space="preserve">She smirked. “To meet, late at night.”</w:t>
      </w:r>
    </w:p>
    <w:p w:rsidR="00000000" w:rsidDel="00000000" w:rsidP="00000000" w:rsidRDefault="00000000" w:rsidRPr="00000000" w14:paraId="00000824">
      <w:pPr>
        <w:spacing w:after="0" w:before="0" w:line="480" w:lineRule="auto"/>
        <w:ind w:left="720" w:firstLine="720"/>
        <w:rPr/>
      </w:pPr>
      <w:r w:rsidDel="00000000" w:rsidR="00000000" w:rsidRPr="00000000">
        <w:rPr>
          <w:rtl w:val="0"/>
        </w:rPr>
        <w:t xml:space="preserve">Haldric exhaled sharply, rubbing his temples. “You really think ahead, don’t </w:t>
      </w:r>
      <w:sdt>
        <w:sdtPr>
          <w:id w:val="724670990"/>
          <w:tag w:val="goog_rdk_41"/>
        </w:sdtPr>
        <w:sdtContent>
          <w:commentRangeStart w:id="24"/>
        </w:sdtContent>
      </w:sdt>
      <w:r w:rsidDel="00000000" w:rsidR="00000000" w:rsidRPr="00000000">
        <w:rPr>
          <w:rtl w:val="0"/>
        </w:rPr>
        <w:t xml:space="preserve">you</w:t>
      </w:r>
      <w:commentRangeEnd w:id="24"/>
      <w:r w:rsidDel="00000000" w:rsidR="00000000" w:rsidRPr="00000000">
        <w:commentReference w:id="24"/>
      </w:r>
      <w:r w:rsidDel="00000000" w:rsidR="00000000" w:rsidRPr="00000000">
        <w:rPr>
          <w:rtl w:val="0"/>
        </w:rPr>
        <w:t xml:space="preserve">?”</w:t>
      </w:r>
    </w:p>
    <w:p w:rsidR="00000000" w:rsidDel="00000000" w:rsidP="00000000" w:rsidRDefault="00000000" w:rsidRPr="00000000" w14:paraId="00000825">
      <w:pPr>
        <w:spacing w:after="0" w:before="0" w:line="480" w:lineRule="auto"/>
        <w:ind w:left="720" w:firstLine="720"/>
        <w:rPr/>
      </w:pPr>
      <w:r w:rsidDel="00000000" w:rsidR="00000000" w:rsidRPr="00000000">
        <w:rPr>
          <w:rtl w:val="0"/>
        </w:rPr>
        <w:t xml:space="preserve">Praew beamed. “Of course. I plan for everything.”</w:t>
      </w:r>
    </w:p>
    <w:p w:rsidR="00000000" w:rsidDel="00000000" w:rsidP="00000000" w:rsidRDefault="00000000" w:rsidRPr="00000000" w14:paraId="00000826">
      <w:pPr>
        <w:spacing w:after="0" w:before="0" w:line="480" w:lineRule="auto"/>
        <w:ind w:left="720" w:firstLine="720"/>
        <w:rPr/>
      </w:pPr>
      <w:r w:rsidDel="00000000" w:rsidR="00000000" w:rsidRPr="00000000">
        <w:rPr>
          <w:rtl w:val="0"/>
        </w:rPr>
        <w:t xml:space="preserve">Haldric gave her a flat look. “Except how to avoid embarrassing me in my own home.”</w:t>
      </w:r>
    </w:p>
    <w:p w:rsidR="00000000" w:rsidDel="00000000" w:rsidP="00000000" w:rsidRDefault="00000000" w:rsidRPr="00000000" w14:paraId="00000827">
      <w:pPr>
        <w:spacing w:after="0" w:before="0" w:line="480" w:lineRule="auto"/>
        <w:ind w:left="720" w:firstLine="720"/>
        <w:rPr/>
      </w:pPr>
      <w:r w:rsidDel="00000000" w:rsidR="00000000" w:rsidRPr="00000000">
        <w:rPr>
          <w:rtl w:val="0"/>
        </w:rPr>
        <w:t xml:space="preserve">She tapped her chin, mock-thoughtful. </w:t>
      </w:r>
      <w:sdt>
        <w:sdtPr>
          <w:id w:val="-950331113"/>
          <w:tag w:val="goog_rdk_42"/>
        </w:sdtPr>
        <w:sdtContent>
          <w:commentRangeStart w:id="25"/>
        </w:sdtContent>
      </w:sdt>
      <w:r w:rsidDel="00000000" w:rsidR="00000000" w:rsidRPr="00000000">
        <w:rPr>
          <w:rtl w:val="0"/>
        </w:rPr>
        <w:t xml:space="preserve">“Yeah, that part was just a bonus.”</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828">
      <w:pPr>
        <w:spacing w:after="0" w:before="0" w:line="480" w:lineRule="auto"/>
        <w:ind w:left="720" w:firstLine="720"/>
        <w:rPr/>
      </w:pPr>
      <w:r w:rsidDel="00000000" w:rsidR="00000000" w:rsidRPr="00000000">
        <w:rPr>
          <w:rtl w:val="0"/>
        </w:rPr>
      </w:r>
    </w:p>
    <w:p w:rsidR="00000000" w:rsidDel="00000000" w:rsidP="00000000" w:rsidRDefault="00000000" w:rsidRPr="00000000" w14:paraId="00000829">
      <w:pPr>
        <w:spacing w:after="0" w:before="0" w:line="480" w:lineRule="auto"/>
        <w:ind w:left="720" w:firstLine="720"/>
        <w:rPr/>
      </w:pPr>
      <w:r w:rsidDel="00000000" w:rsidR="00000000" w:rsidRPr="00000000">
        <w:rPr>
          <w:rtl w:val="0"/>
        </w:rPr>
        <w:t xml:space="preserve">Haldric sighed. “Let’s just get on with it.”</w:t>
      </w:r>
    </w:p>
    <w:p w:rsidR="00000000" w:rsidDel="00000000" w:rsidP="00000000" w:rsidRDefault="00000000" w:rsidRPr="00000000" w14:paraId="0000082A">
      <w:pPr>
        <w:spacing w:after="0" w:before="0" w:line="480" w:lineRule="auto"/>
        <w:ind w:left="720" w:firstLine="720"/>
        <w:rPr/>
      </w:pPr>
      <w:r w:rsidDel="00000000" w:rsidR="00000000" w:rsidRPr="00000000">
        <w:rPr>
          <w:rtl w:val="0"/>
        </w:rPr>
        <w:t xml:space="preserve">Haldric and Praew headed up to his bedroom.</w:t>
      </w:r>
    </w:p>
    <w:p w:rsidR="00000000" w:rsidDel="00000000" w:rsidP="00000000" w:rsidRDefault="00000000" w:rsidRPr="00000000" w14:paraId="0000082B">
      <w:pPr>
        <w:spacing w:after="0" w:before="0" w:line="480" w:lineRule="auto"/>
        <w:ind w:left="720" w:firstLine="720"/>
        <w:rPr>
          <w:i w:val="1"/>
          <w:iCs w:val="1"/>
        </w:rPr>
      </w:pPr>
      <w:r w:rsidDel="00000000" w:rsidR="00000000" w:rsidRPr="00000000">
        <w:rPr>
          <w:i w:val="1"/>
          <w:iCs w:val="1"/>
          <w:rtl w:val="0"/>
        </w:rPr>
        <w:t xml:space="preserve">Has my room always been this small? It doesn’t smell bad… right?</w:t>
      </w:r>
    </w:p>
    <w:p w:rsidR="00000000" w:rsidDel="00000000" w:rsidP="00000000" w:rsidRDefault="00000000" w:rsidRPr="00000000" w14:paraId="0000082C">
      <w:pPr>
        <w:spacing w:after="0" w:before="0" w:line="480" w:lineRule="auto"/>
        <w:ind w:left="720" w:firstLine="720"/>
        <w:rPr/>
      </w:pPr>
      <w:r w:rsidDel="00000000" w:rsidR="00000000" w:rsidRPr="00000000">
        <w:rPr>
          <w:rtl w:val="0"/>
        </w:rPr>
        <w:t xml:space="preserve">Not that he cared what Praew thought or anything. But still…this was the first time he’d ever had a girl in his room.</w:t>
      </w:r>
    </w:p>
    <w:p w:rsidR="00000000" w:rsidDel="00000000" w:rsidP="00000000" w:rsidRDefault="00000000" w:rsidRPr="00000000" w14:paraId="0000082D">
      <w:pPr>
        <w:spacing w:after="0" w:before="0" w:line="480" w:lineRule="auto"/>
        <w:ind w:left="720" w:firstLine="720"/>
        <w:rPr/>
      </w:pPr>
      <w:r w:rsidDel="00000000" w:rsidR="00000000" w:rsidRPr="00000000">
        <w:rPr>
          <w:i w:val="1"/>
          <w:iCs w:val="1"/>
          <w:rtl w:val="0"/>
        </w:rPr>
        <w:t xml:space="preserve">Don’t make this weird,</w:t>
      </w:r>
      <w:r w:rsidDel="00000000" w:rsidR="00000000" w:rsidRPr="00000000">
        <w:rPr>
          <w:rtl w:val="0"/>
        </w:rPr>
        <w:t xml:space="preserve"> he told himself.</w:t>
      </w:r>
    </w:p>
    <w:p w:rsidR="00000000" w:rsidDel="00000000" w:rsidP="00000000" w:rsidRDefault="00000000" w:rsidRPr="00000000" w14:paraId="0000082E">
      <w:pPr>
        <w:spacing w:after="0" w:before="0" w:line="480" w:lineRule="auto"/>
        <w:ind w:left="720" w:firstLine="720"/>
        <w:rPr/>
      </w:pPr>
      <w:r w:rsidDel="00000000" w:rsidR="00000000" w:rsidRPr="00000000">
        <w:rPr>
          <w:rtl w:val="0"/>
        </w:rPr>
        <w:t xml:space="preserve">Below, his Grayparents were whispering and giggling on the stairs. He tried to block it out, setting aside the embarrassment as he began turning over everything he’d gathered.</w:t>
      </w:r>
    </w:p>
    <w:p w:rsidR="00000000" w:rsidDel="00000000" w:rsidP="00000000" w:rsidRDefault="00000000" w:rsidRPr="00000000" w14:paraId="0000082F">
      <w:pPr>
        <w:spacing w:after="0" w:before="0" w:line="480" w:lineRule="auto"/>
        <w:ind w:left="720" w:firstLine="720"/>
        <w:rPr/>
      </w:pPr>
      <w:r w:rsidDel="00000000" w:rsidR="00000000" w:rsidRPr="00000000">
        <w:rPr>
          <w:rtl w:val="0"/>
        </w:rPr>
        <w:t xml:space="preserve">A few days ago, </w:t>
      </w:r>
      <w:sdt>
        <w:sdtPr>
          <w:id w:val="254920689"/>
          <w:tag w:val="goog_rdk_43"/>
        </w:sdtPr>
        <w:sdtContent>
          <w:ins w:author="William Cox" w:id="11" w:date="2025-12-21T20:24:00Z"/>
          <w:sdt>
            <w:sdtPr>
              <w:id w:val="-283416555"/>
              <w:tag w:val="goog_rdk_44"/>
            </w:sdtPr>
            <w:sdtContent>
              <w:commentRangeStart w:id="26"/>
            </w:sdtContent>
          </w:sdt>
          <w:ins w:author="William Cox" w:id="11" w:date="2025-12-21T20:24:00Z">
            <w:r w:rsidDel="00000000" w:rsidR="00000000" w:rsidRPr="00000000">
              <w:rPr>
                <w:rtl w:val="0"/>
              </w:rPr>
              <w:t xml:space="preserve">he told her, </w:t>
            </w:r>
          </w:ins>
        </w:sdtContent>
      </w:sdt>
      <w:commentRangeEnd w:id="26"/>
      <w:r w:rsidDel="00000000" w:rsidR="00000000" w:rsidRPr="00000000">
        <w:commentReference w:id="26"/>
      </w:r>
      <w:r w:rsidDel="00000000" w:rsidR="00000000" w:rsidRPr="00000000">
        <w:rPr>
          <w:rtl w:val="0"/>
        </w:rPr>
        <w:t xml:space="preserve">he’d witnessed something far above his ration allocation.</w:t>
      </w:r>
    </w:p>
    <w:p w:rsidR="00000000" w:rsidDel="00000000" w:rsidP="00000000" w:rsidRDefault="00000000" w:rsidRPr="00000000" w14:paraId="00000830">
      <w:pPr>
        <w:spacing w:after="0" w:before="0" w:line="480" w:lineRule="auto"/>
        <w:ind w:left="720" w:firstLine="720"/>
        <w:rPr/>
      </w:pPr>
      <w:sdt>
        <w:sdtPr>
          <w:id w:val="1118854843"/>
          <w:tag w:val="goog_rdk_46"/>
        </w:sdtPr>
        <w:sdtContent>
          <w:del w:author="William Cox" w:id="12" w:date="2025-12-21T20:25:00Z"/>
          <w:sdt>
            <w:sdtPr>
              <w:id w:val="-787443548"/>
              <w:tag w:val="goog_rdk_47"/>
            </w:sdtPr>
            <w:sdtContent>
              <w:commentRangeStart w:id="27"/>
            </w:sdtContent>
          </w:sdt>
          <w:del w:author="William Cox" w:id="12" w:date="2025-12-21T20:25:00Z">
            <w:r w:rsidDel="00000000" w:rsidR="00000000" w:rsidRPr="00000000">
              <w:rPr>
                <w:rtl w:val="0"/>
              </w:rPr>
              <w:delText xml:space="preserve">He looked at Praew. </w:delText>
            </w:r>
          </w:del>
        </w:sdtContent>
      </w:sdt>
      <w:r w:rsidDel="00000000" w:rsidR="00000000" w:rsidRPr="00000000">
        <w:rPr>
          <w:rtl w:val="0"/>
        </w:rPr>
        <w:t xml:space="preserve">“Godric, the Mythical beast Hunter, met with The Prime Archon last Ravtra… if you can even call it that.”</w:t>
      </w:r>
    </w:p>
    <w:p w:rsidR="00000000" w:rsidDel="00000000" w:rsidP="00000000" w:rsidRDefault="00000000" w:rsidRPr="00000000" w14:paraId="00000831">
      <w:pPr>
        <w:spacing w:after="0" w:before="0" w:line="480" w:lineRule="auto"/>
        <w:ind w:left="720" w:firstLine="720"/>
        <w:rPr/>
      </w:pPr>
      <w:r w:rsidDel="00000000" w:rsidR="00000000" w:rsidRPr="00000000">
        <w:rPr>
          <w:rtl w:val="0"/>
        </w:rPr>
        <w:t xml:space="preserve">Praew’s brows furrowed. “What do you mean?”</w:t>
      </w:r>
    </w:p>
    <w:p w:rsidR="00000000" w:rsidDel="00000000" w:rsidP="00000000" w:rsidRDefault="00000000" w:rsidRPr="00000000" w14:paraId="00000832">
      <w:pPr>
        <w:spacing w:after="0" w:before="0" w:line="480" w:lineRule="auto"/>
        <w:ind w:left="720" w:firstLine="720"/>
        <w:rPr/>
      </w:pPr>
      <w:r w:rsidDel="00000000" w:rsidR="00000000" w:rsidRPr="00000000">
        <w:rPr>
          <w:rtl w:val="0"/>
        </w:rPr>
        <w:t xml:space="preserve">Haldric’s grip tightened against his forearm. “I was outside the office. I didn’t hear everything, but what I did hear?” He shook his head. “It wasn’t a meeting—it was a fight.”</w:t>
      </w:r>
    </w:p>
    <w:p w:rsidR="00000000" w:rsidDel="00000000" w:rsidP="00000000" w:rsidRDefault="00000000" w:rsidRPr="00000000" w14:paraId="00000833">
      <w:pPr>
        <w:spacing w:after="0" w:before="0" w:line="480" w:lineRule="auto"/>
        <w:ind w:left="720" w:firstLine="720"/>
        <w:rPr/>
      </w:pPr>
      <w:r w:rsidDel="00000000" w:rsidR="00000000" w:rsidRPr="00000000">
        <w:rPr>
          <w:rtl w:val="0"/>
        </w:rPr>
        <w:t xml:space="preserve">Praew straightened. “A fight?”</w:t>
      </w:r>
    </w:p>
    <w:p w:rsidR="00000000" w:rsidDel="00000000" w:rsidP="00000000" w:rsidRDefault="00000000" w:rsidRPr="00000000" w14:paraId="00000834">
      <w:pPr>
        <w:spacing w:after="0" w:before="0" w:line="480" w:lineRule="auto"/>
        <w:ind w:left="720" w:firstLine="720"/>
        <w:rPr/>
      </w:pPr>
      <w:r w:rsidDel="00000000" w:rsidR="00000000" w:rsidRPr="00000000">
        <w:rPr>
          <w:rtl w:val="0"/>
        </w:rPr>
        <w:t xml:space="preserve">Haldric nodded. “Godric was furious. I</w:t>
      </w:r>
      <w:commentRangeEnd w:id="27"/>
      <w:r w:rsidDel="00000000" w:rsidR="00000000" w:rsidRPr="00000000">
        <w:commentReference w:id="27"/>
      </w:r>
      <w:r w:rsidDel="00000000" w:rsidR="00000000" w:rsidRPr="00000000">
        <w:rPr>
          <w:rtl w:val="0"/>
        </w:rPr>
        <w:t xml:space="preserve"> couldn’t make out The Prime Archon’s words, but Godric? He wasn’t holding back.” He hesitated, then recited the words burned into his memory:</w:t>
      </w:r>
    </w:p>
    <w:p w:rsidR="00000000" w:rsidDel="00000000" w:rsidP="00000000" w:rsidRDefault="00000000" w:rsidRPr="00000000" w14:paraId="00000835">
      <w:pPr>
        <w:spacing w:after="0" w:before="0" w:line="480" w:lineRule="auto"/>
        <w:ind w:left="720" w:firstLine="720"/>
        <w:rPr/>
      </w:pPr>
      <w:r w:rsidDel="00000000" w:rsidR="00000000" w:rsidRPr="00000000">
        <w:rPr>
          <w:rtl w:val="0"/>
        </w:rPr>
      </w:r>
    </w:p>
    <w:p w:rsidR="00000000" w:rsidDel="00000000" w:rsidP="00000000" w:rsidRDefault="00000000" w:rsidRPr="00000000" w14:paraId="00000836">
      <w:pPr>
        <w:spacing w:after="0" w:before="0" w:line="480" w:lineRule="auto"/>
        <w:ind w:left="720" w:firstLine="720"/>
        <w:rPr/>
      </w:pPr>
      <w:r w:rsidDel="00000000" w:rsidR="00000000" w:rsidRPr="00000000">
        <w:rPr>
          <w:rtl w:val="0"/>
        </w:rPr>
        <w:t xml:space="preserve">“Are you bolting doing?!”</w:t>
      </w:r>
    </w:p>
    <w:p w:rsidR="00000000" w:rsidDel="00000000" w:rsidP="00000000" w:rsidRDefault="00000000" w:rsidRPr="00000000" w14:paraId="00000837">
      <w:pPr>
        <w:spacing w:after="0" w:before="0" w:line="480" w:lineRule="auto"/>
        <w:ind w:left="720" w:firstLine="720"/>
        <w:rPr/>
      </w:pPr>
      <w:r w:rsidDel="00000000" w:rsidR="00000000" w:rsidRPr="00000000">
        <w:rPr>
          <w:rtl w:val="0"/>
        </w:rPr>
        <w:t xml:space="preserve">“You asked me to take over this position!”</w:t>
      </w:r>
    </w:p>
    <w:p w:rsidR="00000000" w:rsidDel="00000000" w:rsidP="00000000" w:rsidRDefault="00000000" w:rsidRPr="00000000" w14:paraId="00000838">
      <w:pPr>
        <w:spacing w:after="0" w:before="0" w:line="480" w:lineRule="auto"/>
        <w:ind w:left="720" w:firstLine="720"/>
        <w:rPr/>
      </w:pPr>
      <w:r w:rsidDel="00000000" w:rsidR="00000000" w:rsidRPr="00000000">
        <w:rPr>
          <w:rtl w:val="0"/>
        </w:rPr>
        <w:t xml:space="preserve">“…DOING TO THEM?!”</w:t>
      </w:r>
    </w:p>
    <w:p w:rsidR="00000000" w:rsidDel="00000000" w:rsidP="00000000" w:rsidRDefault="00000000" w:rsidRPr="00000000" w14:paraId="00000839">
      <w:pPr>
        <w:spacing w:after="0" w:before="0" w:line="480" w:lineRule="auto"/>
        <w:ind w:left="720" w:firstLine="720"/>
        <w:rPr/>
      </w:pPr>
      <w:r w:rsidDel="00000000" w:rsidR="00000000" w:rsidRPr="00000000">
        <w:rPr>
          <w:rtl w:val="0"/>
        </w:rPr>
        <w:t xml:space="preserve">“IF I FIND OUT YOU—”</w:t>
      </w:r>
    </w:p>
    <w:p w:rsidR="00000000" w:rsidDel="00000000" w:rsidP="00000000" w:rsidRDefault="00000000" w:rsidRPr="00000000" w14:paraId="0000083A">
      <w:pPr>
        <w:spacing w:after="0" w:before="0" w:line="480" w:lineRule="auto"/>
        <w:ind w:left="720" w:firstLine="720"/>
        <w:rPr/>
      </w:pPr>
      <w:r w:rsidDel="00000000" w:rsidR="00000000" w:rsidRPr="00000000">
        <w:rPr>
          <w:rtl w:val="0"/>
        </w:rPr>
      </w:r>
    </w:p>
    <w:p w:rsidR="00000000" w:rsidDel="00000000" w:rsidP="00000000" w:rsidRDefault="00000000" w:rsidRPr="00000000" w14:paraId="0000083B">
      <w:pPr>
        <w:spacing w:after="0" w:before="0" w:line="480" w:lineRule="auto"/>
        <w:ind w:left="720" w:firstLine="720"/>
        <w:rPr/>
      </w:pPr>
      <w:r w:rsidDel="00000000" w:rsidR="00000000" w:rsidRPr="00000000">
        <w:rPr>
          <w:rtl w:val="0"/>
        </w:rPr>
        <w:t xml:space="preserve">He stopped there, watching as Praew’s expression darkened.</w:t>
      </w:r>
    </w:p>
    <w:p w:rsidR="00000000" w:rsidDel="00000000" w:rsidP="00000000" w:rsidRDefault="00000000" w:rsidRPr="00000000" w14:paraId="0000083C">
      <w:pPr>
        <w:spacing w:after="0" w:before="0" w:line="480" w:lineRule="auto"/>
        <w:ind w:left="720" w:firstLine="720"/>
        <w:rPr/>
      </w:pPr>
      <w:r w:rsidDel="00000000" w:rsidR="00000000" w:rsidRPr="00000000">
        <w:rPr>
          <w:rtl w:val="0"/>
        </w:rPr>
        <w:t xml:space="preserve">She leaned forward. “Them?”</w:t>
      </w:r>
    </w:p>
    <w:p w:rsidR="00000000" w:rsidDel="00000000" w:rsidP="00000000" w:rsidRDefault="00000000" w:rsidRPr="00000000" w14:paraId="0000083D">
      <w:pPr>
        <w:spacing w:after="0" w:before="0" w:line="480" w:lineRule="auto"/>
        <w:ind w:left="720" w:firstLine="720"/>
        <w:rPr/>
      </w:pPr>
      <w:r w:rsidDel="00000000" w:rsidR="00000000" w:rsidRPr="00000000">
        <w:rPr>
          <w:rtl w:val="0"/>
        </w:rPr>
        <w:t xml:space="preserve">Haldric nodded. “That’s the part I can’t stop thinking about.” His fingers drummed against the table. “Whatever this is, it’s big. Godric was ready to rip The Prime Archon apart.”</w:t>
      </w:r>
    </w:p>
    <w:p w:rsidR="00000000" w:rsidDel="00000000" w:rsidP="00000000" w:rsidRDefault="00000000" w:rsidRPr="00000000" w14:paraId="0000083E">
      <w:pPr>
        <w:spacing w:after="0" w:before="0" w:line="480" w:lineRule="auto"/>
        <w:ind w:left="720" w:firstLine="720"/>
        <w:rPr/>
      </w:pPr>
      <w:r w:rsidDel="00000000" w:rsidR="00000000" w:rsidRPr="00000000">
        <w:rPr>
          <w:rtl w:val="0"/>
        </w:rPr>
        <w:t xml:space="preserve">Praew narrowed her eyes. “And The Prime?”</w:t>
      </w:r>
    </w:p>
    <w:p w:rsidR="00000000" w:rsidDel="00000000" w:rsidP="00000000" w:rsidRDefault="00000000" w:rsidRPr="00000000" w14:paraId="0000083F">
      <w:pPr>
        <w:spacing w:after="0" w:before="0" w:line="480" w:lineRule="auto"/>
        <w:ind w:left="720" w:firstLine="720"/>
        <w:rPr/>
      </w:pPr>
      <w:r w:rsidDel="00000000" w:rsidR="00000000" w:rsidRPr="00000000">
        <w:rPr>
          <w:rtl w:val="0"/>
        </w:rPr>
        <w:t xml:space="preserve">“Shaken,” Haldric said. “Not openly, but… I noticed the little things. His sleeve was wrinkled, like someone had grabbed him. His collar was slightly off-center. And for the first time, I saw him lose control.”</w:t>
      </w:r>
    </w:p>
    <w:p w:rsidR="00000000" w:rsidDel="00000000" w:rsidP="00000000" w:rsidRDefault="00000000" w:rsidRPr="00000000" w14:paraId="00000840">
      <w:pPr>
        <w:spacing w:after="0" w:before="0" w:line="480" w:lineRule="auto"/>
        <w:ind w:left="720" w:firstLine="720"/>
        <w:rPr/>
      </w:pPr>
      <w:r w:rsidDel="00000000" w:rsidR="00000000" w:rsidRPr="00000000">
        <w:rPr>
          <w:rtl w:val="0"/>
        </w:rPr>
        <w:t xml:space="preserve"> Praew absorbed that, her fingers tapping against her arm. “If those two are arguing, something serious is going on.” She frowned. “You know, that’s not the only weird thing about Godric.”</w:t>
      </w:r>
    </w:p>
    <w:p w:rsidR="00000000" w:rsidDel="00000000" w:rsidP="00000000" w:rsidRDefault="00000000" w:rsidRPr="00000000" w14:paraId="00000841">
      <w:pPr>
        <w:spacing w:after="0" w:before="0" w:line="480" w:lineRule="auto"/>
        <w:ind w:left="720" w:firstLine="720"/>
        <w:rPr/>
      </w:pPr>
      <w:r w:rsidDel="00000000" w:rsidR="00000000" w:rsidRPr="00000000">
        <w:rPr>
          <w:rtl w:val="0"/>
        </w:rPr>
        <w:t xml:space="preserve">Haldric raised an eyebrow. “What do you mean?”</w:t>
      </w:r>
    </w:p>
    <w:p w:rsidR="00000000" w:rsidDel="00000000" w:rsidP="00000000" w:rsidRDefault="00000000" w:rsidRPr="00000000" w14:paraId="00000842">
      <w:pPr>
        <w:spacing w:after="0" w:before="0" w:line="480" w:lineRule="auto"/>
        <w:ind w:left="720" w:firstLine="720"/>
        <w:rPr/>
      </w:pPr>
      <w:r w:rsidDel="00000000" w:rsidR="00000000" w:rsidRPr="00000000">
        <w:rPr>
          <w:rtl w:val="0"/>
        </w:rPr>
        <w:t xml:space="preserve">She leaned forward slightly. “He’s my drill instructor.”</w:t>
      </w:r>
    </w:p>
    <w:p w:rsidR="00000000" w:rsidDel="00000000" w:rsidP="00000000" w:rsidRDefault="00000000" w:rsidRPr="00000000" w14:paraId="00000843">
      <w:pPr>
        <w:spacing w:after="0" w:before="0" w:line="480" w:lineRule="auto"/>
        <w:ind w:left="720" w:firstLine="720"/>
        <w:rPr/>
      </w:pPr>
      <w:r w:rsidDel="00000000" w:rsidR="00000000" w:rsidRPr="00000000">
        <w:rPr>
          <w:rtl w:val="0"/>
        </w:rPr>
        <w:t xml:space="preserve">His jaw dropped. “You’re getting trained by Silver Wing Godric?!”</w:t>
      </w:r>
    </w:p>
    <w:p w:rsidR="00000000" w:rsidDel="00000000" w:rsidP="00000000" w:rsidRDefault="00000000" w:rsidRPr="00000000" w14:paraId="00000844">
      <w:pPr>
        <w:spacing w:after="0" w:before="0" w:line="480" w:lineRule="auto"/>
        <w:ind w:left="720" w:firstLine="720"/>
        <w:rPr/>
      </w:pPr>
      <w:r w:rsidDel="00000000" w:rsidR="00000000" w:rsidRPr="00000000">
        <w:rPr>
          <w:rtl w:val="0"/>
        </w:rPr>
        <w:t xml:space="preserve">She nodded. “At first, I thought it’d be exciting. He’s a legend, after all. But he’s always on edge. Either angry or irritated, nothing in between. I swear, there’s something off about him.”</w:t>
      </w:r>
    </w:p>
    <w:p w:rsidR="00000000" w:rsidDel="00000000" w:rsidP="00000000" w:rsidRDefault="00000000" w:rsidRPr="00000000" w14:paraId="00000845">
      <w:pPr>
        <w:spacing w:after="0" w:before="0" w:line="480" w:lineRule="auto"/>
        <w:ind w:left="720" w:firstLine="720"/>
        <w:rPr/>
      </w:pPr>
      <w:r w:rsidDel="00000000" w:rsidR="00000000" w:rsidRPr="00000000">
        <w:rPr>
          <w:rtl w:val="0"/>
        </w:rPr>
        <w:t xml:space="preserve">Haldric straightened. “Off how? I heard he’s grumpy, but—”</w:t>
      </w:r>
    </w:p>
    <w:p w:rsidR="00000000" w:rsidDel="00000000" w:rsidP="00000000" w:rsidRDefault="00000000" w:rsidRPr="00000000" w14:paraId="00000846">
      <w:pPr>
        <w:spacing w:after="0" w:before="0" w:line="480" w:lineRule="auto"/>
        <w:ind w:left="720" w:firstLine="720"/>
        <w:rPr/>
      </w:pPr>
      <w:r w:rsidDel="00000000" w:rsidR="00000000" w:rsidRPr="00000000">
        <w:rPr>
          <w:rtl w:val="0"/>
        </w:rPr>
        <w:t xml:space="preserve">“No, it’s more than that,” Praew cut in, lowering her voice. “Wannii, Junya’s best friend, and I were talking about the investigation and how Junya planned to slip away and enter the mines. Wannii told me she purposely let a stone slip during her Hunter test just to keep an eye on her. I’m pretty sure Godric was eavesdropping. He told us it’s dangerous to let stones slip. Said it’s not uncommon for someone to end up missing.</w:t>
      </w:r>
    </w:p>
    <w:p w:rsidR="00000000" w:rsidDel="00000000" w:rsidP="00000000" w:rsidRDefault="00000000" w:rsidRPr="00000000" w14:paraId="00000847">
      <w:pPr>
        <w:spacing w:after="0" w:before="0" w:line="480" w:lineRule="auto"/>
        <w:ind w:left="720" w:firstLine="720"/>
        <w:rPr/>
      </w:pPr>
      <w:r w:rsidDel="00000000" w:rsidR="00000000" w:rsidRPr="00000000">
        <w:rPr>
          <w:rtl w:val="0"/>
        </w:rPr>
        <w:t xml:space="preserve">“And then, after Junya and Wannii snuck into the mines… they disappeared.”</w:t>
      </w:r>
    </w:p>
    <w:p w:rsidR="00000000" w:rsidDel="00000000" w:rsidP="00000000" w:rsidRDefault="00000000" w:rsidRPr="00000000" w14:paraId="00000848">
      <w:pPr>
        <w:spacing w:after="0" w:before="0" w:line="480" w:lineRule="auto"/>
        <w:ind w:left="720" w:firstLine="720"/>
        <w:rPr/>
      </w:pPr>
      <w:r w:rsidDel="00000000" w:rsidR="00000000" w:rsidRPr="00000000">
        <w:rPr>
          <w:rtl w:val="0"/>
        </w:rPr>
        <w:t xml:space="preserve">Haldric sat back, an uneasy weight settling in his chest. “So you think he knew something? Or maybe he made them disappear on purpose?”</w:t>
      </w:r>
    </w:p>
    <w:p w:rsidR="00000000" w:rsidDel="00000000" w:rsidP="00000000" w:rsidRDefault="00000000" w:rsidRPr="00000000" w14:paraId="00000849">
      <w:pPr>
        <w:spacing w:after="0" w:before="0" w:line="480" w:lineRule="auto"/>
        <w:ind w:left="720" w:firstLine="720"/>
        <w:rPr/>
      </w:pPr>
      <w:r w:rsidDel="00000000" w:rsidR="00000000" w:rsidRPr="00000000">
        <w:rPr>
          <w:rtl w:val="0"/>
        </w:rPr>
        <w:t xml:space="preserve">Praew nodded. “I can’t shake the feeling he was trying to scare us off. Like it was a final warning not to dig any deeper.”</w:t>
      </w:r>
    </w:p>
    <w:p w:rsidR="00000000" w:rsidDel="00000000" w:rsidP="00000000" w:rsidRDefault="00000000" w:rsidRPr="00000000" w14:paraId="0000084A">
      <w:pPr>
        <w:spacing w:after="0" w:before="0" w:line="480" w:lineRule="auto"/>
        <w:ind w:left="720" w:firstLine="720"/>
        <w:rPr/>
      </w:pPr>
      <w:r w:rsidDel="00000000" w:rsidR="00000000" w:rsidRPr="00000000">
        <w:rPr>
          <w:rtl w:val="0"/>
        </w:rPr>
        <w:t xml:space="preserve">Haldric stilled. He didn’t want to believe it. </w:t>
      </w:r>
      <w:sdt>
        <w:sdtPr>
          <w:id w:val="-800779635"/>
          <w:tag w:val="goog_rdk_48"/>
        </w:sdtPr>
        <w:sdtContent>
          <w:ins w:author="William Cox" w:id="13" w:date="2025-12-21T20:32:00Z">
            <w:r w:rsidDel="00000000" w:rsidR="00000000" w:rsidRPr="00000000">
              <w:rPr>
                <w:rtl w:val="0"/>
              </w:rPr>
              <w:t xml:space="preserve">Godric</w:t>
            </w:r>
          </w:ins>
        </w:sdtContent>
      </w:sdt>
      <w:sdt>
        <w:sdtPr>
          <w:id w:val="-925319156"/>
          <w:tag w:val="goog_rdk_49"/>
        </w:sdtPr>
        <w:sdtContent>
          <w:del w:author="William Cox" w:id="13" w:date="2025-12-21T20:32:00Z">
            <w:r w:rsidDel="00000000" w:rsidR="00000000" w:rsidRPr="00000000">
              <w:rPr>
                <w:rtl w:val="0"/>
              </w:rPr>
              <w:delText xml:space="preserve">This</w:delText>
            </w:r>
          </w:del>
        </w:sdtContent>
      </w:sdt>
      <w:r w:rsidDel="00000000" w:rsidR="00000000" w:rsidRPr="00000000">
        <w:rPr>
          <w:rtl w:val="0"/>
        </w:rPr>
        <w:t xml:space="preserve"> was still one of his heroes. One of the two Mythical Beast Hunters of Stormhaven.</w:t>
      </w:r>
    </w:p>
    <w:p w:rsidR="00000000" w:rsidDel="00000000" w:rsidP="00000000" w:rsidRDefault="00000000" w:rsidRPr="00000000" w14:paraId="0000084B">
      <w:pPr>
        <w:spacing w:after="0" w:before="0" w:line="480" w:lineRule="auto"/>
        <w:ind w:left="720" w:firstLine="720"/>
        <w:rPr/>
      </w:pPr>
      <w:r w:rsidDel="00000000" w:rsidR="00000000" w:rsidRPr="00000000">
        <w:rPr>
          <w:rtl w:val="0"/>
        </w:rPr>
        <w:t xml:space="preserve">Praew’s eyes were sharp. “And do you know how Godric reacted when Bpen and I asked about </w:t>
      </w:r>
      <w:sdt>
        <w:sdtPr>
          <w:id w:val="-103152851"/>
          <w:tag w:val="goog_rdk_50"/>
        </w:sdtPr>
        <w:sdtContent>
          <w:ins w:author="William Cox" w:id="14" w:date="2025-12-21T20:33:00Z">
            <w:r w:rsidDel="00000000" w:rsidR="00000000" w:rsidRPr="00000000">
              <w:rPr>
                <w:rtl w:val="0"/>
              </w:rPr>
              <w:t xml:space="preserve">Junya and Wannii</w:t>
            </w:r>
          </w:ins>
        </w:sdtContent>
      </w:sdt>
      <w:sdt>
        <w:sdtPr>
          <w:id w:val="407433618"/>
          <w:tag w:val="goog_rdk_51"/>
        </w:sdtPr>
        <w:sdtContent>
          <w:del w:author="William Cox" w:id="14" w:date="2025-12-21T20:33:00Z">
            <w:r w:rsidDel="00000000" w:rsidR="00000000" w:rsidRPr="00000000">
              <w:rPr>
                <w:rtl w:val="0"/>
              </w:rPr>
              <w:delText xml:space="preserve">them</w:delText>
            </w:r>
          </w:del>
        </w:sdtContent>
      </w:sdt>
      <w:r w:rsidDel="00000000" w:rsidR="00000000" w:rsidRPr="00000000">
        <w:rPr>
          <w:rtl w:val="0"/>
        </w:rPr>
        <w:t xml:space="preserve">?”</w:t>
      </w:r>
    </w:p>
    <w:p w:rsidR="00000000" w:rsidDel="00000000" w:rsidP="00000000" w:rsidRDefault="00000000" w:rsidRPr="00000000" w14:paraId="0000084C">
      <w:pPr>
        <w:spacing w:after="0" w:before="0" w:line="480" w:lineRule="auto"/>
        <w:ind w:left="720" w:firstLine="720"/>
        <w:rPr/>
      </w:pPr>
      <w:r w:rsidDel="00000000" w:rsidR="00000000" w:rsidRPr="00000000">
        <w:rPr>
          <w:rtl w:val="0"/>
        </w:rPr>
        <w:t xml:space="preserve"> She didn’t give him a chance to respond. “He didn’t,” she said flatly. “He didn’t acknowledge it at all. Just told us to get back to training. Like they never existed.”</w:t>
      </w:r>
    </w:p>
    <w:p w:rsidR="00000000" w:rsidDel="00000000" w:rsidP="00000000" w:rsidRDefault="00000000" w:rsidRPr="00000000" w14:paraId="0000084D">
      <w:pPr>
        <w:spacing w:after="0" w:before="0" w:line="480" w:lineRule="auto"/>
        <w:ind w:left="720" w:firstLine="720"/>
        <w:rPr/>
      </w:pPr>
      <w:r w:rsidDel="00000000" w:rsidR="00000000" w:rsidRPr="00000000">
        <w:rPr>
          <w:rtl w:val="0"/>
        </w:rPr>
        <w:t xml:space="preserve">Haldric absorbed that, his stomach twisting.</w:t>
      </w:r>
    </w:p>
    <w:p w:rsidR="00000000" w:rsidDel="00000000" w:rsidP="00000000" w:rsidRDefault="00000000" w:rsidRPr="00000000" w14:paraId="0000084E">
      <w:pPr>
        <w:spacing w:after="0" w:before="0" w:line="480" w:lineRule="auto"/>
        <w:ind w:left="720" w:firstLine="720"/>
        <w:rPr/>
      </w:pPr>
      <w:r w:rsidDel="00000000" w:rsidR="00000000" w:rsidRPr="00000000">
        <w:rPr>
          <w:rtl w:val="0"/>
        </w:rPr>
        <w:t xml:space="preserve">“You think he knows what happened?” he asked.</w:t>
      </w:r>
    </w:p>
    <w:p w:rsidR="00000000" w:rsidDel="00000000" w:rsidP="00000000" w:rsidRDefault="00000000" w:rsidRPr="00000000" w14:paraId="0000084F">
      <w:pPr>
        <w:spacing w:after="0" w:before="0" w:line="480" w:lineRule="auto"/>
        <w:ind w:left="720" w:firstLine="720"/>
        <w:rPr/>
      </w:pPr>
      <w:r w:rsidDel="00000000" w:rsidR="00000000" w:rsidRPr="00000000">
        <w:rPr>
          <w:rtl w:val="0"/>
        </w:rPr>
        <w:t xml:space="preserve">Praew clenched her jaw. “I don’t know. But The Prime and Godric are both</w:t>
      </w:r>
      <w:sdt>
        <w:sdtPr>
          <w:id w:val="1164905136"/>
          <w:tag w:val="goog_rdk_52"/>
        </w:sdtPr>
        <w:sdtContent>
          <w:commentRangeStart w:id="28"/>
        </w:sdtContent>
      </w:sdt>
      <w:r w:rsidDel="00000000" w:rsidR="00000000" w:rsidRPr="00000000">
        <w:rPr>
          <w:rtl w:val="0"/>
        </w:rPr>
        <w:t xml:space="preserve"> </w:t>
      </w:r>
      <w:sdt>
        <w:sdtPr>
          <w:id w:val="807809455"/>
          <w:tag w:val="goog_rdk_53"/>
        </w:sdtPr>
        <w:sdtContent>
          <w:ins w:author="William Cox" w:id="15" w:date="2025-12-21T20:34:00Z">
            <w:r w:rsidDel="00000000" w:rsidR="00000000" w:rsidRPr="00000000">
              <w:rPr>
                <w:rtl w:val="0"/>
              </w:rPr>
              <w:t xml:space="preserve">acting </w:t>
            </w:r>
          </w:ins>
        </w:sdtContent>
      </w:sdt>
      <w:commentRangeEnd w:id="28"/>
      <w:r w:rsidDel="00000000" w:rsidR="00000000" w:rsidRPr="00000000">
        <w:commentReference w:id="28"/>
      </w:r>
      <w:r w:rsidDel="00000000" w:rsidR="00000000" w:rsidRPr="00000000">
        <w:rPr>
          <w:rtl w:val="0"/>
        </w:rPr>
        <w:t xml:space="preserve">suspicious right now. Something’s happening, Haldric. Something big.”</w:t>
      </w:r>
    </w:p>
    <w:p w:rsidR="00000000" w:rsidDel="00000000" w:rsidP="00000000" w:rsidRDefault="00000000" w:rsidRPr="00000000" w14:paraId="00000850">
      <w:pPr>
        <w:spacing w:after="0" w:before="0" w:line="480" w:lineRule="auto"/>
        <w:ind w:left="720" w:firstLine="720"/>
        <w:rPr/>
      </w:pPr>
      <w:r w:rsidDel="00000000" w:rsidR="00000000" w:rsidRPr="00000000">
        <w:rPr>
          <w:rtl w:val="0"/>
        </w:rPr>
        <w:t xml:space="preserve">Haldric exhaled. “Maybe. But… I don’t know if The Prime Archon is in control of it.”</w:t>
      </w:r>
    </w:p>
    <w:p w:rsidR="00000000" w:rsidDel="00000000" w:rsidP="00000000" w:rsidRDefault="00000000" w:rsidRPr="00000000" w14:paraId="00000851">
      <w:pPr>
        <w:spacing w:after="0" w:before="0" w:line="480" w:lineRule="auto"/>
        <w:ind w:left="720" w:firstLine="720"/>
        <w:rPr/>
      </w:pPr>
      <w:sdt>
        <w:sdtPr>
          <w:id w:val="1139480697"/>
          <w:tag w:val="goog_rdk_55"/>
        </w:sdtPr>
        <w:sdtContent>
          <w:del w:author="William Cox" w:id="16" w:date="2025-12-21T20:35:00Z">
            <w:r w:rsidDel="00000000" w:rsidR="00000000" w:rsidRPr="00000000">
              <w:rPr>
                <w:rtl w:val="0"/>
              </w:rPr>
              <w:delText xml:space="preserve">Praew tilted her head.</w:delText>
            </w:r>
          </w:del>
        </w:sdtContent>
      </w:sdt>
      <w:r w:rsidDel="00000000" w:rsidR="00000000" w:rsidRPr="00000000">
        <w:rPr>
          <w:rtl w:val="0"/>
        </w:rPr>
        <w:t xml:space="preserve"> “What do you mean?”</w:t>
      </w:r>
      <w:sdt>
        <w:sdtPr>
          <w:id w:val="1455187397"/>
          <w:tag w:val="goog_rdk_56"/>
        </w:sdtPr>
        <w:sdtContent>
          <w:commentRangeStart w:id="29"/>
        </w:sdtContent>
      </w:sdt>
      <w:r w:rsidDel="00000000" w:rsidR="00000000" w:rsidRPr="00000000">
        <w:rPr>
          <w:rtl w:val="0"/>
        </w:rPr>
        <w:t xml:space="preserve"> she asked, tilting her head.</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852">
      <w:pPr>
        <w:spacing w:after="0" w:before="0" w:line="480" w:lineRule="auto"/>
        <w:ind w:left="720" w:firstLine="720"/>
        <w:rPr/>
      </w:pPr>
      <w:r w:rsidDel="00000000" w:rsidR="00000000" w:rsidRPr="00000000">
        <w:rPr>
          <w:rtl w:val="0"/>
        </w:rPr>
        <w:t xml:space="preserve">Haldric hesitated. “He wasn’t acting like someone who’s pulling the strings. More like someone barely hanging on.”</w:t>
      </w:r>
    </w:p>
    <w:p w:rsidR="00000000" w:rsidDel="00000000" w:rsidP="00000000" w:rsidRDefault="00000000" w:rsidRPr="00000000" w14:paraId="00000853">
      <w:pPr>
        <w:spacing w:after="0" w:before="0" w:line="480" w:lineRule="auto"/>
        <w:ind w:left="720" w:firstLine="720"/>
        <w:rPr/>
      </w:pPr>
      <w:r w:rsidDel="00000000" w:rsidR="00000000" w:rsidRPr="00000000">
        <w:rPr>
          <w:rtl w:val="0"/>
        </w:rPr>
        <w:t xml:space="preserve">Praew considered that. “So, you think he’s a puppet?”</w:t>
      </w:r>
    </w:p>
    <w:p w:rsidR="00000000" w:rsidDel="00000000" w:rsidP="00000000" w:rsidRDefault="00000000" w:rsidRPr="00000000" w14:paraId="00000854">
      <w:pPr>
        <w:spacing w:after="0" w:before="0" w:line="480" w:lineRule="auto"/>
        <w:ind w:left="720" w:firstLine="720"/>
        <w:rPr/>
      </w:pPr>
      <w:r w:rsidDel="00000000" w:rsidR="00000000" w:rsidRPr="00000000">
        <w:rPr>
          <w:rtl w:val="0"/>
        </w:rPr>
        <w:t xml:space="preserve">Haldric shrugged. “I think someone’s pushing him into a corner.”</w:t>
      </w:r>
    </w:p>
    <w:p w:rsidR="00000000" w:rsidDel="00000000" w:rsidP="00000000" w:rsidRDefault="00000000" w:rsidRPr="00000000" w14:paraId="00000855">
      <w:pPr>
        <w:spacing w:after="0" w:before="0" w:line="480" w:lineRule="auto"/>
        <w:ind w:left="720" w:firstLine="720"/>
        <w:rPr/>
      </w:pPr>
      <w:r w:rsidDel="00000000" w:rsidR="00000000" w:rsidRPr="00000000">
        <w:rPr>
          <w:rtl w:val="0"/>
        </w:rPr>
        <w:t xml:space="preserve">She hummed, turning the thought over.</w:t>
      </w:r>
    </w:p>
    <w:p w:rsidR="00000000" w:rsidDel="00000000" w:rsidP="00000000" w:rsidRDefault="00000000" w:rsidRPr="00000000" w14:paraId="00000856">
      <w:pPr>
        <w:spacing w:after="0" w:before="0" w:line="480" w:lineRule="auto"/>
        <w:ind w:left="720" w:firstLine="720"/>
        <w:rPr/>
      </w:pPr>
      <w:r w:rsidDel="00000000" w:rsidR="00000000" w:rsidRPr="00000000">
        <w:rPr>
          <w:rtl w:val="0"/>
        </w:rPr>
        <w:t xml:space="preserve">“Then we find out who’s pulling the strings.”</w:t>
      </w:r>
    </w:p>
    <w:p w:rsidR="00000000" w:rsidDel="00000000" w:rsidP="00000000" w:rsidRDefault="00000000" w:rsidRPr="00000000" w14:paraId="00000857">
      <w:pPr>
        <w:spacing w:after="0" w:before="0" w:line="480" w:lineRule="auto"/>
        <w:ind w:left="720" w:firstLine="720"/>
        <w:rPr/>
      </w:pPr>
      <w:r w:rsidDel="00000000" w:rsidR="00000000" w:rsidRPr="00000000">
        <w:rPr>
          <w:rtl w:val="0"/>
        </w:rPr>
        <w:t xml:space="preserve">Haldric nodded. “And we do it without getting caught.”</w:t>
      </w:r>
    </w:p>
    <w:p w:rsidR="00000000" w:rsidDel="00000000" w:rsidP="00000000" w:rsidRDefault="00000000" w:rsidRPr="00000000" w14:paraId="00000858">
      <w:pPr>
        <w:spacing w:after="0" w:before="0" w:line="480" w:lineRule="auto"/>
        <w:ind w:left="720" w:firstLine="720"/>
        <w:rPr/>
      </w:pPr>
      <w:r w:rsidDel="00000000" w:rsidR="00000000" w:rsidRPr="00000000">
        <w:rPr>
          <w:rtl w:val="0"/>
        </w:rPr>
        <w:t xml:space="preserve">Praew tapped her fingers against the table, thinking. Then, she met his gaze.</w:t>
      </w:r>
    </w:p>
    <w:p w:rsidR="00000000" w:rsidDel="00000000" w:rsidP="00000000" w:rsidRDefault="00000000" w:rsidRPr="00000000" w14:paraId="00000859">
      <w:pPr>
        <w:spacing w:after="0" w:before="0" w:line="480" w:lineRule="auto"/>
        <w:ind w:left="720" w:firstLine="720"/>
        <w:rPr/>
      </w:pPr>
      <w:r w:rsidDel="00000000" w:rsidR="00000000" w:rsidRPr="00000000">
        <w:rPr>
          <w:rtl w:val="0"/>
        </w:rPr>
        <w:t xml:space="preserve">“You have a way in.”</w:t>
      </w:r>
    </w:p>
    <w:p w:rsidR="00000000" w:rsidDel="00000000" w:rsidP="00000000" w:rsidRDefault="00000000" w:rsidRPr="00000000" w14:paraId="0000085A">
      <w:pPr>
        <w:spacing w:after="0" w:before="0" w:line="480" w:lineRule="auto"/>
        <w:ind w:left="720" w:firstLine="720"/>
        <w:rPr/>
      </w:pPr>
      <w:r w:rsidDel="00000000" w:rsidR="00000000" w:rsidRPr="00000000">
        <w:rPr>
          <w:rtl w:val="0"/>
        </w:rPr>
        <w:t xml:space="preserve">Haldric frowned. “What?”</w:t>
      </w:r>
    </w:p>
    <w:p w:rsidR="00000000" w:rsidDel="00000000" w:rsidP="00000000" w:rsidRDefault="00000000" w:rsidRPr="00000000" w14:paraId="0000085B">
      <w:pPr>
        <w:spacing w:after="0" w:before="0" w:line="480" w:lineRule="auto"/>
        <w:ind w:left="720" w:firstLine="720"/>
        <w:rPr/>
      </w:pPr>
      <w:sdt>
        <w:sdtPr>
          <w:id w:val="-1022194275"/>
          <w:tag w:val="goog_rdk_58"/>
        </w:sdtPr>
        <w:sdtContent>
          <w:del w:author="William Cox" w:id="17" w:date="2025-12-21T20:37:00Z"/>
          <w:sdt>
            <w:sdtPr>
              <w:id w:val="1323244945"/>
              <w:tag w:val="goog_rdk_59"/>
            </w:sdtPr>
            <w:sdtContent>
              <w:commentRangeStart w:id="30"/>
            </w:sdtContent>
          </w:sdt>
          <w:del w:author="William Cox" w:id="17" w:date="2025-12-21T20:37:00Z">
            <w:r w:rsidDel="00000000" w:rsidR="00000000" w:rsidRPr="00000000">
              <w:rPr>
                <w:rtl w:val="0"/>
              </w:rPr>
              <w:delText xml:space="preserve">  She tilted her head toward him.</w:delText>
            </w:r>
          </w:del>
        </w:sdtContent>
      </w:sdt>
      <w:r w:rsidDel="00000000" w:rsidR="00000000" w:rsidRPr="00000000">
        <w:rPr>
          <w:rtl w:val="0"/>
        </w:rPr>
        <w:t xml:space="preserve"> “The Prime likes you.”</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85C">
      <w:pPr>
        <w:spacing w:after="0" w:before="0" w:line="480" w:lineRule="auto"/>
        <w:ind w:left="720" w:firstLine="720"/>
        <w:rPr/>
      </w:pPr>
      <w:r w:rsidDel="00000000" w:rsidR="00000000" w:rsidRPr="00000000">
        <w:rPr>
          <w:rtl w:val="0"/>
        </w:rPr>
        <w:t xml:space="preserve">He stiffened. “He doesn’t like me.”</w:t>
      </w:r>
    </w:p>
    <w:p w:rsidR="00000000" w:rsidDel="00000000" w:rsidP="00000000" w:rsidRDefault="00000000" w:rsidRPr="00000000" w14:paraId="0000085D">
      <w:pPr>
        <w:spacing w:after="0" w:before="0" w:line="480" w:lineRule="auto"/>
        <w:ind w:left="720" w:firstLine="720"/>
        <w:rPr/>
      </w:pPr>
      <w:r w:rsidDel="00000000" w:rsidR="00000000" w:rsidRPr="00000000">
        <w:rPr>
          <w:rtl w:val="0"/>
        </w:rPr>
        <w:t xml:space="preserve">        Praew smirked. “You don’t see it, do you? Ever since you tried to convince Asher to make peace with his father, The Prime’s been treating you differently. He wouldn’t have let you stay in his office otherwise.”</w:t>
      </w:r>
    </w:p>
    <w:p w:rsidR="00000000" w:rsidDel="00000000" w:rsidP="00000000" w:rsidRDefault="00000000" w:rsidRPr="00000000" w14:paraId="0000085E">
      <w:pPr>
        <w:spacing w:after="0" w:before="0" w:line="480" w:lineRule="auto"/>
        <w:ind w:left="720" w:firstLine="720"/>
        <w:rPr/>
      </w:pPr>
      <w:r w:rsidDel="00000000" w:rsidR="00000000" w:rsidRPr="00000000">
        <w:rPr>
          <w:rtl w:val="0"/>
        </w:rPr>
        <w:t xml:space="preserve">  Haldric clenched his jaw. “That doesn’t mean I can just—”</w:t>
      </w:r>
    </w:p>
    <w:p w:rsidR="00000000" w:rsidDel="00000000" w:rsidP="00000000" w:rsidRDefault="00000000" w:rsidRPr="00000000" w14:paraId="0000085F">
      <w:pPr>
        <w:spacing w:after="0" w:before="0" w:line="480" w:lineRule="auto"/>
        <w:ind w:left="720" w:firstLine="720"/>
        <w:rPr/>
      </w:pPr>
      <w:r w:rsidDel="00000000" w:rsidR="00000000" w:rsidRPr="00000000">
        <w:rPr>
          <w:rtl w:val="0"/>
        </w:rPr>
        <w:t xml:space="preserve">  “It means you should use it,” Praew cut in. “Get close to him. Earn his trust.”</w:t>
      </w:r>
    </w:p>
    <w:p w:rsidR="00000000" w:rsidDel="00000000" w:rsidP="00000000" w:rsidRDefault="00000000" w:rsidRPr="00000000" w14:paraId="00000860">
      <w:pPr>
        <w:spacing w:after="0" w:before="0" w:line="480" w:lineRule="auto"/>
        <w:ind w:left="720" w:firstLine="720"/>
        <w:rPr/>
      </w:pPr>
      <w:r w:rsidDel="00000000" w:rsidR="00000000" w:rsidRPr="00000000">
        <w:rPr>
          <w:rtl w:val="0"/>
        </w:rPr>
        <w:t xml:space="preserve">  He looked away, something uneasy curling in his stomach.</w:t>
      </w:r>
    </w:p>
    <w:p w:rsidR="00000000" w:rsidDel="00000000" w:rsidP="00000000" w:rsidRDefault="00000000" w:rsidRPr="00000000" w14:paraId="00000861">
      <w:pPr>
        <w:spacing w:after="0" w:before="0" w:line="480" w:lineRule="auto"/>
        <w:ind w:left="720" w:firstLine="720"/>
        <w:rPr/>
      </w:pPr>
      <w:r w:rsidDel="00000000" w:rsidR="00000000" w:rsidRPr="00000000">
        <w:rPr>
          <w:rtl w:val="0"/>
        </w:rPr>
        <w:t xml:space="preserve">  “He already trusts me,” he muttered.</w:t>
      </w:r>
    </w:p>
    <w:p w:rsidR="00000000" w:rsidDel="00000000" w:rsidP="00000000" w:rsidRDefault="00000000" w:rsidRPr="00000000" w14:paraId="00000862">
      <w:pPr>
        <w:spacing w:after="0" w:before="0" w:line="480" w:lineRule="auto"/>
        <w:ind w:left="720" w:firstLine="720"/>
        <w:rPr/>
      </w:pPr>
      <w:r w:rsidDel="00000000" w:rsidR="00000000" w:rsidRPr="00000000">
        <w:rPr>
          <w:rtl w:val="0"/>
        </w:rPr>
        <w:t xml:space="preserve">  “Then get him to tell you things,” Praew said. “Not just what he wants you to hear. Find out what he’s really up to.</w:t>
      </w:r>
    </w:p>
    <w:p w:rsidR="00000000" w:rsidDel="00000000" w:rsidP="00000000" w:rsidRDefault="00000000" w:rsidRPr="00000000" w14:paraId="00000863">
      <w:pPr>
        <w:spacing w:after="0" w:before="0" w:line="480" w:lineRule="auto"/>
        <w:ind w:left="720" w:firstLine="720"/>
        <w:rPr/>
      </w:pPr>
      <w:r w:rsidDel="00000000" w:rsidR="00000000" w:rsidRPr="00000000">
        <w:rPr>
          <w:rtl w:val="0"/>
        </w:rPr>
        <w:t xml:space="preserve">     Haldric exhaled sharply, rubbing his temple. </w:t>
      </w:r>
      <w:r w:rsidDel="00000000" w:rsidR="00000000" w:rsidRPr="00000000">
        <w:rPr>
          <w:i w:val="1"/>
          <w:iCs w:val="1"/>
          <w:rtl w:val="0"/>
        </w:rPr>
        <w:t xml:space="preserve">This was a bad idea.</w:t>
      </w:r>
      <w:r w:rsidDel="00000000" w:rsidR="00000000" w:rsidRPr="00000000">
        <w:rPr>
          <w:rtl w:val="0"/>
        </w:rPr>
        <w:t xml:space="preserve"> A really bad idea. And yet…</w:t>
      </w:r>
    </w:p>
    <w:p w:rsidR="00000000" w:rsidDel="00000000" w:rsidP="00000000" w:rsidRDefault="00000000" w:rsidRPr="00000000" w14:paraId="00000864">
      <w:pPr>
        <w:spacing w:after="0" w:before="0" w:line="480" w:lineRule="auto"/>
        <w:ind w:left="720" w:firstLine="720"/>
        <w:rPr/>
      </w:pPr>
      <w:r w:rsidDel="00000000" w:rsidR="00000000" w:rsidRPr="00000000">
        <w:rPr>
          <w:rtl w:val="0"/>
        </w:rPr>
        <w:t xml:space="preserve">“If I do this,” he said slowly, “then you stay out of trouble. No stupid risks. No sneaking around on your own.”</w:t>
      </w:r>
    </w:p>
    <w:p w:rsidR="00000000" w:rsidDel="00000000" w:rsidP="00000000" w:rsidRDefault="00000000" w:rsidRPr="00000000" w14:paraId="00000865">
      <w:pPr>
        <w:spacing w:after="0" w:before="0" w:line="480" w:lineRule="auto"/>
        <w:ind w:left="720" w:firstLine="720"/>
        <w:rPr/>
      </w:pPr>
      <w:r w:rsidDel="00000000" w:rsidR="00000000" w:rsidRPr="00000000">
        <w:rPr>
          <w:rtl w:val="0"/>
        </w:rPr>
        <w:t xml:space="preserve">Praew grinned. “No promises.”</w:t>
      </w:r>
    </w:p>
    <w:p w:rsidR="00000000" w:rsidDel="00000000" w:rsidP="00000000" w:rsidRDefault="00000000" w:rsidRPr="00000000" w14:paraId="00000866">
      <w:pPr>
        <w:spacing w:after="0" w:before="0" w:line="480" w:lineRule="auto"/>
        <w:ind w:left="720" w:firstLine="720"/>
        <w:rPr/>
      </w:pPr>
      <w:sdt>
        <w:sdtPr>
          <w:id w:val="1116886183"/>
          <w:tag w:val="goog_rdk_60"/>
        </w:sdtPr>
        <w:sdtContent>
          <w:commentRangeStart w:id="31"/>
        </w:sdtContent>
      </w:sdt>
      <w:r w:rsidDel="00000000" w:rsidR="00000000" w:rsidRPr="00000000">
        <w:rPr>
          <w:rtl w:val="0"/>
        </w:rPr>
        <w:t xml:space="preserve">Haldric gave her a flat look.</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867">
      <w:pPr>
        <w:spacing w:after="0" w:before="0" w:line="480" w:lineRule="auto"/>
        <w:ind w:left="720" w:firstLine="720"/>
        <w:rPr/>
      </w:pPr>
      <w:r w:rsidDel="00000000" w:rsidR="00000000" w:rsidRPr="00000000">
        <w:rPr>
          <w:rtl w:val="0"/>
        </w:rPr>
        <w:t xml:space="preserve">“Fine,” she relented. “I won’t do anything reckless. Happy?”</w:t>
      </w:r>
    </w:p>
    <w:p w:rsidR="00000000" w:rsidDel="00000000" w:rsidP="00000000" w:rsidRDefault="00000000" w:rsidRPr="00000000" w14:paraId="00000868">
      <w:pPr>
        <w:spacing w:after="0" w:before="0" w:line="480" w:lineRule="auto"/>
        <w:ind w:left="720" w:firstLine="720"/>
        <w:rPr/>
      </w:pPr>
      <w:r w:rsidDel="00000000" w:rsidR="00000000" w:rsidRPr="00000000">
        <w:rPr>
          <w:rtl w:val="0"/>
        </w:rPr>
        <w:t xml:space="preserve">“Not even remotely.”</w:t>
      </w:r>
    </w:p>
    <w:p w:rsidR="00000000" w:rsidDel="00000000" w:rsidP="00000000" w:rsidRDefault="00000000" w:rsidRPr="00000000" w14:paraId="00000869">
      <w:pPr>
        <w:spacing w:after="0" w:before="0" w:line="480" w:lineRule="auto"/>
        <w:ind w:left="720" w:firstLine="720"/>
        <w:rPr/>
      </w:pPr>
      <w:r w:rsidDel="00000000" w:rsidR="00000000" w:rsidRPr="00000000">
        <w:rPr>
          <w:rtl w:val="0"/>
        </w:rPr>
        <w:t xml:space="preserve">She just smirked. “Then we have a plan.” </w:t>
      </w:r>
    </w:p>
    <w:p w:rsidR="00000000" w:rsidDel="00000000" w:rsidP="00000000" w:rsidRDefault="00000000" w:rsidRPr="00000000" w14:paraId="0000086A">
      <w:pPr>
        <w:spacing w:after="0" w:before="0" w:line="480" w:lineRule="auto"/>
        <w:ind w:left="720" w:firstLine="720"/>
        <w:rPr/>
      </w:pPr>
      <w:r w:rsidDel="00000000" w:rsidR="00000000" w:rsidRPr="00000000">
        <w:rPr>
          <w:rtl w:val="0"/>
        </w:rPr>
        <w:t xml:space="preserve">Haldric exhaled, resting his elbows on the table. They had a plan. He just hoped it wouldn’t get them killed.</w:t>
      </w:r>
    </w:p>
    <w:p w:rsidR="00000000" w:rsidDel="00000000" w:rsidP="00000000" w:rsidRDefault="00000000" w:rsidRPr="00000000" w14:paraId="0000086B">
      <w:pPr>
        <w:spacing w:after="0" w:before="0" w:line="480" w:lineRule="auto"/>
        <w:ind w:left="720" w:firstLine="720"/>
        <w:rPr/>
      </w:pPr>
      <w:r w:rsidDel="00000000" w:rsidR="00000000" w:rsidRPr="00000000">
        <w:rPr>
          <w:rtl w:val="0"/>
        </w:rPr>
      </w:r>
    </w:p>
    <w:p w:rsidR="00000000" w:rsidDel="00000000" w:rsidP="00000000" w:rsidRDefault="00000000" w:rsidRPr="00000000" w14:paraId="0000086C">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86D">
      <w:pPr>
        <w:spacing w:after="0" w:before="0" w:line="480" w:lineRule="auto"/>
        <w:ind w:left="720" w:firstLine="720"/>
        <w:rPr/>
      </w:pPr>
      <w:r w:rsidDel="00000000" w:rsidR="00000000" w:rsidRPr="00000000">
        <w:rPr>
          <w:rtl w:val="0"/>
        </w:rPr>
      </w:r>
    </w:p>
    <w:p w:rsidR="00000000" w:rsidDel="00000000" w:rsidP="00000000" w:rsidRDefault="00000000" w:rsidRPr="00000000" w14:paraId="0000086E">
      <w:pPr>
        <w:spacing w:after="0" w:before="0" w:line="480" w:lineRule="auto"/>
        <w:ind w:left="720" w:firstLine="720"/>
        <w:rPr/>
      </w:pPr>
      <w:r w:rsidDel="00000000" w:rsidR="00000000" w:rsidRPr="00000000">
        <w:rPr>
          <w:rtl w:val="0"/>
        </w:rPr>
        <w:t xml:space="preserve">Morning found Haldric back in the records hall, where everything carried on as usual: silent, orderly, stifling. He had just settled into the mindless rhythm of sorting when the door swung open.</w:t>
      </w:r>
    </w:p>
    <w:p w:rsidR="00000000" w:rsidDel="00000000" w:rsidP="00000000" w:rsidRDefault="00000000" w:rsidRPr="00000000" w14:paraId="0000086F">
      <w:pPr>
        <w:spacing w:after="0" w:before="0" w:line="480" w:lineRule="auto"/>
        <w:ind w:left="720" w:firstLine="720"/>
        <w:rPr/>
      </w:pPr>
      <w:r w:rsidDel="00000000" w:rsidR="00000000" w:rsidRPr="00000000">
        <w:rPr>
          <w:rtl w:val="0"/>
        </w:rPr>
        <w:t xml:space="preserve">A supervisor entered, his presence neither hurried nor casual, but with purpose. He made his way past the rows of clerks and stopped beside a mid-level officer—a man Haldric recognized but had never spoken to.</w:t>
      </w:r>
    </w:p>
    <w:p w:rsidR="00000000" w:rsidDel="00000000" w:rsidP="00000000" w:rsidRDefault="00000000" w:rsidRPr="00000000" w14:paraId="00000870">
      <w:pPr>
        <w:spacing w:after="0" w:before="0" w:line="480" w:lineRule="auto"/>
        <w:ind w:left="720" w:firstLine="720"/>
        <w:rPr/>
      </w:pPr>
      <w:r w:rsidDel="00000000" w:rsidR="00000000" w:rsidRPr="00000000">
        <w:rPr>
          <w:rtl w:val="0"/>
        </w:rPr>
        <w:t xml:space="preserve">“You won’t be handling your task today,” the supervisor said, handing the officer a slip of parchment.</w:t>
      </w:r>
    </w:p>
    <w:p w:rsidR="00000000" w:rsidDel="00000000" w:rsidP="00000000" w:rsidRDefault="00000000" w:rsidRPr="00000000" w14:paraId="00000871">
      <w:pPr>
        <w:spacing w:after="0" w:before="0" w:line="480" w:lineRule="auto"/>
        <w:ind w:left="720" w:firstLine="720"/>
        <w:rPr/>
      </w:pPr>
      <w:r w:rsidDel="00000000" w:rsidR="00000000" w:rsidRPr="00000000">
        <w:rPr>
          <w:rtl w:val="0"/>
        </w:rPr>
        <w:t xml:space="preserve">The clerk barely glanced at it. “What? Why?”</w:t>
      </w:r>
    </w:p>
    <w:p w:rsidR="00000000" w:rsidDel="00000000" w:rsidP="00000000" w:rsidRDefault="00000000" w:rsidRPr="00000000" w14:paraId="00000872">
      <w:pPr>
        <w:spacing w:after="0" w:before="0" w:line="480" w:lineRule="auto"/>
        <w:ind w:left="720" w:firstLine="720"/>
        <w:rPr/>
      </w:pPr>
      <w:r w:rsidDel="00000000" w:rsidR="00000000" w:rsidRPr="00000000">
        <w:rPr>
          <w:rtl w:val="0"/>
        </w:rPr>
        <w:t xml:space="preserve">“It’s been reassigned.”</w:t>
      </w:r>
    </w:p>
    <w:p w:rsidR="00000000" w:rsidDel="00000000" w:rsidP="00000000" w:rsidRDefault="00000000" w:rsidRPr="00000000" w14:paraId="00000873">
      <w:pPr>
        <w:spacing w:after="0" w:before="0" w:line="480" w:lineRule="auto"/>
        <w:ind w:left="720" w:firstLine="720"/>
        <w:rPr/>
      </w:pPr>
      <w:r w:rsidDel="00000000" w:rsidR="00000000" w:rsidRPr="00000000">
        <w:rPr>
          <w:rtl w:val="0"/>
        </w:rPr>
        <w:t xml:space="preserve">The clerk sighed, shaking his head. “To who?”</w:t>
      </w:r>
    </w:p>
    <w:p w:rsidR="00000000" w:rsidDel="00000000" w:rsidP="00000000" w:rsidRDefault="00000000" w:rsidRPr="00000000" w14:paraId="00000874">
      <w:pPr>
        <w:spacing w:after="0" w:before="0" w:line="480" w:lineRule="auto"/>
        <w:ind w:left="720" w:firstLine="720"/>
        <w:rPr/>
      </w:pPr>
      <w:r w:rsidDel="00000000" w:rsidR="00000000" w:rsidRPr="00000000">
        <w:rPr>
          <w:rtl w:val="0"/>
        </w:rPr>
        <w:t xml:space="preserve">The supervisor’s eyes flicked toward Haldric.</w:t>
      </w:r>
    </w:p>
    <w:p w:rsidR="00000000" w:rsidDel="00000000" w:rsidP="00000000" w:rsidRDefault="00000000" w:rsidRPr="00000000" w14:paraId="00000875">
      <w:pPr>
        <w:spacing w:after="0" w:before="0" w:line="480" w:lineRule="auto"/>
        <w:ind w:left="720" w:firstLine="720"/>
        <w:rPr/>
      </w:pPr>
      <w:r w:rsidDel="00000000" w:rsidR="00000000" w:rsidRPr="00000000">
        <w:rPr>
          <w:rtl w:val="0"/>
        </w:rPr>
        <w:t xml:space="preserve">“Haldric?” the clerk said, frowning slightly. “He’s too new for this.”</w:t>
      </w:r>
    </w:p>
    <w:p w:rsidR="00000000" w:rsidDel="00000000" w:rsidP="00000000" w:rsidRDefault="00000000" w:rsidRPr="00000000" w14:paraId="00000876">
      <w:pPr>
        <w:spacing w:after="0" w:before="0" w:line="480" w:lineRule="auto"/>
        <w:ind w:left="720" w:firstLine="720"/>
        <w:rPr/>
      </w:pPr>
      <w:r w:rsidDel="00000000" w:rsidR="00000000" w:rsidRPr="00000000">
        <w:rPr>
          <w:rtl w:val="0"/>
        </w:rPr>
        <w:t xml:space="preserve">The supervisor’s voice remained steady. “It came from higher up.”</w:t>
      </w:r>
    </w:p>
    <w:p w:rsidR="00000000" w:rsidDel="00000000" w:rsidP="00000000" w:rsidRDefault="00000000" w:rsidRPr="00000000" w14:paraId="00000877">
      <w:pPr>
        <w:spacing w:after="0" w:before="0" w:line="480" w:lineRule="auto"/>
        <w:ind w:left="720" w:firstLine="720"/>
        <w:rPr/>
      </w:pPr>
      <w:r w:rsidDel="00000000" w:rsidR="00000000" w:rsidRPr="00000000">
        <w:rPr>
          <w:rtl w:val="0"/>
        </w:rPr>
        <w:t xml:space="preserve">That ended the discussion. Without another word, the supervisor turned and walked away.</w:t>
      </w:r>
    </w:p>
    <w:p w:rsidR="00000000" w:rsidDel="00000000" w:rsidP="00000000" w:rsidRDefault="00000000" w:rsidRPr="00000000" w14:paraId="00000878">
      <w:pPr>
        <w:spacing w:after="0" w:before="0" w:line="480" w:lineRule="auto"/>
        <w:ind w:left="720" w:firstLine="720"/>
        <w:rPr/>
      </w:pPr>
      <w:r w:rsidDel="00000000" w:rsidR="00000000" w:rsidRPr="00000000">
        <w:rPr>
          <w:rtl w:val="0"/>
        </w:rPr>
        <w:t xml:space="preserve">The clerk exhaled, stretching his neck.</w:t>
      </w:r>
    </w:p>
    <w:p w:rsidR="00000000" w:rsidDel="00000000" w:rsidP="00000000" w:rsidRDefault="00000000" w:rsidRPr="00000000" w14:paraId="00000879">
      <w:pPr>
        <w:spacing w:after="0" w:before="0" w:line="480" w:lineRule="auto"/>
        <w:ind w:left="720" w:firstLine="720"/>
        <w:rPr/>
      </w:pPr>
      <w:r w:rsidDel="00000000" w:rsidR="00000000" w:rsidRPr="00000000">
        <w:rPr>
          <w:rtl w:val="0"/>
        </w:rPr>
        <w:t xml:space="preserve">“Fine. Guess it’s yours now,” the clerk muttered, pushing a stack of papers toward Haldric.</w:t>
      </w:r>
    </w:p>
    <w:p w:rsidR="00000000" w:rsidDel="00000000" w:rsidP="00000000" w:rsidRDefault="00000000" w:rsidRPr="00000000" w14:paraId="0000087A">
      <w:pPr>
        <w:spacing w:after="0" w:before="0" w:line="480" w:lineRule="auto"/>
        <w:ind w:left="720" w:firstLine="720"/>
        <w:rPr/>
      </w:pPr>
      <w:r w:rsidDel="00000000" w:rsidR="00000000" w:rsidRPr="00000000">
        <w:rPr>
          <w:rtl w:val="0"/>
        </w:rPr>
      </w:r>
    </w:p>
    <w:p w:rsidR="00000000" w:rsidDel="00000000" w:rsidP="00000000" w:rsidRDefault="00000000" w:rsidRPr="00000000" w14:paraId="0000087B">
      <w:pPr>
        <w:spacing w:after="0" w:before="0" w:line="480" w:lineRule="auto"/>
        <w:ind w:left="720" w:firstLine="720"/>
        <w:rPr/>
      </w:pPr>
      <w:r w:rsidDel="00000000" w:rsidR="00000000" w:rsidRPr="00000000">
        <w:rPr>
          <w:rtl w:val="0"/>
        </w:rPr>
        <w:t xml:space="preserve">Haldric took them, still processing what just happened while breaking the wax seal. The parchment was thick, heavier than standard notices. Official. Haldric skimmed the text.</w:t>
      </w:r>
    </w:p>
    <w:p w:rsidR="00000000" w:rsidDel="00000000" w:rsidP="00000000" w:rsidRDefault="00000000" w:rsidRPr="00000000" w14:paraId="0000087C">
      <w:pPr>
        <w:spacing w:after="0" w:before="0" w:line="480" w:lineRule="auto"/>
        <w:ind w:left="720" w:firstLine="720"/>
        <w:rPr/>
      </w:pPr>
      <w:r w:rsidDel="00000000" w:rsidR="00000000" w:rsidRPr="00000000">
        <w:rPr>
          <w:rtl w:val="0"/>
        </w:rPr>
        <w:t xml:space="preserve">Then his fingers tightened around the edges.</w:t>
      </w:r>
    </w:p>
    <w:p w:rsidR="00000000" w:rsidDel="00000000" w:rsidP="00000000" w:rsidRDefault="00000000" w:rsidRPr="00000000" w14:paraId="0000087D">
      <w:pPr>
        <w:spacing w:after="0" w:before="0" w:line="480" w:lineRule="auto"/>
        <w:ind w:left="720" w:firstLine="720"/>
        <w:rPr/>
      </w:pPr>
      <w:r w:rsidDel="00000000" w:rsidR="00000000" w:rsidRPr="00000000">
        <w:rPr>
          <w:rtl w:val="0"/>
        </w:rPr>
      </w:r>
    </w:p>
    <w:p w:rsidR="00000000" w:rsidDel="00000000" w:rsidP="00000000" w:rsidRDefault="00000000" w:rsidRPr="00000000" w14:paraId="0000087E">
      <w:pPr>
        <w:spacing w:after="0" w:before="0" w:line="480" w:lineRule="auto"/>
        <w:ind w:left="720" w:firstLine="720"/>
        <w:rPr/>
      </w:pPr>
      <w:r w:rsidDel="00000000" w:rsidR="00000000" w:rsidRPr="00000000">
        <w:rPr>
          <w:rtl w:val="0"/>
        </w:rPr>
        <w:t xml:space="preserve">RETIREMENT NOTICE</w:t>
      </w:r>
    </w:p>
    <w:p w:rsidR="00000000" w:rsidDel="00000000" w:rsidP="00000000" w:rsidRDefault="00000000" w:rsidRPr="00000000" w14:paraId="0000087F">
      <w:pPr>
        <w:spacing w:after="0" w:before="0" w:line="480" w:lineRule="auto"/>
        <w:ind w:left="720" w:firstLine="720"/>
        <w:rPr/>
      </w:pPr>
      <w:r w:rsidDel="00000000" w:rsidR="00000000" w:rsidRPr="00000000">
        <w:rPr>
          <w:rtl w:val="0"/>
        </w:rPr>
        <w:t xml:space="preserve">For: War Claw Bresdin, Mythical Beast Hunter</w:t>
      </w:r>
    </w:p>
    <w:p w:rsidR="00000000" w:rsidDel="00000000" w:rsidP="00000000" w:rsidRDefault="00000000" w:rsidRPr="00000000" w14:paraId="00000880">
      <w:pPr>
        <w:spacing w:after="0" w:before="0" w:line="480" w:lineRule="auto"/>
        <w:ind w:left="720" w:firstLine="720"/>
        <w:rPr/>
      </w:pPr>
      <w:r w:rsidDel="00000000" w:rsidR="00000000" w:rsidRPr="00000000">
        <w:rPr>
          <w:rtl w:val="0"/>
        </w:rPr>
      </w:r>
    </w:p>
    <w:p w:rsidR="00000000" w:rsidDel="00000000" w:rsidP="00000000" w:rsidRDefault="00000000" w:rsidRPr="00000000" w14:paraId="00000881">
      <w:pPr>
        <w:spacing w:after="0" w:before="0" w:line="480" w:lineRule="auto"/>
        <w:ind w:left="720" w:firstLine="720"/>
        <w:rPr/>
      </w:pPr>
      <w:r w:rsidDel="00000000" w:rsidR="00000000" w:rsidRPr="00000000">
        <w:rPr>
          <w:rtl w:val="0"/>
        </w:rPr>
        <w:t xml:space="preserve">Retirement. Honorable discharge.</w:t>
      </w:r>
    </w:p>
    <w:p w:rsidR="00000000" w:rsidDel="00000000" w:rsidP="00000000" w:rsidRDefault="00000000" w:rsidRPr="00000000" w14:paraId="00000882">
      <w:pPr>
        <w:spacing w:after="0" w:before="0" w:line="480" w:lineRule="auto"/>
        <w:ind w:left="720" w:firstLine="720"/>
        <w:rPr/>
      </w:pPr>
      <w:r w:rsidDel="00000000" w:rsidR="00000000" w:rsidRPr="00000000">
        <w:rPr>
          <w:rtl w:val="0"/>
        </w:rPr>
      </w:r>
    </w:p>
    <w:p w:rsidR="00000000" w:rsidDel="00000000" w:rsidP="00000000" w:rsidRDefault="00000000" w:rsidRPr="00000000" w14:paraId="00000883">
      <w:pPr>
        <w:spacing w:after="0" w:before="0" w:line="480" w:lineRule="auto"/>
        <w:ind w:left="720" w:firstLine="720"/>
        <w:rPr/>
      </w:pPr>
      <w:r w:rsidDel="00000000" w:rsidR="00000000" w:rsidRPr="00000000">
        <w:rPr>
          <w:rtl w:val="0"/>
        </w:rPr>
        <w:t xml:space="preserve">Not exile but grounded. The city didn’t want Bresdin to die out there. But he wasn’t allowed on the surface anymore. Effective immediately.</w:t>
      </w:r>
    </w:p>
    <w:p w:rsidR="00000000" w:rsidDel="00000000" w:rsidP="00000000" w:rsidRDefault="00000000" w:rsidRPr="00000000" w14:paraId="00000884">
      <w:pPr>
        <w:spacing w:after="0" w:before="0" w:line="480" w:lineRule="auto"/>
        <w:ind w:left="720" w:firstLine="720"/>
        <w:rPr>
          <w:i w:val="1"/>
          <w:iCs w:val="1"/>
        </w:rPr>
      </w:pPr>
      <w:r w:rsidDel="00000000" w:rsidR="00000000" w:rsidRPr="00000000">
        <w:rPr>
          <w:rtl w:val="0"/>
        </w:rPr>
        <w:t xml:space="preserve">And the one assigned to make it official? Haldric himself. </w:t>
      </w:r>
      <w:r w:rsidDel="00000000" w:rsidR="00000000" w:rsidRPr="00000000">
        <w:rPr>
          <w:rtl w:val="0"/>
        </w:rPr>
      </w:r>
    </w:p>
    <w:p w:rsidR="00000000" w:rsidDel="00000000" w:rsidP="00000000" w:rsidRDefault="00000000" w:rsidRPr="00000000" w14:paraId="00000885">
      <w:pPr>
        <w:spacing w:after="0" w:before="0" w:line="480" w:lineRule="auto"/>
        <w:ind w:left="720" w:firstLine="720"/>
        <w:rPr/>
      </w:pPr>
      <w:r w:rsidDel="00000000" w:rsidR="00000000" w:rsidRPr="00000000">
        <w:rPr>
          <w:i w:val="1"/>
          <w:iCs w:val="1"/>
          <w:rtl w:val="0"/>
        </w:rPr>
        <w:t xml:space="preserve">     Stone me.</w:t>
      </w:r>
      <w:r w:rsidDel="00000000" w:rsidR="00000000" w:rsidRPr="00000000">
        <w:rPr>
          <w:rtl w:val="0"/>
        </w:rPr>
      </w:r>
    </w:p>
    <w:p w:rsidR="00000000" w:rsidDel="00000000" w:rsidP="00000000" w:rsidRDefault="00000000" w:rsidRPr="00000000" w14:paraId="00000886">
      <w:pPr>
        <w:spacing w:after="0" w:before="0" w:line="480" w:lineRule="auto"/>
        <w:ind w:left="720" w:firstLine="720"/>
        <w:rPr/>
      </w:pPr>
      <w:r w:rsidDel="00000000" w:rsidR="00000000" w:rsidRPr="00000000">
        <w:rPr>
          <w:rtl w:val="0"/>
        </w:rPr>
        <w:t xml:space="preserve">He had to strip a legend of his active-duty sash. The weight of it settled in his stomach, cold and uneasy. He looked up—</w:t>
      </w:r>
    </w:p>
    <w:p w:rsidR="00000000" w:rsidDel="00000000" w:rsidP="00000000" w:rsidRDefault="00000000" w:rsidRPr="00000000" w14:paraId="00000887">
      <w:pPr>
        <w:spacing w:after="0" w:before="0" w:line="480" w:lineRule="auto"/>
        <w:ind w:left="720" w:firstLine="720"/>
        <w:rPr/>
      </w:pPr>
      <w:r w:rsidDel="00000000" w:rsidR="00000000" w:rsidRPr="00000000">
        <w:rPr>
          <w:rtl w:val="0"/>
        </w:rPr>
        <w:t xml:space="preserve">The clerk, who had looked so irritated a moment ago, was grinning ear to ear. Now that the supervisor was gone, the clerk had no reason to feign disappointment. </w:t>
      </w:r>
      <w:r w:rsidDel="00000000" w:rsidR="00000000" w:rsidRPr="00000000">
        <w:rPr>
          <w:i w:val="1"/>
          <w:iCs w:val="1"/>
          <w:rtl w:val="0"/>
        </w:rPr>
        <w:t xml:space="preserve">That Ratrod was faking the whole time!</w:t>
      </w:r>
      <w:r w:rsidDel="00000000" w:rsidR="00000000" w:rsidRPr="00000000">
        <w:rPr>
          <w:rtl w:val="0"/>
        </w:rPr>
      </w:r>
    </w:p>
    <w:p w:rsidR="00000000" w:rsidDel="00000000" w:rsidP="00000000" w:rsidRDefault="00000000" w:rsidRPr="00000000" w14:paraId="00000888">
      <w:pPr>
        <w:spacing w:after="0" w:before="0" w:line="480" w:lineRule="auto"/>
        <w:ind w:left="720" w:firstLine="720"/>
        <w:rPr/>
      </w:pPr>
      <w:r w:rsidDel="00000000" w:rsidR="00000000" w:rsidRPr="00000000">
        <w:rPr>
          <w:rtl w:val="0"/>
        </w:rPr>
        <w:t xml:space="preserve">Haldric said nothing. Just exhaled sharply and stood. He had a job to do.</w:t>
      </w:r>
    </w:p>
    <w:p w:rsidR="00000000" w:rsidDel="00000000" w:rsidP="00000000" w:rsidRDefault="00000000" w:rsidRPr="00000000" w14:paraId="00000889">
      <w:pPr>
        <w:spacing w:after="0" w:before="0" w:line="480" w:lineRule="auto"/>
        <w:ind w:left="720" w:firstLine="720"/>
        <w:rPr/>
      </w:pPr>
      <w:r w:rsidDel="00000000" w:rsidR="00000000" w:rsidRPr="00000000">
        <w:rPr>
          <w:rtl w:val="0"/>
        </w:rPr>
        <w:t xml:space="preserve">And something told him… this wouldn’t go well.</w:t>
      </w:r>
    </w:p>
    <w:p w:rsidR="00000000" w:rsidDel="00000000" w:rsidP="00000000" w:rsidRDefault="00000000" w:rsidRPr="00000000" w14:paraId="0000088A">
      <w:pPr>
        <w:spacing w:after="0" w:before="0" w:line="480" w:lineRule="auto"/>
        <w:ind w:left="720" w:firstLine="720"/>
        <w:rPr/>
      </w:pPr>
      <w:r w:rsidDel="00000000" w:rsidR="00000000" w:rsidRPr="00000000">
        <w:rPr>
          <w:rtl w:val="0"/>
        </w:rPr>
        <w:t xml:space="preserve">He took the parchment, folding it carefully before slipping it inside his uniform. His fingers clenched slightly at the feel of it. Honorable discharge. A legend forced into retirement. </w:t>
      </w:r>
      <w:r w:rsidDel="00000000" w:rsidR="00000000" w:rsidRPr="00000000">
        <w:rPr>
          <w:i w:val="1"/>
          <w:iCs w:val="1"/>
          <w:rtl w:val="0"/>
        </w:rPr>
        <w:t xml:space="preserve">This is just a formality, </w:t>
      </w:r>
      <w:r w:rsidDel="00000000" w:rsidR="00000000" w:rsidRPr="00000000">
        <w:rPr>
          <w:rtl w:val="0"/>
        </w:rPr>
        <w:t xml:space="preserve">he told himself. </w:t>
      </w:r>
      <w:r w:rsidDel="00000000" w:rsidR="00000000" w:rsidRPr="00000000">
        <w:rPr>
          <w:i w:val="1"/>
          <w:iCs w:val="1"/>
          <w:rtl w:val="0"/>
        </w:rPr>
        <w:t xml:space="preserve">I’m sure they’ve already briefed Bresdin. He is probably just waiting for the official notice.</w:t>
      </w:r>
      <w:r w:rsidDel="00000000" w:rsidR="00000000" w:rsidRPr="00000000">
        <w:rPr>
          <w:rtl w:val="0"/>
        </w:rPr>
      </w:r>
    </w:p>
    <w:p w:rsidR="00000000" w:rsidDel="00000000" w:rsidP="00000000" w:rsidRDefault="00000000" w:rsidRPr="00000000" w14:paraId="0000088B">
      <w:pPr>
        <w:spacing w:after="0" w:before="0" w:line="480" w:lineRule="auto"/>
        <w:ind w:left="720" w:firstLine="720"/>
        <w:rPr/>
      </w:pPr>
      <w:r w:rsidDel="00000000" w:rsidR="00000000" w:rsidRPr="00000000">
        <w:rPr>
          <w:rtl w:val="0"/>
        </w:rPr>
        <w:t xml:space="preserve">Haldric sighed loudly and turned toward the exit.</w:t>
      </w:r>
    </w:p>
    <w:p w:rsidR="00000000" w:rsidDel="00000000" w:rsidP="00000000" w:rsidRDefault="00000000" w:rsidRPr="00000000" w14:paraId="0000088C">
      <w:pPr>
        <w:spacing w:after="0" w:before="0" w:line="480" w:lineRule="auto"/>
        <w:ind w:left="720" w:firstLine="720"/>
        <w:rPr/>
      </w:pPr>
      <w:r w:rsidDel="00000000" w:rsidR="00000000" w:rsidRPr="00000000">
        <w:rPr>
          <w:rtl w:val="0"/>
        </w:rPr>
      </w:r>
    </w:p>
    <w:p w:rsidR="00000000" w:rsidDel="00000000" w:rsidP="00000000" w:rsidRDefault="00000000" w:rsidRPr="00000000" w14:paraId="0000088D">
      <w:pPr>
        <w:spacing w:after="0" w:before="0" w:line="480" w:lineRule="auto"/>
        <w:ind w:left="720" w:firstLine="720"/>
        <w:rPr/>
      </w:pPr>
      <w:r w:rsidDel="00000000" w:rsidR="00000000" w:rsidRPr="00000000">
        <w:rPr>
          <w:rtl w:val="0"/>
        </w:rPr>
        <w:t xml:space="preserve">The Hunters’ Office was technically just one Floor down from The Prime Archon’s Office, but getting there was another story entirely. The administrative sector and the Hunters’ sector didn’t connect directly.</w:t>
      </w:r>
    </w:p>
    <w:p w:rsidR="00000000" w:rsidDel="00000000" w:rsidP="00000000" w:rsidRDefault="00000000" w:rsidRPr="00000000" w14:paraId="0000088E">
      <w:pPr>
        <w:spacing w:after="0" w:before="0" w:line="480" w:lineRule="auto"/>
        <w:ind w:left="720" w:firstLine="720"/>
        <w:rPr/>
      </w:pPr>
      <w:r w:rsidDel="00000000" w:rsidR="00000000" w:rsidRPr="00000000">
        <w:rPr>
          <w:rtl w:val="0"/>
        </w:rPr>
        <w:t xml:space="preserve">By design.</w:t>
      </w:r>
    </w:p>
    <w:p w:rsidR="00000000" w:rsidDel="00000000" w:rsidP="00000000" w:rsidRDefault="00000000" w:rsidRPr="00000000" w14:paraId="0000088F">
      <w:pPr>
        <w:spacing w:after="0" w:before="0" w:line="480" w:lineRule="auto"/>
        <w:ind w:left="720" w:firstLine="720"/>
        <w:rPr/>
      </w:pPr>
      <w:r w:rsidDel="00000000" w:rsidR="00000000" w:rsidRPr="00000000">
        <w:rPr>
          <w:rtl w:val="0"/>
        </w:rPr>
        <w:t xml:space="preserve">To reach the Hunters’ Office, he had to exit into the outer ring, descend through the crowded lower tunnels, then cut back through the city’s winding pathways to reach the center again.</w:t>
      </w:r>
    </w:p>
    <w:p w:rsidR="00000000" w:rsidDel="00000000" w:rsidP="00000000" w:rsidRDefault="00000000" w:rsidRPr="00000000" w14:paraId="00000890">
      <w:pPr>
        <w:spacing w:after="0" w:before="0" w:line="480" w:lineRule="auto"/>
        <w:ind w:left="720" w:firstLine="720"/>
        <w:rPr/>
      </w:pPr>
      <w:r w:rsidDel="00000000" w:rsidR="00000000" w:rsidRPr="00000000">
        <w:rPr>
          <w:rtl w:val="0"/>
        </w:rPr>
        <w:t xml:space="preserve">It was a long, inconvenient detour—a deliberate obstacle.</w:t>
      </w:r>
    </w:p>
    <w:p w:rsidR="00000000" w:rsidDel="00000000" w:rsidP="00000000" w:rsidRDefault="00000000" w:rsidRPr="00000000" w14:paraId="00000891">
      <w:pPr>
        <w:spacing w:after="0" w:before="0" w:line="480" w:lineRule="auto"/>
        <w:ind w:left="720" w:firstLine="720"/>
        <w:rPr/>
      </w:pPr>
      <w:r w:rsidDel="00000000" w:rsidR="00000000" w:rsidRPr="00000000">
        <w:rPr>
          <w:rtl w:val="0"/>
        </w:rPr>
        <w:t xml:space="preserve">A reminder that The Prime Archon’s people and the Hunters were not meant to cross paths.</w:t>
      </w:r>
    </w:p>
    <w:p w:rsidR="00000000" w:rsidDel="00000000" w:rsidP="00000000" w:rsidRDefault="00000000" w:rsidRPr="00000000" w14:paraId="00000892">
      <w:pPr>
        <w:spacing w:after="0" w:before="0" w:line="480" w:lineRule="auto"/>
        <w:ind w:left="720" w:firstLine="720"/>
        <w:rPr/>
      </w:pPr>
      <w:r w:rsidDel="00000000" w:rsidR="00000000" w:rsidRPr="00000000">
        <w:rPr>
          <w:rtl w:val="0"/>
        </w:rPr>
        <w:t xml:space="preserve">As he stepped into the streets, the air changed. The polished stone of the inner ring gave way to rougher, more uneven pathways. The slums, still waking from the night, pulsed with slow-moving bodies—workers heading to shifts, traders setting up in whatever spaces they could carve out.</w:t>
      </w:r>
    </w:p>
    <w:p w:rsidR="00000000" w:rsidDel="00000000" w:rsidP="00000000" w:rsidRDefault="00000000" w:rsidRPr="00000000" w14:paraId="00000893">
      <w:pPr>
        <w:spacing w:after="0" w:before="0" w:line="480" w:lineRule="auto"/>
        <w:ind w:left="720" w:firstLine="720"/>
        <w:rPr/>
      </w:pPr>
      <w:r w:rsidDel="00000000" w:rsidR="00000000" w:rsidRPr="00000000">
        <w:rPr>
          <w:rtl w:val="0"/>
        </w:rPr>
        <w:t xml:space="preserve">Haldric moved quickly, efficiently, blending into the flow of traffic.</w:t>
      </w:r>
    </w:p>
    <w:p w:rsidR="00000000" w:rsidDel="00000000" w:rsidP="00000000" w:rsidRDefault="00000000" w:rsidRPr="00000000" w14:paraId="00000894">
      <w:pPr>
        <w:spacing w:after="0" w:before="0" w:line="480" w:lineRule="auto"/>
        <w:ind w:left="720" w:firstLine="720"/>
        <w:rPr/>
      </w:pPr>
      <w:r w:rsidDel="00000000" w:rsidR="00000000" w:rsidRPr="00000000">
        <w:rPr>
          <w:rtl w:val="0"/>
        </w:rPr>
        <w:t xml:space="preserve">No one paid attention to a clerk.</w:t>
      </w:r>
    </w:p>
    <w:p w:rsidR="00000000" w:rsidDel="00000000" w:rsidP="00000000" w:rsidRDefault="00000000" w:rsidRPr="00000000" w14:paraId="00000895">
      <w:pPr>
        <w:spacing w:after="0" w:before="0" w:line="480" w:lineRule="auto"/>
        <w:ind w:left="720" w:firstLine="720"/>
        <w:rPr/>
      </w:pPr>
      <w:r w:rsidDel="00000000" w:rsidR="00000000" w:rsidRPr="00000000">
        <w:rPr>
          <w:rtl w:val="0"/>
        </w:rPr>
        <w:t xml:space="preserve">By the time he reached the entrance to the Second Floor’s outer ring, the crowd had shifted. The atmosphere here was different from the quiet order of the administrative halls—it felt more alive, but also more dangerous.</w:t>
      </w:r>
    </w:p>
    <w:p w:rsidR="00000000" w:rsidDel="00000000" w:rsidP="00000000" w:rsidRDefault="00000000" w:rsidRPr="00000000" w14:paraId="00000896">
      <w:pPr>
        <w:spacing w:after="0" w:before="0" w:line="480" w:lineRule="auto"/>
        <w:ind w:left="720" w:firstLine="720"/>
        <w:rPr/>
      </w:pPr>
      <w:r w:rsidDel="00000000" w:rsidR="00000000" w:rsidRPr="00000000">
        <w:rPr>
          <w:rtl w:val="0"/>
        </w:rPr>
        <w:t xml:space="preserve">No enforcers patrolled here. Not unless they wanted trouble.</w:t>
      </w:r>
    </w:p>
    <w:p w:rsidR="00000000" w:rsidDel="00000000" w:rsidP="00000000" w:rsidRDefault="00000000" w:rsidRPr="00000000" w14:paraId="00000897">
      <w:pPr>
        <w:spacing w:after="0" w:before="0" w:line="480" w:lineRule="auto"/>
        <w:ind w:left="720" w:firstLine="720"/>
        <w:rPr/>
      </w:pPr>
      <w:r w:rsidDel="00000000" w:rsidR="00000000" w:rsidRPr="00000000">
        <w:rPr>
          <w:rtl w:val="0"/>
        </w:rPr>
        <w:t xml:space="preserve">Hunters policed themselves.</w:t>
      </w:r>
    </w:p>
    <w:p w:rsidR="00000000" w:rsidDel="00000000" w:rsidP="00000000" w:rsidRDefault="00000000" w:rsidRPr="00000000" w14:paraId="00000898">
      <w:pPr>
        <w:spacing w:after="0" w:before="0" w:line="480" w:lineRule="auto"/>
        <w:ind w:left="720" w:firstLine="720"/>
        <w:rPr/>
      </w:pPr>
      <w:r w:rsidDel="00000000" w:rsidR="00000000" w:rsidRPr="00000000">
        <w:rPr>
          <w:rtl w:val="0"/>
        </w:rPr>
        <w:t xml:space="preserve">As he climbed the narrow, uneven steps, the stone walls seemed to close in, the passage roughly carved and less refined than the polished walkways above.</w:t>
      </w:r>
    </w:p>
    <w:p w:rsidR="00000000" w:rsidDel="00000000" w:rsidP="00000000" w:rsidRDefault="00000000" w:rsidRPr="00000000" w14:paraId="00000899">
      <w:pPr>
        <w:spacing w:after="0" w:before="0" w:line="480" w:lineRule="auto"/>
        <w:ind w:left="720" w:firstLine="720"/>
        <w:rPr/>
      </w:pPr>
      <w:r w:rsidDel="00000000" w:rsidR="00000000" w:rsidRPr="00000000">
        <w:rPr>
          <w:rtl w:val="0"/>
        </w:rPr>
        <w:t xml:space="preserve">And then, at last, reaching the innermost ring of the Second Floor, Haldric stood before the entrance to the Hunter’s Office: a heavy iron door, slightly rusted around the edges, embedded deep into the cavern wall.</w:t>
      </w:r>
    </w:p>
    <w:p w:rsidR="00000000" w:rsidDel="00000000" w:rsidP="00000000" w:rsidRDefault="00000000" w:rsidRPr="00000000" w14:paraId="0000089A">
      <w:pPr>
        <w:spacing w:after="0" w:before="0" w:line="480" w:lineRule="auto"/>
        <w:ind w:left="720" w:firstLine="720"/>
        <w:rPr/>
      </w:pPr>
      <w:r w:rsidDel="00000000" w:rsidR="00000000" w:rsidRPr="00000000">
        <w:rPr>
          <w:rtl w:val="0"/>
        </w:rPr>
        <w:t xml:space="preserve">The weight of what lay beyond settled in his chest.</w:t>
      </w:r>
    </w:p>
    <w:p w:rsidR="00000000" w:rsidDel="00000000" w:rsidP="00000000" w:rsidRDefault="00000000" w:rsidRPr="00000000" w14:paraId="0000089B">
      <w:pPr>
        <w:spacing w:after="0" w:before="0" w:line="480" w:lineRule="auto"/>
        <w:ind w:left="720" w:firstLine="720"/>
        <w:rPr/>
      </w:pPr>
      <w:r w:rsidDel="00000000" w:rsidR="00000000" w:rsidRPr="00000000">
        <w:rPr>
          <w:i w:val="1"/>
          <w:iCs w:val="1"/>
          <w:rtl w:val="0"/>
        </w:rPr>
        <w:t xml:space="preserve">This was a bad idea.</w:t>
      </w:r>
      <w:r w:rsidDel="00000000" w:rsidR="00000000" w:rsidRPr="00000000">
        <w:rPr>
          <w:rtl w:val="0"/>
        </w:rPr>
      </w:r>
    </w:p>
    <w:p w:rsidR="00000000" w:rsidDel="00000000" w:rsidP="00000000" w:rsidRDefault="00000000" w:rsidRPr="00000000" w14:paraId="0000089C">
      <w:pPr>
        <w:spacing w:after="0" w:before="0" w:line="480" w:lineRule="auto"/>
        <w:ind w:left="720" w:firstLine="720"/>
        <w:rPr/>
      </w:pPr>
      <w:r w:rsidDel="00000000" w:rsidR="00000000" w:rsidRPr="00000000">
        <w:rPr>
          <w:rtl w:val="0"/>
        </w:rPr>
        <w:t xml:space="preserve">The moment he stepped inside, they’d see the uniform. They’d know where he came from.</w:t>
      </w:r>
    </w:p>
    <w:p w:rsidR="00000000" w:rsidDel="00000000" w:rsidP="00000000" w:rsidRDefault="00000000" w:rsidRPr="00000000" w14:paraId="0000089D">
      <w:pPr>
        <w:spacing w:after="0" w:before="0" w:line="480" w:lineRule="auto"/>
        <w:ind w:left="720" w:firstLine="720"/>
        <w:rPr/>
      </w:pPr>
      <w:r w:rsidDel="00000000" w:rsidR="00000000" w:rsidRPr="00000000">
        <w:rPr>
          <w:rtl w:val="0"/>
        </w:rPr>
        <w:t xml:space="preserve">And they wouldn’t welcome him.</w:t>
      </w:r>
    </w:p>
    <w:p w:rsidR="00000000" w:rsidDel="00000000" w:rsidP="00000000" w:rsidRDefault="00000000" w:rsidRPr="00000000" w14:paraId="0000089E">
      <w:pPr>
        <w:spacing w:after="0" w:before="0" w:line="480" w:lineRule="auto"/>
        <w:ind w:left="720" w:firstLine="720"/>
        <w:rPr/>
      </w:pPr>
      <w:r w:rsidDel="00000000" w:rsidR="00000000" w:rsidRPr="00000000">
        <w:rPr>
          <w:rtl w:val="0"/>
        </w:rPr>
        <w:t xml:space="preserve">The iron door groaned as Haldric pushed it open, its weight cold against his fingers.</w:t>
      </w:r>
    </w:p>
    <w:p w:rsidR="00000000" w:rsidDel="00000000" w:rsidP="00000000" w:rsidRDefault="00000000" w:rsidRPr="00000000" w14:paraId="0000089F">
      <w:pPr>
        <w:spacing w:after="0" w:before="0" w:line="480" w:lineRule="auto"/>
        <w:ind w:left="720" w:firstLine="720"/>
        <w:rPr/>
      </w:pPr>
      <w:r w:rsidDel="00000000" w:rsidR="00000000" w:rsidRPr="00000000">
        <w:rPr>
          <w:rtl w:val="0"/>
        </w:rPr>
        <w:t xml:space="preserve">The air here was different—charged, heavier. Conversations dulled, movements slowed, and heads turned.</w:t>
      </w:r>
    </w:p>
    <w:p w:rsidR="00000000" w:rsidDel="00000000" w:rsidP="00000000" w:rsidRDefault="00000000" w:rsidRPr="00000000" w14:paraId="000008A0">
      <w:pPr>
        <w:spacing w:after="0" w:before="0" w:line="480" w:lineRule="auto"/>
        <w:ind w:left="720" w:firstLine="720"/>
        <w:rPr/>
      </w:pPr>
      <w:r w:rsidDel="00000000" w:rsidR="00000000" w:rsidRPr="00000000">
        <w:rPr>
          <w:rtl w:val="0"/>
        </w:rPr>
      </w:r>
    </w:p>
    <w:p w:rsidR="00000000" w:rsidDel="00000000" w:rsidP="00000000" w:rsidRDefault="00000000" w:rsidRPr="00000000" w14:paraId="000008A1">
      <w:pPr>
        <w:spacing w:after="0" w:before="0" w:line="480" w:lineRule="auto"/>
        <w:ind w:left="720" w:firstLine="720"/>
        <w:rPr/>
      </w:pPr>
      <w:r w:rsidDel="00000000" w:rsidR="00000000" w:rsidRPr="00000000">
        <w:rPr>
          <w:rtl w:val="0"/>
        </w:rPr>
        <w:t xml:space="preserve">They had noticed him.</w:t>
      </w:r>
    </w:p>
    <w:p w:rsidR="00000000" w:rsidDel="00000000" w:rsidP="00000000" w:rsidRDefault="00000000" w:rsidRPr="00000000" w14:paraId="000008A2">
      <w:pPr>
        <w:spacing w:after="0" w:before="0" w:line="480" w:lineRule="auto"/>
        <w:ind w:left="720" w:firstLine="720"/>
        <w:rPr/>
      </w:pPr>
      <w:r w:rsidDel="00000000" w:rsidR="00000000" w:rsidRPr="00000000">
        <w:rPr>
          <w:rtl w:val="0"/>
        </w:rPr>
        <w:t xml:space="preserve">A clerk in a room full of Hunters.</w:t>
      </w:r>
    </w:p>
    <w:p w:rsidR="00000000" w:rsidDel="00000000" w:rsidP="00000000" w:rsidRDefault="00000000" w:rsidRPr="00000000" w14:paraId="000008A3">
      <w:pPr>
        <w:spacing w:after="0" w:before="0" w:line="480" w:lineRule="auto"/>
        <w:ind w:left="720" w:firstLine="720"/>
        <w:rPr/>
      </w:pPr>
      <w:r w:rsidDel="00000000" w:rsidR="00000000" w:rsidRPr="00000000">
        <w:rPr>
          <w:rtl w:val="0"/>
        </w:rPr>
        <w:t xml:space="preserve">Haldric kept his steps measured as he approached the central desk. The Hunters lounging nearby didn’t hide their stares. Some muttered under their breath, others openly watched.</w:t>
      </w:r>
    </w:p>
    <w:p w:rsidR="00000000" w:rsidDel="00000000" w:rsidP="00000000" w:rsidRDefault="00000000" w:rsidRPr="00000000" w14:paraId="000008A4">
      <w:pPr>
        <w:spacing w:after="0" w:before="0" w:line="480" w:lineRule="auto"/>
        <w:ind w:left="720" w:firstLine="720"/>
        <w:rPr/>
      </w:pPr>
      <w:r w:rsidDel="00000000" w:rsidR="00000000" w:rsidRPr="00000000">
        <w:rPr>
          <w:rtl w:val="0"/>
        </w:rPr>
        <w:t xml:space="preserve">The man at the front desk barely looked up. Older. Scarred. Unimpressed. His armor bore fresh claw marks—a Hunter still active in the field.</w:t>
      </w:r>
    </w:p>
    <w:p w:rsidR="00000000" w:rsidDel="00000000" w:rsidP="00000000" w:rsidRDefault="00000000" w:rsidRPr="00000000" w14:paraId="000008A5">
      <w:pPr>
        <w:spacing w:after="0" w:before="0" w:line="480" w:lineRule="auto"/>
        <w:ind w:left="720" w:firstLine="720"/>
        <w:rPr/>
      </w:pPr>
      <w:r w:rsidDel="00000000" w:rsidR="00000000" w:rsidRPr="00000000">
        <w:rPr>
          <w:rtl w:val="0"/>
        </w:rPr>
        <w:t xml:space="preserve">Haldric cleared his throat. “I need to speak with War Claw Bresdin.”</w:t>
      </w:r>
    </w:p>
    <w:p w:rsidR="00000000" w:rsidDel="00000000" w:rsidP="00000000" w:rsidRDefault="00000000" w:rsidRPr="00000000" w14:paraId="000008A6">
      <w:pPr>
        <w:spacing w:after="0" w:before="0" w:line="480" w:lineRule="auto"/>
        <w:ind w:left="720" w:firstLine="720"/>
        <w:rPr/>
      </w:pPr>
      <w:r w:rsidDel="00000000" w:rsidR="00000000" w:rsidRPr="00000000">
        <w:rPr>
          <w:rtl w:val="0"/>
        </w:rPr>
        <w:t xml:space="preserve">The man didn’t react, just kept flipping through a logbook. “He’s busy.”</w:t>
      </w:r>
    </w:p>
    <w:p w:rsidR="00000000" w:rsidDel="00000000" w:rsidP="00000000" w:rsidRDefault="00000000" w:rsidRPr="00000000" w14:paraId="000008A7">
      <w:pPr>
        <w:spacing w:after="0" w:before="0" w:line="480" w:lineRule="auto"/>
        <w:ind w:left="720" w:firstLine="720"/>
        <w:rPr/>
      </w:pPr>
      <w:r w:rsidDel="00000000" w:rsidR="00000000" w:rsidRPr="00000000">
        <w:rPr>
          <w:rtl w:val="0"/>
        </w:rPr>
        <w:t xml:space="preserve">Haldric’s fingers twitched. “It’s official business.”</w:t>
      </w:r>
    </w:p>
    <w:p w:rsidR="00000000" w:rsidDel="00000000" w:rsidP="00000000" w:rsidRDefault="00000000" w:rsidRPr="00000000" w14:paraId="000008A8">
      <w:pPr>
        <w:spacing w:after="0" w:before="0" w:line="480" w:lineRule="auto"/>
        <w:ind w:left="720" w:firstLine="720"/>
        <w:rPr/>
      </w:pPr>
      <w:r w:rsidDel="00000000" w:rsidR="00000000" w:rsidRPr="00000000">
        <w:rPr>
          <w:rtl w:val="0"/>
        </w:rPr>
        <w:t xml:space="preserve">A beat. Then, the man let out a slow exhale, finally lifting his gaze. Flat. Unimpressed.</w:t>
      </w:r>
    </w:p>
    <w:p w:rsidR="00000000" w:rsidDel="00000000" w:rsidP="00000000" w:rsidRDefault="00000000" w:rsidRPr="00000000" w14:paraId="000008A9">
      <w:pPr>
        <w:spacing w:after="0" w:before="0" w:line="480" w:lineRule="auto"/>
        <w:ind w:left="720" w:firstLine="720"/>
        <w:rPr/>
      </w:pPr>
      <w:r w:rsidDel="00000000" w:rsidR="00000000" w:rsidRPr="00000000">
        <w:rPr>
          <w:rtl w:val="0"/>
        </w:rPr>
        <w:t xml:space="preserve">“Official business, huh?” His lip curled. “From The Prime?”</w:t>
      </w:r>
    </w:p>
    <w:p w:rsidR="00000000" w:rsidDel="00000000" w:rsidP="00000000" w:rsidRDefault="00000000" w:rsidRPr="00000000" w14:paraId="000008AA">
      <w:pPr>
        <w:spacing w:after="0" w:before="0" w:line="480" w:lineRule="auto"/>
        <w:ind w:left="720" w:firstLine="720"/>
        <w:rPr/>
      </w:pPr>
      <w:r w:rsidDel="00000000" w:rsidR="00000000" w:rsidRPr="00000000">
        <w:rPr>
          <w:rtl w:val="0"/>
        </w:rPr>
        <w:t xml:space="preserve">The room stilled.</w:t>
      </w:r>
    </w:p>
    <w:p w:rsidR="00000000" w:rsidDel="00000000" w:rsidP="00000000" w:rsidRDefault="00000000" w:rsidRPr="00000000" w14:paraId="000008AB">
      <w:pPr>
        <w:spacing w:after="0" w:before="0" w:line="480" w:lineRule="auto"/>
        <w:ind w:left="720" w:firstLine="720"/>
        <w:rPr/>
      </w:pPr>
      <w:r w:rsidDel="00000000" w:rsidR="00000000" w:rsidRPr="00000000">
        <w:rPr>
          <w:rtl w:val="0"/>
        </w:rPr>
        <w:t xml:space="preserve">Haldric ignored the tension climbing up his spine. “Yes.”</w:t>
      </w:r>
    </w:p>
    <w:p w:rsidR="00000000" w:rsidDel="00000000" w:rsidP="00000000" w:rsidRDefault="00000000" w:rsidRPr="00000000" w14:paraId="000008AC">
      <w:pPr>
        <w:spacing w:after="0" w:before="0" w:line="480" w:lineRule="auto"/>
        <w:ind w:left="720" w:firstLine="720"/>
        <w:rPr/>
      </w:pPr>
      <w:r w:rsidDel="00000000" w:rsidR="00000000" w:rsidRPr="00000000">
        <w:rPr>
          <w:rtl w:val="0"/>
        </w:rPr>
        <w:t xml:space="preserve">The man started at Haldric, then called out over his shoulder. “Bresdin!”</w:t>
      </w:r>
    </w:p>
    <w:p w:rsidR="00000000" w:rsidDel="00000000" w:rsidP="00000000" w:rsidRDefault="00000000" w:rsidRPr="00000000" w14:paraId="000008AD">
      <w:pPr>
        <w:spacing w:after="0" w:before="0" w:line="480" w:lineRule="auto"/>
        <w:ind w:left="720" w:firstLine="720"/>
        <w:rPr/>
      </w:pPr>
      <w:r w:rsidDel="00000000" w:rsidR="00000000" w:rsidRPr="00000000">
        <w:rPr>
          <w:rtl w:val="0"/>
        </w:rPr>
        <w:t xml:space="preserve">Nothing.</w:t>
      </w:r>
    </w:p>
    <w:p w:rsidR="00000000" w:rsidDel="00000000" w:rsidP="00000000" w:rsidRDefault="00000000" w:rsidRPr="00000000" w14:paraId="000008AE">
      <w:pPr>
        <w:spacing w:after="0" w:before="0" w:line="480" w:lineRule="auto"/>
        <w:ind w:left="720" w:firstLine="720"/>
        <w:rPr/>
      </w:pPr>
      <w:r w:rsidDel="00000000" w:rsidR="00000000" w:rsidRPr="00000000">
        <w:rPr>
          <w:rtl w:val="0"/>
        </w:rPr>
        <w:t xml:space="preserve">He called again. “Oi, War Claw! You got a fan.”</w:t>
      </w:r>
    </w:p>
    <w:p w:rsidR="00000000" w:rsidDel="00000000" w:rsidP="00000000" w:rsidRDefault="00000000" w:rsidRPr="00000000" w14:paraId="000008AF">
      <w:pPr>
        <w:spacing w:after="0" w:before="0" w:line="480" w:lineRule="auto"/>
        <w:ind w:left="720" w:firstLine="720"/>
        <w:rPr/>
      </w:pPr>
      <w:r w:rsidDel="00000000" w:rsidR="00000000" w:rsidRPr="00000000">
        <w:rPr>
          <w:rtl w:val="0"/>
        </w:rPr>
        <w:t xml:space="preserve">Silence.</w:t>
      </w:r>
    </w:p>
    <w:p w:rsidR="00000000" w:rsidDel="00000000" w:rsidP="00000000" w:rsidRDefault="00000000" w:rsidRPr="00000000" w14:paraId="000008B0">
      <w:pPr>
        <w:spacing w:after="0" w:before="0" w:line="480" w:lineRule="auto"/>
        <w:ind w:left="720" w:firstLine="720"/>
        <w:rPr/>
      </w:pPr>
      <w:r w:rsidDel="00000000" w:rsidR="00000000" w:rsidRPr="00000000">
        <w:rPr>
          <w:rtl w:val="0"/>
        </w:rPr>
        <w:t xml:space="preserve">Haldric exhaled sharply. “I’ve been sent to conduct an Honorable Discharge.”</w:t>
      </w:r>
    </w:p>
    <w:p w:rsidR="00000000" w:rsidDel="00000000" w:rsidP="00000000" w:rsidRDefault="00000000" w:rsidRPr="00000000" w14:paraId="000008B1">
      <w:pPr>
        <w:spacing w:after="0" w:before="0" w:line="480" w:lineRule="auto"/>
        <w:ind w:left="720" w:firstLine="720"/>
        <w:rPr/>
      </w:pPr>
      <w:r w:rsidDel="00000000" w:rsidR="00000000" w:rsidRPr="00000000">
        <w:rPr>
          <w:rtl w:val="0"/>
        </w:rPr>
        <w:t xml:space="preserve">That got a reaction.</w:t>
      </w:r>
    </w:p>
    <w:p w:rsidR="00000000" w:rsidDel="00000000" w:rsidP="00000000" w:rsidRDefault="00000000" w:rsidRPr="00000000" w14:paraId="000008B2">
      <w:pPr>
        <w:spacing w:after="0" w:before="0" w:line="480" w:lineRule="auto"/>
        <w:ind w:left="720" w:firstLine="720"/>
        <w:rPr/>
      </w:pPr>
      <w:r w:rsidDel="00000000" w:rsidR="00000000" w:rsidRPr="00000000">
        <w:rPr>
          <w:rtl w:val="0"/>
        </w:rPr>
        <w:t xml:space="preserve">A few Hunters straightened. A handful exchanged glances.</w:t>
      </w:r>
    </w:p>
    <w:p w:rsidR="00000000" w:rsidDel="00000000" w:rsidP="00000000" w:rsidRDefault="00000000" w:rsidRPr="00000000" w14:paraId="000008B3">
      <w:pPr>
        <w:spacing w:after="0" w:before="0" w:line="480" w:lineRule="auto"/>
        <w:ind w:left="720" w:firstLine="720"/>
        <w:rPr/>
      </w:pPr>
      <w:r w:rsidDel="00000000" w:rsidR="00000000" w:rsidRPr="00000000">
        <w:rPr>
          <w:i w:val="1"/>
          <w:iCs w:val="1"/>
          <w:rtl w:val="0"/>
        </w:rPr>
        <w:t xml:space="preserve">This was a REALLY bad idea.</w:t>
      </w:r>
      <w:r w:rsidDel="00000000" w:rsidR="00000000" w:rsidRPr="00000000">
        <w:rPr>
          <w:rtl w:val="0"/>
        </w:rPr>
      </w:r>
    </w:p>
    <w:p w:rsidR="00000000" w:rsidDel="00000000" w:rsidP="00000000" w:rsidRDefault="00000000" w:rsidRPr="00000000" w14:paraId="000008B4">
      <w:pPr>
        <w:spacing w:after="0" w:before="0" w:line="480" w:lineRule="auto"/>
        <w:ind w:left="720" w:firstLine="720"/>
        <w:rPr/>
      </w:pPr>
      <w:r w:rsidDel="00000000" w:rsidR="00000000" w:rsidRPr="00000000">
        <w:rPr>
          <w:rtl w:val="0"/>
        </w:rPr>
        <w:t xml:space="preserve">Near the back of the room, a figure slipped out the door. Quiet. Quick. Gone before anyone could react.</w:t>
      </w:r>
    </w:p>
    <w:p w:rsidR="00000000" w:rsidDel="00000000" w:rsidP="00000000" w:rsidRDefault="00000000" w:rsidRPr="00000000" w14:paraId="000008B5">
      <w:pPr>
        <w:spacing w:after="0" w:before="0" w:line="480" w:lineRule="auto"/>
        <w:ind w:left="720" w:firstLine="720"/>
        <w:rPr/>
      </w:pPr>
      <w:r w:rsidDel="00000000" w:rsidR="00000000" w:rsidRPr="00000000">
        <w:rPr>
          <w:rtl w:val="0"/>
        </w:rPr>
        <w:t xml:space="preserve">Bresdin.</w:t>
      </w:r>
    </w:p>
    <w:p w:rsidR="00000000" w:rsidDel="00000000" w:rsidP="00000000" w:rsidRDefault="00000000" w:rsidRPr="00000000" w14:paraId="000008B6">
      <w:pPr>
        <w:spacing w:after="0" w:before="0" w:line="480" w:lineRule="auto"/>
        <w:ind w:left="720" w:firstLine="720"/>
        <w:rPr/>
      </w:pPr>
      <w:r w:rsidDel="00000000" w:rsidR="00000000" w:rsidRPr="00000000">
        <w:rPr>
          <w:rtl w:val="0"/>
        </w:rPr>
      </w:r>
    </w:p>
    <w:p w:rsidR="00000000" w:rsidDel="00000000" w:rsidP="00000000" w:rsidRDefault="00000000" w:rsidRPr="00000000" w14:paraId="000008B7">
      <w:pPr>
        <w:spacing w:after="0" w:before="0" w:line="480" w:lineRule="auto"/>
        <w:ind w:left="720" w:firstLine="720"/>
        <w:rPr/>
      </w:pPr>
      <w:r w:rsidDel="00000000" w:rsidR="00000000" w:rsidRPr="00000000">
        <w:rPr>
          <w:rtl w:val="0"/>
        </w:rPr>
        <w:t xml:space="preserve">Haldric’s stomach sank.</w:t>
      </w:r>
    </w:p>
    <w:p w:rsidR="00000000" w:rsidDel="00000000" w:rsidP="00000000" w:rsidRDefault="00000000" w:rsidRPr="00000000" w14:paraId="000008B8">
      <w:pPr>
        <w:spacing w:after="0" w:before="0" w:line="480" w:lineRule="auto"/>
        <w:ind w:left="720" w:firstLine="720"/>
        <w:rPr/>
      </w:pPr>
      <w:r w:rsidDel="00000000" w:rsidR="00000000" w:rsidRPr="00000000">
        <w:rPr>
          <w:rtl w:val="0"/>
        </w:rPr>
        <w:t xml:space="preserve">A low chuckle broke the silence. One of the Hunters—tall, wiry, jagged scars across his jaw -- grinned. “Did you just say ‘Honorable’?”</w:t>
      </w:r>
    </w:p>
    <w:p w:rsidR="00000000" w:rsidDel="00000000" w:rsidP="00000000" w:rsidRDefault="00000000" w:rsidRPr="00000000" w14:paraId="000008B9">
      <w:pPr>
        <w:spacing w:after="0" w:before="0" w:line="480" w:lineRule="auto"/>
        <w:ind w:left="720" w:firstLine="720"/>
        <w:rPr/>
      </w:pPr>
      <w:r w:rsidDel="00000000" w:rsidR="00000000" w:rsidRPr="00000000">
        <w:rPr>
          <w:rtl w:val="0"/>
        </w:rPr>
        <w:t xml:space="preserve">Another snorted. “You came to put War Claw Bresdin out to pasture? Stormhaven’s first Mythical Beast Hunter in the last two centuries?”</w:t>
      </w:r>
    </w:p>
    <w:p w:rsidR="00000000" w:rsidDel="00000000" w:rsidP="00000000" w:rsidRDefault="00000000" w:rsidRPr="00000000" w14:paraId="000008BA">
      <w:pPr>
        <w:spacing w:after="0" w:before="0" w:line="480" w:lineRule="auto"/>
        <w:ind w:left="720" w:firstLine="720"/>
        <w:rPr/>
      </w:pPr>
      <w:r w:rsidDel="00000000" w:rsidR="00000000" w:rsidRPr="00000000">
        <w:rPr>
          <w:rtl w:val="0"/>
        </w:rPr>
        <w:t xml:space="preserve">A third Hunter let out a sharp breath. “Is that a joke?”</w:t>
      </w:r>
    </w:p>
    <w:p w:rsidR="00000000" w:rsidDel="00000000" w:rsidP="00000000" w:rsidRDefault="00000000" w:rsidRPr="00000000" w14:paraId="000008BB">
      <w:pPr>
        <w:spacing w:after="0" w:before="0" w:line="480" w:lineRule="auto"/>
        <w:ind w:left="720" w:firstLine="720"/>
        <w:rPr/>
      </w:pPr>
      <w:r w:rsidDel="00000000" w:rsidR="00000000" w:rsidRPr="00000000">
        <w:rPr>
          <w:rtl w:val="0"/>
        </w:rPr>
        <w:t xml:space="preserve">Haldric’s jaw tightened. Here it comes.</w:t>
      </w:r>
    </w:p>
    <w:p w:rsidR="00000000" w:rsidDel="00000000" w:rsidP="00000000" w:rsidRDefault="00000000" w:rsidRPr="00000000" w14:paraId="000008BC">
      <w:pPr>
        <w:spacing w:after="0" w:before="0" w:line="480" w:lineRule="auto"/>
        <w:ind w:left="720" w:firstLine="720"/>
        <w:rPr/>
      </w:pPr>
      <w:r w:rsidDel="00000000" w:rsidR="00000000" w:rsidRPr="00000000">
        <w:rPr>
          <w:rtl w:val="0"/>
        </w:rPr>
        <w:t xml:space="preserve">The room shifted.</w:t>
      </w:r>
    </w:p>
    <w:p w:rsidR="00000000" w:rsidDel="00000000" w:rsidP="00000000" w:rsidRDefault="00000000" w:rsidRPr="00000000" w14:paraId="000008BD">
      <w:pPr>
        <w:spacing w:after="0" w:before="0" w:line="480" w:lineRule="auto"/>
        <w:ind w:left="720" w:firstLine="720"/>
        <w:rPr/>
      </w:pPr>
      <w:r w:rsidDel="00000000" w:rsidR="00000000" w:rsidRPr="00000000">
        <w:rPr>
          <w:rtl w:val="0"/>
        </w:rPr>
        <w:t xml:space="preserve">A few Hunters stood up. Slow, deliberate.</w:t>
      </w:r>
    </w:p>
    <w:p w:rsidR="00000000" w:rsidDel="00000000" w:rsidP="00000000" w:rsidRDefault="00000000" w:rsidRPr="00000000" w14:paraId="000008BE">
      <w:pPr>
        <w:spacing w:after="0" w:before="0" w:line="480" w:lineRule="auto"/>
        <w:ind w:left="720" w:firstLine="720"/>
        <w:rPr/>
      </w:pPr>
      <w:r w:rsidDel="00000000" w:rsidR="00000000" w:rsidRPr="00000000">
        <w:rPr>
          <w:rtl w:val="0"/>
        </w:rPr>
        <w:t xml:space="preserve">Haldric forced himself to stay still as three of them closed the distance, their expressions outright hostile.</w:t>
      </w:r>
    </w:p>
    <w:p w:rsidR="00000000" w:rsidDel="00000000" w:rsidP="00000000" w:rsidRDefault="00000000" w:rsidRPr="00000000" w14:paraId="000008BF">
      <w:pPr>
        <w:spacing w:after="0" w:before="0" w:line="480" w:lineRule="auto"/>
        <w:ind w:left="720" w:firstLine="720"/>
        <w:rPr/>
      </w:pPr>
      <w:r w:rsidDel="00000000" w:rsidR="00000000" w:rsidRPr="00000000">
        <w:rPr>
          <w:rtl w:val="0"/>
        </w:rPr>
        <w:t xml:space="preserve">The tall, scarred Hunter spoke first. “Tell me, clerk. Do you even know how a Beast Hunter earns the Mythical title?”</w:t>
      </w:r>
    </w:p>
    <w:p w:rsidR="00000000" w:rsidDel="00000000" w:rsidP="00000000" w:rsidRDefault="00000000" w:rsidRPr="00000000" w14:paraId="000008C0">
      <w:pPr>
        <w:spacing w:after="0" w:before="0" w:line="480" w:lineRule="auto"/>
        <w:ind w:left="720" w:firstLine="720"/>
        <w:rPr/>
      </w:pPr>
      <w:r w:rsidDel="00000000" w:rsidR="00000000" w:rsidRPr="00000000">
        <w:rPr>
          <w:rtl w:val="0"/>
        </w:rPr>
        <w:t xml:space="preserve">Haldric exhaled through his nose. “Of course. Who doesn’t? You have to injure a mythical beast solo, with at least three witnesses.”</w:t>
      </w:r>
    </w:p>
    <w:p w:rsidR="00000000" w:rsidDel="00000000" w:rsidP="00000000" w:rsidRDefault="00000000" w:rsidRPr="00000000" w14:paraId="000008C1">
      <w:pPr>
        <w:spacing w:after="0" w:before="0" w:line="480" w:lineRule="auto"/>
        <w:ind w:left="720" w:firstLine="720"/>
        <w:rPr/>
      </w:pPr>
      <w:r w:rsidDel="00000000" w:rsidR="00000000" w:rsidRPr="00000000">
        <w:rPr>
          <w:rtl w:val="0"/>
        </w:rPr>
        <w:t xml:space="preserve">A rough, older voice cut in. “Yet you want to retire the only man in this city’s history to not just injure, but </w:t>
      </w:r>
      <w:r w:rsidDel="00000000" w:rsidR="00000000" w:rsidRPr="00000000">
        <w:rPr>
          <w:i w:val="1"/>
          <w:iCs w:val="1"/>
          <w:rtl w:val="0"/>
        </w:rPr>
        <w:t xml:space="preserve">kill</w:t>
      </w:r>
      <w:r w:rsidDel="00000000" w:rsidR="00000000" w:rsidRPr="00000000">
        <w:rPr>
          <w:rtl w:val="0"/>
        </w:rPr>
        <w:t xml:space="preserve"> one?”</w:t>
      </w:r>
    </w:p>
    <w:p w:rsidR="00000000" w:rsidDel="00000000" w:rsidP="00000000" w:rsidRDefault="00000000" w:rsidRPr="00000000" w14:paraId="000008C2">
      <w:pPr>
        <w:spacing w:after="0" w:before="0" w:line="480" w:lineRule="auto"/>
        <w:ind w:left="720" w:firstLine="720"/>
        <w:rPr/>
      </w:pPr>
      <w:r w:rsidDel="00000000" w:rsidR="00000000" w:rsidRPr="00000000">
        <w:rPr>
          <w:rtl w:val="0"/>
        </w:rPr>
        <w:t xml:space="preserve">The scarred one shook his head. “The bolting Prime thinks he can force a legend into retirement?” He leaned in slightly. Too close. “You think Bresdin’s gonna let that happen?”</w:t>
      </w:r>
    </w:p>
    <w:p w:rsidR="00000000" w:rsidDel="00000000" w:rsidP="00000000" w:rsidRDefault="00000000" w:rsidRPr="00000000" w14:paraId="000008C3">
      <w:pPr>
        <w:spacing w:after="0" w:before="0" w:line="480" w:lineRule="auto"/>
        <w:ind w:left="720" w:firstLine="720"/>
        <w:rPr/>
      </w:pPr>
      <w:r w:rsidDel="00000000" w:rsidR="00000000" w:rsidRPr="00000000">
        <w:rPr>
          <w:rtl w:val="0"/>
        </w:rPr>
        <w:t xml:space="preserve">Another Hunter scoffed. “You ever seen a real fight, boy? Ever watched your team get torn apart? Ever stood drenched in blood that ain’t yours?”</w:t>
      </w:r>
    </w:p>
    <w:p w:rsidR="00000000" w:rsidDel="00000000" w:rsidP="00000000" w:rsidRDefault="00000000" w:rsidRPr="00000000" w14:paraId="000008C4">
      <w:pPr>
        <w:spacing w:after="0" w:before="0" w:line="480" w:lineRule="auto"/>
        <w:ind w:left="720" w:firstLine="720"/>
        <w:rPr/>
      </w:pPr>
      <w:r w:rsidDel="00000000" w:rsidR="00000000" w:rsidRPr="00000000">
        <w:rPr>
          <w:rtl w:val="0"/>
        </w:rPr>
        <w:t xml:space="preserve">Haldric’s jaw tightened. “No.”</w:t>
      </w:r>
    </w:p>
    <w:p w:rsidR="00000000" w:rsidDel="00000000" w:rsidP="00000000" w:rsidRDefault="00000000" w:rsidRPr="00000000" w14:paraId="000008C5">
      <w:pPr>
        <w:spacing w:after="0" w:before="0" w:line="480" w:lineRule="auto"/>
        <w:ind w:left="720" w:firstLine="720"/>
        <w:rPr/>
      </w:pPr>
      <w:r w:rsidDel="00000000" w:rsidR="00000000" w:rsidRPr="00000000">
        <w:rPr>
          <w:rtl w:val="0"/>
        </w:rPr>
        <w:t xml:space="preserve">“Then don’t talk to us about ‘honor.’” The last word was spat.</w:t>
      </w:r>
    </w:p>
    <w:p w:rsidR="00000000" w:rsidDel="00000000" w:rsidP="00000000" w:rsidRDefault="00000000" w:rsidRPr="00000000" w14:paraId="000008C6">
      <w:pPr>
        <w:spacing w:after="0" w:before="0" w:line="480" w:lineRule="auto"/>
        <w:ind w:left="720" w:firstLine="720"/>
        <w:rPr/>
      </w:pPr>
      <w:r w:rsidDel="00000000" w:rsidR="00000000" w:rsidRPr="00000000">
        <w:rPr>
          <w:rtl w:val="0"/>
        </w:rPr>
        <w:t xml:space="preserve">A hand shoved Haldric’s shoulder. Not hard. But not gentle, either.</w:t>
      </w:r>
    </w:p>
    <w:p w:rsidR="00000000" w:rsidDel="00000000" w:rsidP="00000000" w:rsidRDefault="00000000" w:rsidRPr="00000000" w14:paraId="000008C7">
      <w:pPr>
        <w:spacing w:after="0" w:before="0" w:line="480" w:lineRule="auto"/>
        <w:ind w:left="720" w:firstLine="720"/>
        <w:rPr/>
      </w:pPr>
      <w:r w:rsidDel="00000000" w:rsidR="00000000" w:rsidRPr="00000000">
        <w:rPr>
          <w:rtl w:val="0"/>
        </w:rPr>
        <w:t xml:space="preserve">He stayed firm. Didn’t react. Didn’t flinch.</w:t>
      </w:r>
    </w:p>
    <w:p w:rsidR="00000000" w:rsidDel="00000000" w:rsidP="00000000" w:rsidRDefault="00000000" w:rsidRPr="00000000" w14:paraId="000008C8">
      <w:pPr>
        <w:spacing w:after="0" w:before="0" w:line="480" w:lineRule="auto"/>
        <w:ind w:left="720" w:firstLine="720"/>
        <w:rPr/>
      </w:pPr>
      <w:r w:rsidDel="00000000" w:rsidR="00000000" w:rsidRPr="00000000">
        <w:rPr>
          <w:rtl w:val="0"/>
        </w:rPr>
      </w:r>
    </w:p>
    <w:p w:rsidR="00000000" w:rsidDel="00000000" w:rsidP="00000000" w:rsidRDefault="00000000" w:rsidRPr="00000000" w14:paraId="000008C9">
      <w:pPr>
        <w:spacing w:after="0" w:before="0" w:line="480" w:lineRule="auto"/>
        <w:ind w:left="720" w:firstLine="720"/>
        <w:rPr/>
      </w:pPr>
      <w:r w:rsidDel="00000000" w:rsidR="00000000" w:rsidRPr="00000000">
        <w:rPr>
          <w:rtl w:val="0"/>
        </w:rPr>
        <w:t xml:space="preserve">Another Hunter scoffed. “We answer to one thing, clerk.” His fingers tapped the handle of a long knife at his hip. “And it sure as stones ain’t some bolting Prime underling.”</w:t>
      </w:r>
    </w:p>
    <w:p w:rsidR="00000000" w:rsidDel="00000000" w:rsidP="00000000" w:rsidRDefault="00000000" w:rsidRPr="00000000" w14:paraId="000008CA">
      <w:pPr>
        <w:spacing w:after="0" w:before="0" w:line="480" w:lineRule="auto"/>
        <w:ind w:left="720" w:firstLine="720"/>
        <w:rPr/>
      </w:pPr>
      <w:r w:rsidDel="00000000" w:rsidR="00000000" w:rsidRPr="00000000">
        <w:rPr>
          <w:rtl w:val="0"/>
        </w:rPr>
        <w:t xml:space="preserve">He took a step towards Haldric, but Haldric didn’t move.</w:t>
      </w:r>
    </w:p>
    <w:p w:rsidR="00000000" w:rsidDel="00000000" w:rsidP="00000000" w:rsidRDefault="00000000" w:rsidRPr="00000000" w14:paraId="000008CB">
      <w:pPr>
        <w:spacing w:after="0" w:before="0" w:line="480" w:lineRule="auto"/>
        <w:ind w:left="720" w:firstLine="720"/>
        <w:rPr/>
      </w:pPr>
      <w:r w:rsidDel="00000000" w:rsidR="00000000" w:rsidRPr="00000000">
        <w:rPr>
          <w:rtl w:val="0"/>
        </w:rPr>
        <w:t xml:space="preserve">Another step. Then—a voice.</w:t>
      </w:r>
    </w:p>
    <w:p w:rsidR="00000000" w:rsidDel="00000000" w:rsidP="00000000" w:rsidRDefault="00000000" w:rsidRPr="00000000" w14:paraId="000008CC">
      <w:pPr>
        <w:spacing w:after="0" w:before="0" w:line="480" w:lineRule="auto"/>
        <w:ind w:left="720" w:firstLine="720"/>
        <w:rPr/>
      </w:pPr>
      <w:r w:rsidDel="00000000" w:rsidR="00000000" w:rsidRPr="00000000">
        <w:rPr>
          <w:rtl w:val="0"/>
        </w:rPr>
        <w:t xml:space="preserve">“Enough.”</w:t>
      </w:r>
    </w:p>
    <w:p w:rsidR="00000000" w:rsidDel="00000000" w:rsidP="00000000" w:rsidRDefault="00000000" w:rsidRPr="00000000" w14:paraId="000008CD">
      <w:pPr>
        <w:spacing w:after="0" w:before="0" w:line="480" w:lineRule="auto"/>
        <w:ind w:left="720" w:firstLine="720"/>
        <w:rPr/>
      </w:pPr>
      <w:r w:rsidDel="00000000" w:rsidR="00000000" w:rsidRPr="00000000">
        <w:rPr>
          <w:rtl w:val="0"/>
        </w:rPr>
        <w:t xml:space="preserve">The Hunters stopped, their attention snapping toward the front desk. The old Hunter behind it hadn’t moved. But his tone had changed. The scarred one held Haldric’s gaze a moment longer, then exhaled sharply. “Fine.” He rolled his shoulders. “Guess you get to leave in one piece.”</w:t>
      </w:r>
    </w:p>
    <w:p w:rsidR="00000000" w:rsidDel="00000000" w:rsidP="00000000" w:rsidRDefault="00000000" w:rsidRPr="00000000" w14:paraId="000008CE">
      <w:pPr>
        <w:spacing w:after="0" w:before="0" w:line="480" w:lineRule="auto"/>
        <w:ind w:left="720" w:firstLine="720"/>
        <w:rPr/>
      </w:pPr>
      <w:r w:rsidDel="00000000" w:rsidR="00000000" w:rsidRPr="00000000">
        <w:rPr>
          <w:rtl w:val="0"/>
        </w:rPr>
        <w:t xml:space="preserve">Haldric took that as his exit. He turned, keeping his steps measured, controlled. Never rushing. Never looking back. And the moment he stepped past the threshold and back into the tunnels, his breath finally left his lungs.</w:t>
      </w:r>
    </w:p>
    <w:p w:rsidR="00000000" w:rsidDel="00000000" w:rsidP="00000000" w:rsidRDefault="00000000" w:rsidRPr="00000000" w14:paraId="000008CF">
      <w:pPr>
        <w:spacing w:after="0" w:before="0" w:line="480" w:lineRule="auto"/>
        <w:ind w:left="720" w:firstLine="720"/>
        <w:rPr/>
      </w:pPr>
      <w:r w:rsidDel="00000000" w:rsidR="00000000" w:rsidRPr="00000000">
        <w:rPr>
          <w:rtl w:val="0"/>
        </w:rPr>
        <w:t xml:space="preserve">He didn’t go far. He ducked into the nearest side path, pressing himself against the stone wall, exhaling slowly. His heart was still racing. They hadn’t hurt him but they’d bolting wanted to.</w:t>
      </w:r>
    </w:p>
    <w:p w:rsidR="00000000" w:rsidDel="00000000" w:rsidP="00000000" w:rsidRDefault="00000000" w:rsidRPr="00000000" w14:paraId="000008D0">
      <w:pPr>
        <w:spacing w:after="0" w:before="0" w:line="480" w:lineRule="auto"/>
        <w:ind w:left="720" w:firstLine="720"/>
        <w:rPr/>
      </w:pPr>
      <w:r w:rsidDel="00000000" w:rsidR="00000000" w:rsidRPr="00000000">
        <w:rPr>
          <w:rtl w:val="0"/>
        </w:rPr>
        <w:t xml:space="preserve">He had been sent to take the sash from one of the only two Mythical Beast Hunters in Stormhaven. A true Hunter.</w:t>
      </w:r>
    </w:p>
    <w:p w:rsidR="00000000" w:rsidDel="00000000" w:rsidP="00000000" w:rsidRDefault="00000000" w:rsidRPr="00000000" w14:paraId="000008D1">
      <w:pPr>
        <w:spacing w:after="0" w:before="0" w:line="480" w:lineRule="auto"/>
        <w:ind w:left="720" w:firstLine="720"/>
        <w:rPr/>
      </w:pPr>
      <w:r w:rsidDel="00000000" w:rsidR="00000000" w:rsidRPr="00000000">
        <w:rPr>
          <w:rtl w:val="0"/>
        </w:rPr>
        <w:t xml:space="preserve">And that man?</w:t>
      </w:r>
    </w:p>
    <w:p w:rsidR="00000000" w:rsidDel="00000000" w:rsidP="00000000" w:rsidRDefault="00000000" w:rsidRPr="00000000" w14:paraId="000008D2">
      <w:pPr>
        <w:spacing w:after="0" w:before="0" w:line="480" w:lineRule="auto"/>
        <w:ind w:left="720" w:firstLine="720"/>
        <w:rPr/>
      </w:pPr>
      <w:r w:rsidDel="00000000" w:rsidR="00000000" w:rsidRPr="00000000">
        <w:rPr>
          <w:rtl w:val="0"/>
        </w:rPr>
        <w:t xml:space="preserve">Had slipped away the moment he heard. That wasn’t the reaction of someone accepting their fate. That was the reaction of someone who had already made their decision.</w:t>
      </w:r>
    </w:p>
    <w:p w:rsidR="00000000" w:rsidDel="00000000" w:rsidP="00000000" w:rsidRDefault="00000000" w:rsidRPr="00000000" w14:paraId="000008D3">
      <w:pPr>
        <w:spacing w:after="0" w:before="0" w:line="480" w:lineRule="auto"/>
        <w:ind w:left="720" w:firstLine="720"/>
        <w:rPr/>
      </w:pPr>
      <w:r w:rsidDel="00000000" w:rsidR="00000000" w:rsidRPr="00000000">
        <w:rPr>
          <w:rtl w:val="0"/>
        </w:rPr>
        <w:t xml:space="preserve">Haldric pushed off the wall, his feet already moving. There was only one place Bresdin could be going. And if Haldric was right—if Bresdin was planning what it looked like—then this wasn’t over. </w:t>
      </w:r>
    </w:p>
    <w:p w:rsidR="00000000" w:rsidDel="00000000" w:rsidP="00000000" w:rsidRDefault="00000000" w:rsidRPr="00000000" w14:paraId="000008D4">
      <w:pPr>
        <w:spacing w:after="0" w:before="0" w:line="480" w:lineRule="auto"/>
        <w:ind w:left="720" w:firstLine="720"/>
        <w:rPr/>
      </w:pPr>
      <w:r w:rsidDel="00000000" w:rsidR="00000000" w:rsidRPr="00000000">
        <w:rPr>
          <w:rtl w:val="0"/>
        </w:rPr>
        <w:t xml:space="preserve">Not even close. Haldric could catch up before Bresdin reached the surface.</w:t>
      </w:r>
    </w:p>
    <w:p w:rsidR="00000000" w:rsidDel="00000000" w:rsidP="00000000" w:rsidRDefault="00000000" w:rsidRPr="00000000" w14:paraId="000008D5">
      <w:pPr>
        <w:spacing w:after="0" w:before="0" w:line="480" w:lineRule="auto"/>
        <w:ind w:left="720" w:firstLine="720"/>
        <w:rPr/>
      </w:pPr>
      <w:sdt>
        <w:sdtPr>
          <w:id w:val="35132222"/>
          <w:tag w:val="goog_rdk_61"/>
        </w:sdtPr>
        <w:sdtContent>
          <w:commentRangeStart w:id="32"/>
        </w:sdtContent>
      </w:sdt>
      <w:r w:rsidDel="00000000" w:rsidR="00000000" w:rsidRPr="00000000">
        <w:rPr>
          <w:rtl w:val="0"/>
        </w:rPr>
        <w:t xml:space="preserve">Haldric reached another set of gates—no, doors. Massive, looming structures of reinforced stone and iron. Their sheer size made him feel small. His breath came ragged, lungs burning from the unfamiliar air. Static prickled across his skin, his body still struggling to adapt. But he refused to show weakness.</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8D6">
      <w:pPr>
        <w:spacing w:after="0" w:before="0" w:line="480" w:lineRule="auto"/>
        <w:ind w:left="720" w:firstLine="720"/>
        <w:rPr/>
      </w:pPr>
      <w:r w:rsidDel="00000000" w:rsidR="00000000" w:rsidRPr="00000000">
        <w:rPr>
          <w:rtl w:val="0"/>
        </w:rPr>
        <w:t xml:space="preserve">“Give up, Bresdin!” Haldric called out.</w:t>
      </w:r>
    </w:p>
    <w:p w:rsidR="00000000" w:rsidDel="00000000" w:rsidP="00000000" w:rsidRDefault="00000000" w:rsidRPr="00000000" w14:paraId="000008D7">
      <w:pPr>
        <w:spacing w:after="0" w:before="0" w:line="480" w:lineRule="auto"/>
        <w:ind w:left="720" w:firstLine="720"/>
        <w:rPr/>
      </w:pPr>
      <w:r w:rsidDel="00000000" w:rsidR="00000000" w:rsidRPr="00000000">
        <w:rPr>
          <w:rtl w:val="0"/>
        </w:rPr>
        <w:t xml:space="preserve">Bresdin stood just ahead, waiting before the gates.</w:t>
      </w:r>
    </w:p>
    <w:p w:rsidR="00000000" w:rsidDel="00000000" w:rsidP="00000000" w:rsidRDefault="00000000" w:rsidRPr="00000000" w14:paraId="000008D8">
      <w:pPr>
        <w:spacing w:after="0" w:before="0" w:line="480" w:lineRule="auto"/>
        <w:ind w:left="720" w:firstLine="720"/>
        <w:rPr/>
      </w:pPr>
      <w:r w:rsidDel="00000000" w:rsidR="00000000" w:rsidRPr="00000000">
        <w:rPr>
          <w:rtl w:val="0"/>
        </w:rPr>
        <w:t xml:space="preserve">He stepped forward with a smirk. “Do you really think you’re in control, boy? Do you even know what’s behind this door? How close you are to the surface?”</w:t>
      </w:r>
    </w:p>
    <w:p w:rsidR="00000000" w:rsidDel="00000000" w:rsidP="00000000" w:rsidRDefault="00000000" w:rsidRPr="00000000" w14:paraId="000008D9">
      <w:pPr>
        <w:spacing w:after="0" w:before="0" w:line="480" w:lineRule="auto"/>
        <w:ind w:left="720" w:firstLine="720"/>
        <w:rPr/>
      </w:pPr>
      <w:r w:rsidDel="00000000" w:rsidR="00000000" w:rsidRPr="00000000">
        <w:rPr>
          <w:rtl w:val="0"/>
        </w:rPr>
        <w:t xml:space="preserve">Haldric’s fists clenched. He wasn’t in the mood for taunts.</w:t>
      </w:r>
    </w:p>
    <w:p w:rsidR="00000000" w:rsidDel="00000000" w:rsidP="00000000" w:rsidRDefault="00000000" w:rsidRPr="00000000" w14:paraId="000008DA">
      <w:pPr>
        <w:spacing w:after="0" w:before="0" w:line="480" w:lineRule="auto"/>
        <w:ind w:left="720" w:firstLine="720"/>
        <w:rPr/>
      </w:pPr>
      <w:r w:rsidDel="00000000" w:rsidR="00000000" w:rsidRPr="00000000">
        <w:rPr>
          <w:rtl w:val="0"/>
        </w:rPr>
        <w:t xml:space="preserve">“Why do you chase me? You want a fight?” Bresdin spread his arms wide, his voice thick with amusement. “Very well. If it’s a fight you want, it’s a fight I’ll give you.”</w:t>
      </w:r>
    </w:p>
    <w:p w:rsidR="00000000" w:rsidDel="00000000" w:rsidP="00000000" w:rsidRDefault="00000000" w:rsidRPr="00000000" w14:paraId="000008DB">
      <w:pPr>
        <w:spacing w:after="0" w:before="0" w:line="480" w:lineRule="auto"/>
        <w:ind w:left="720" w:firstLine="720"/>
        <w:rPr/>
      </w:pPr>
      <w:r w:rsidDel="00000000" w:rsidR="00000000" w:rsidRPr="00000000">
        <w:rPr>
          <w:rtl w:val="0"/>
        </w:rPr>
        <w:t xml:space="preserve"> He gave a subtle signal, and the door swung open.</w:t>
      </w:r>
    </w:p>
    <w:p w:rsidR="00000000" w:rsidDel="00000000" w:rsidP="00000000" w:rsidRDefault="00000000" w:rsidRPr="00000000" w14:paraId="000008DC">
      <w:pPr>
        <w:spacing w:after="0" w:before="0" w:line="480" w:lineRule="auto"/>
        <w:ind w:left="720" w:firstLine="720"/>
        <w:rPr/>
      </w:pPr>
      <w:r w:rsidDel="00000000" w:rsidR="00000000" w:rsidRPr="00000000">
        <w:rPr>
          <w:rtl w:val="0"/>
        </w:rPr>
        <w:t xml:space="preserve">The light struck Haldric like a hammer, searing through his skull. His vision shattered into a storm of burning white, blotting out everything. His breath hitched. He was blind.</w:t>
      </w:r>
    </w:p>
    <w:p w:rsidR="00000000" w:rsidDel="00000000" w:rsidP="00000000" w:rsidRDefault="00000000" w:rsidRPr="00000000" w14:paraId="000008DD">
      <w:pPr>
        <w:spacing w:after="0" w:before="0" w:line="480" w:lineRule="auto"/>
        <w:ind w:left="720" w:firstLine="720"/>
        <w:rPr/>
      </w:pPr>
      <w:r w:rsidDel="00000000" w:rsidR="00000000" w:rsidRPr="00000000">
        <w:rPr>
          <w:rtl w:val="0"/>
        </w:rPr>
        <w:t xml:space="preserve">His body tensed, but his mind reached for something steady: training.</w:t>
      </w:r>
    </w:p>
    <w:p w:rsidR="00000000" w:rsidDel="00000000" w:rsidP="00000000" w:rsidRDefault="00000000" w:rsidRPr="00000000" w14:paraId="000008DE">
      <w:pPr>
        <w:spacing w:after="0" w:before="0" w:line="480" w:lineRule="auto"/>
        <w:ind w:left="720" w:firstLine="720"/>
        <w:rPr/>
      </w:pPr>
      <w:r w:rsidDel="00000000" w:rsidR="00000000" w:rsidRPr="00000000">
        <w:rPr>
          <w:rtl w:val="0"/>
        </w:rPr>
        <w:t xml:space="preserve">Since childhood, he and Praew had drilled for moments like this. At first, it had been a game. A test of skill. Blindfolded sparring sessions that started with clumsy swipes and uncontrollable laughter. But as they got older, the laughter faded. The training became real. Because one day, they knew, they might have to fight blind—mud in their eyes, blood dripping down their face, the dirty tricks of a dishonorable Hunter.</w:t>
      </w:r>
    </w:p>
    <w:p w:rsidR="00000000" w:rsidDel="00000000" w:rsidP="00000000" w:rsidRDefault="00000000" w:rsidRPr="00000000" w14:paraId="000008DF">
      <w:pPr>
        <w:spacing w:after="0" w:before="0" w:line="480" w:lineRule="auto"/>
        <w:ind w:left="720" w:firstLine="720"/>
        <w:rPr/>
      </w:pPr>
      <w:r w:rsidDel="00000000" w:rsidR="00000000" w:rsidRPr="00000000">
        <w:rPr>
          <w:rtl w:val="0"/>
        </w:rPr>
        <w:t xml:space="preserve">He never thought he’d use it against one of his heroes.</w:t>
      </w:r>
    </w:p>
    <w:p w:rsidR="00000000" w:rsidDel="00000000" w:rsidP="00000000" w:rsidRDefault="00000000" w:rsidRPr="00000000" w14:paraId="000008E0">
      <w:pPr>
        <w:spacing w:after="0" w:before="0" w:line="480" w:lineRule="auto"/>
        <w:ind w:left="720" w:firstLine="720"/>
        <w:rPr/>
      </w:pPr>
      <w:r w:rsidDel="00000000" w:rsidR="00000000" w:rsidRPr="00000000">
        <w:rPr>
          <w:rtl w:val="0"/>
        </w:rPr>
        <w:t xml:space="preserve">The light from the surface was so bright, he could feel heat on his skin, the glare rendering his eyes useless. But that didn’t mean he was defenseless. He slowed his breathing, stretching his awareness outward. The tunnel was narrow, the space between them small. The air shifted—Bresdin was moving. His boots scraped against the stone, the slight shift of weight betraying his stance.</w:t>
      </w:r>
    </w:p>
    <w:p w:rsidR="00000000" w:rsidDel="00000000" w:rsidP="00000000" w:rsidRDefault="00000000" w:rsidRPr="00000000" w14:paraId="000008E1">
      <w:pPr>
        <w:spacing w:after="0" w:before="0" w:line="480" w:lineRule="auto"/>
        <w:ind w:left="720" w:firstLine="720"/>
        <w:rPr/>
      </w:pPr>
      <w:r w:rsidDel="00000000" w:rsidR="00000000" w:rsidRPr="00000000">
        <w:rPr>
          <w:rtl w:val="0"/>
        </w:rPr>
        <w:t xml:space="preserve">  Haldric heard the faintest rustle of armor. A punch cut through the air. He tilted his head just enough for it to graze past his cheek. Another step, another shift in weight—he twisted, ducking under a second blow. He could hear the faint rustle of armor, the drag of fabric against skin. Bresdin swung again, but Haldric sidestepped, each dodge fueling </w:t>
      </w:r>
      <w:sdt>
        <w:sdtPr>
          <w:id w:val="-1326466079"/>
          <w:tag w:val="goog_rdk_62"/>
        </w:sdtPr>
        <w:sdtContent>
          <w:ins w:author="William Cox" w:id="18" w:date="2025-12-21T21:05:00Z">
            <w:r w:rsidDel="00000000" w:rsidR="00000000" w:rsidRPr="00000000">
              <w:rPr>
                <w:rtl w:val="0"/>
              </w:rPr>
              <w:t xml:space="preserve">Bresdin’s</w:t>
            </w:r>
          </w:ins>
        </w:sdtContent>
      </w:sdt>
      <w:sdt>
        <w:sdtPr>
          <w:id w:val="2044952463"/>
          <w:tag w:val="goog_rdk_63"/>
        </w:sdtPr>
        <w:sdtContent>
          <w:del w:author="William Cox" w:id="18" w:date="2025-12-21T21:05:00Z">
            <w:r w:rsidDel="00000000" w:rsidR="00000000" w:rsidRPr="00000000">
              <w:rPr>
                <w:rtl w:val="0"/>
              </w:rPr>
              <w:delText xml:space="preserve">his</w:delText>
            </w:r>
          </w:del>
        </w:sdtContent>
      </w:sdt>
      <w:r w:rsidDel="00000000" w:rsidR="00000000" w:rsidRPr="00000000">
        <w:rPr>
          <w:rtl w:val="0"/>
        </w:rPr>
        <w:t xml:space="preserve"> </w:t>
      </w:r>
      <w:sdt>
        <w:sdtPr>
          <w:id w:val="398549080"/>
          <w:tag w:val="goog_rdk_64"/>
        </w:sdtPr>
        <w:sdtContent>
          <w:ins w:author="William Cox" w:id="19" w:date="2025-12-21T21:06:00Z"/>
          <w:sdt>
            <w:sdtPr>
              <w:id w:val="1371482996"/>
              <w:tag w:val="goog_rdk_65"/>
            </w:sdtPr>
            <w:sdtContent>
              <w:commentRangeStart w:id="33"/>
            </w:sdtContent>
          </w:sdt>
          <w:ins w:author="William Cox" w:id="19" w:date="2025-12-21T21:06:00Z">
            <w:r w:rsidDel="00000000" w:rsidR="00000000" w:rsidRPr="00000000">
              <w:rPr>
                <w:rtl w:val="0"/>
              </w:rPr>
              <w:t xml:space="preserve">aggravation</w:t>
            </w:r>
          </w:ins>
        </w:sdtContent>
      </w:sdt>
      <w:sdt>
        <w:sdtPr>
          <w:id w:val="714528443"/>
          <w:tag w:val="goog_rdk_66"/>
        </w:sdtPr>
        <w:sdtContent>
          <w:del w:author="William Cox" w:id="19" w:date="2025-12-21T21:06:00Z">
            <w:r w:rsidDel="00000000" w:rsidR="00000000" w:rsidRPr="00000000">
              <w:rPr>
                <w:rtl w:val="0"/>
              </w:rPr>
              <w:delText xml:space="preserve">frustration</w:delText>
            </w:r>
          </w:del>
        </w:sdtContent>
      </w:sdt>
      <w:r w:rsidDel="00000000" w:rsidR="00000000" w:rsidRPr="00000000">
        <w:rPr>
          <w:rtl w:val="0"/>
        </w:rPr>
        <w:t xml:space="preserve">. </w:t>
      </w:r>
      <w:commentRangeEnd w:id="33"/>
      <w:r w:rsidDel="00000000" w:rsidR="00000000" w:rsidRPr="00000000">
        <w:commentReference w:id="33"/>
      </w:r>
      <w:r w:rsidDel="00000000" w:rsidR="00000000" w:rsidRPr="00000000">
        <w:rPr>
          <w:rtl w:val="0"/>
        </w:rPr>
        <w:t xml:space="preserve">This Hunter, this so-called legend, had resorted to blinding a young, unarmed man, but it wasn’t working.</w:t>
      </w:r>
    </w:p>
    <w:p w:rsidR="00000000" w:rsidDel="00000000" w:rsidP="00000000" w:rsidRDefault="00000000" w:rsidRPr="00000000" w14:paraId="000008E2">
      <w:pPr>
        <w:spacing w:after="0" w:before="0" w:line="480" w:lineRule="auto"/>
        <w:ind w:left="720" w:firstLine="720"/>
        <w:rPr/>
      </w:pPr>
      <w:r w:rsidDel="00000000" w:rsidR="00000000" w:rsidRPr="00000000">
        <w:rPr>
          <w:rtl w:val="0"/>
        </w:rPr>
        <w:t xml:space="preserve">  His attacks grew sharper, faster, but they weren’t landing. Haldric could hear his growing frustration.</w:t>
      </w:r>
    </w:p>
    <w:p w:rsidR="00000000" w:rsidDel="00000000" w:rsidP="00000000" w:rsidRDefault="00000000" w:rsidRPr="00000000" w14:paraId="000008E3">
      <w:pPr>
        <w:spacing w:after="0" w:before="0" w:line="480" w:lineRule="auto"/>
        <w:ind w:left="720" w:firstLine="720"/>
        <w:rPr/>
      </w:pPr>
      <w:r w:rsidDel="00000000" w:rsidR="00000000" w:rsidRPr="00000000">
        <w:rPr>
          <w:rtl w:val="0"/>
        </w:rPr>
        <w:t xml:space="preserve">  “You think you can dance around forever, boy?” Bresdin’s voice held a growl now.</w:t>
      </w:r>
    </w:p>
    <w:p w:rsidR="00000000" w:rsidDel="00000000" w:rsidP="00000000" w:rsidRDefault="00000000" w:rsidRPr="00000000" w14:paraId="000008E4">
      <w:pPr>
        <w:spacing w:after="0" w:before="0" w:line="480" w:lineRule="auto"/>
        <w:ind w:left="720" w:firstLine="720"/>
        <w:rPr/>
      </w:pPr>
      <w:r w:rsidDel="00000000" w:rsidR="00000000" w:rsidRPr="00000000">
        <w:rPr>
          <w:rtl w:val="0"/>
        </w:rPr>
        <w:t xml:space="preserve">  Haldric didn’t answer. Words wouldn’t help him here.</w:t>
      </w:r>
    </w:p>
    <w:p w:rsidR="00000000" w:rsidDel="00000000" w:rsidP="00000000" w:rsidRDefault="00000000" w:rsidRPr="00000000" w14:paraId="000008E5">
      <w:pPr>
        <w:spacing w:after="0" w:before="0" w:line="480" w:lineRule="auto"/>
        <w:ind w:left="720" w:firstLine="720"/>
        <w:rPr/>
      </w:pPr>
      <w:r w:rsidDel="00000000" w:rsidR="00000000" w:rsidRPr="00000000">
        <w:rPr>
          <w:rtl w:val="0"/>
        </w:rPr>
        <w:t xml:space="preserve">  Then, the sound he had been dreading: a long, deliberate scrape of metal leaving its sheath.</w:t>
      </w:r>
    </w:p>
    <w:p w:rsidR="00000000" w:rsidDel="00000000" w:rsidP="00000000" w:rsidRDefault="00000000" w:rsidRPr="00000000" w14:paraId="000008E6">
      <w:pPr>
        <w:spacing w:after="0" w:before="0" w:line="480" w:lineRule="auto"/>
        <w:ind w:left="720" w:firstLine="720"/>
        <w:rPr/>
      </w:pPr>
      <w:r w:rsidDel="00000000" w:rsidR="00000000" w:rsidRPr="00000000">
        <w:rPr>
          <w:rtl w:val="0"/>
        </w:rPr>
        <w:t xml:space="preserve">  A weapon.</w:t>
      </w:r>
    </w:p>
    <w:p w:rsidR="00000000" w:rsidDel="00000000" w:rsidP="00000000" w:rsidRDefault="00000000" w:rsidRPr="00000000" w14:paraId="000008E7">
      <w:pPr>
        <w:spacing w:after="0" w:before="0" w:line="480" w:lineRule="auto"/>
        <w:ind w:left="720" w:firstLine="720"/>
        <w:rPr/>
      </w:pPr>
      <w:r w:rsidDel="00000000" w:rsidR="00000000" w:rsidRPr="00000000">
        <w:rPr>
          <w:rtl w:val="0"/>
        </w:rPr>
        <w:t xml:space="preserve">     His heart kicked against his ribs. This was different. He could dodge fists, predict movements. But a blade? That was an entirely different kind of fight. Too many possibilities. Too many ways for this to end badly.</w:t>
      </w:r>
    </w:p>
    <w:p w:rsidR="00000000" w:rsidDel="00000000" w:rsidP="00000000" w:rsidRDefault="00000000" w:rsidRPr="00000000" w14:paraId="000008E8">
      <w:pPr>
        <w:spacing w:after="0" w:before="0" w:line="480" w:lineRule="auto"/>
        <w:ind w:left="720" w:firstLine="720"/>
        <w:rPr/>
      </w:pPr>
      <w:r w:rsidDel="00000000" w:rsidR="00000000" w:rsidRPr="00000000">
        <w:rPr>
          <w:rtl w:val="0"/>
        </w:rPr>
        <w:t xml:space="preserve">  The whoosh of steel came fast.</w:t>
      </w:r>
    </w:p>
    <w:p w:rsidR="00000000" w:rsidDel="00000000" w:rsidP="00000000" w:rsidRDefault="00000000" w:rsidRPr="00000000" w14:paraId="000008E9">
      <w:pPr>
        <w:spacing w:after="0" w:before="0" w:line="480" w:lineRule="auto"/>
        <w:ind w:left="720" w:firstLine="720"/>
        <w:rPr/>
      </w:pPr>
      <w:r w:rsidDel="00000000" w:rsidR="00000000" w:rsidRPr="00000000">
        <w:rPr>
          <w:rtl w:val="0"/>
        </w:rPr>
        <w:t xml:space="preserve">  Haldric twisted on instinct, feeling the air part where the blade should have cut him in two. He barely had time to reset before it came again, each swing faster, more precise. Bresdin wasn’t slashing wildly—he was testing him, seeing how long he could hold out. The air burned in his lungs, his vision still nothing but white light, but he gritted his teeth and focused.</w:t>
      </w:r>
    </w:p>
    <w:p w:rsidR="00000000" w:rsidDel="00000000" w:rsidP="00000000" w:rsidRDefault="00000000" w:rsidRPr="00000000" w14:paraId="000008EA">
      <w:pPr>
        <w:spacing w:after="0" w:before="0" w:line="480" w:lineRule="auto"/>
        <w:ind w:left="720" w:firstLine="720"/>
        <w:rPr/>
      </w:pPr>
      <w:r w:rsidDel="00000000" w:rsidR="00000000" w:rsidRPr="00000000">
        <w:rPr>
          <w:rtl w:val="0"/>
        </w:rPr>
        <w:t xml:space="preserve">  Another shift. The blade lifted. A downward swing.</w:t>
      </w:r>
    </w:p>
    <w:p w:rsidR="00000000" w:rsidDel="00000000" w:rsidP="00000000" w:rsidRDefault="00000000" w:rsidRPr="00000000" w14:paraId="000008EB">
      <w:pPr>
        <w:spacing w:after="0" w:before="0" w:line="480" w:lineRule="auto"/>
        <w:ind w:left="720" w:firstLine="720"/>
        <w:rPr/>
      </w:pPr>
      <w:r w:rsidDel="00000000" w:rsidR="00000000" w:rsidRPr="00000000">
        <w:rPr>
          <w:rtl w:val="0"/>
        </w:rPr>
        <w:t xml:space="preserve">  Haldric dropped low.</w:t>
      </w:r>
    </w:p>
    <w:p w:rsidR="00000000" w:rsidDel="00000000" w:rsidP="00000000" w:rsidRDefault="00000000" w:rsidRPr="00000000" w14:paraId="000008EC">
      <w:pPr>
        <w:spacing w:after="0" w:before="0" w:line="480" w:lineRule="auto"/>
        <w:ind w:left="720" w:firstLine="720"/>
        <w:rPr/>
      </w:pPr>
      <w:r w:rsidDel="00000000" w:rsidR="00000000" w:rsidRPr="00000000">
        <w:rPr>
          <w:rtl w:val="0"/>
        </w:rPr>
        <w:t xml:space="preserve">  And then, the unmistakable sound of metal colliding with stone. A loud, sharp clang.</w:t>
      </w:r>
    </w:p>
    <w:p w:rsidR="00000000" w:rsidDel="00000000" w:rsidP="00000000" w:rsidRDefault="00000000" w:rsidRPr="00000000" w14:paraId="000008ED">
      <w:pPr>
        <w:spacing w:after="0" w:before="0" w:line="480" w:lineRule="auto"/>
        <w:ind w:left="720" w:firstLine="720"/>
        <w:rPr/>
      </w:pPr>
      <w:r w:rsidDel="00000000" w:rsidR="00000000" w:rsidRPr="00000000">
        <w:rPr>
          <w:rtl w:val="0"/>
        </w:rPr>
        <w:t xml:space="preserve">  Bresdin’s breath hitched. A hesitation.</w:t>
      </w:r>
    </w:p>
    <w:p w:rsidR="00000000" w:rsidDel="00000000" w:rsidP="00000000" w:rsidRDefault="00000000" w:rsidRPr="00000000" w14:paraId="000008EE">
      <w:pPr>
        <w:spacing w:after="0" w:before="0" w:line="480" w:lineRule="auto"/>
        <w:ind w:left="720" w:firstLine="720"/>
        <w:rPr/>
      </w:pPr>
      <w:r w:rsidDel="00000000" w:rsidR="00000000" w:rsidRPr="00000000">
        <w:rPr>
          <w:rtl w:val="0"/>
        </w:rPr>
        <w:t xml:space="preserve">  Then, a scream.</w:t>
      </w:r>
    </w:p>
    <w:p w:rsidR="00000000" w:rsidDel="00000000" w:rsidP="00000000" w:rsidRDefault="00000000" w:rsidRPr="00000000" w14:paraId="000008EF">
      <w:pPr>
        <w:spacing w:after="0" w:before="0" w:line="480" w:lineRule="auto"/>
        <w:ind w:left="720" w:firstLine="720"/>
        <w:rPr/>
      </w:pPr>
      <w:r w:rsidDel="00000000" w:rsidR="00000000" w:rsidRPr="00000000">
        <w:rPr>
          <w:rtl w:val="0"/>
        </w:rPr>
        <w:t xml:space="preserve">  “My hand! Arthur! You cut off my bolting hand!”</w:t>
      </w:r>
    </w:p>
    <w:p w:rsidR="00000000" w:rsidDel="00000000" w:rsidP="00000000" w:rsidRDefault="00000000" w:rsidRPr="00000000" w14:paraId="000008F0">
      <w:pPr>
        <w:spacing w:after="0" w:before="0" w:line="480" w:lineRule="auto"/>
        <w:ind w:left="720" w:firstLine="720"/>
        <w:rPr/>
      </w:pPr>
      <w:r w:rsidDel="00000000" w:rsidR="00000000" w:rsidRPr="00000000">
        <w:rPr>
          <w:rtl w:val="0"/>
        </w:rPr>
        <w:t xml:space="preserve">  Haldric braced for another attack—only, none came. The air shifted. Boots shuffled.</w:t>
      </w:r>
    </w:p>
    <w:p w:rsidR="00000000" w:rsidDel="00000000" w:rsidP="00000000" w:rsidRDefault="00000000" w:rsidRPr="00000000" w14:paraId="000008F1">
      <w:pPr>
        <w:spacing w:after="0" w:before="0" w:line="480" w:lineRule="auto"/>
        <w:ind w:left="720" w:firstLine="720"/>
        <w:rPr/>
      </w:pPr>
      <w:r w:rsidDel="00000000" w:rsidR="00000000" w:rsidRPr="00000000">
        <w:rPr>
          <w:rtl w:val="0"/>
        </w:rPr>
        <w:t xml:space="preserve">     The Prime Archon’s voice cut through the tension, smooth and laced with disdain. “Come now, War Claw, did you truly think your dealings with </w:t>
      </w:r>
      <w:sdt>
        <w:sdtPr>
          <w:id w:val="2012245463"/>
          <w:tag w:val="goog_rdk_67"/>
        </w:sdtPr>
        <w:sdtContent>
          <w:commentRangeStart w:id="34"/>
        </w:sdtContent>
      </w:sdt>
      <w:r w:rsidDel="00000000" w:rsidR="00000000" w:rsidRPr="00000000">
        <w:rPr>
          <w:rtl w:val="0"/>
        </w:rPr>
        <w:t xml:space="preserve">the rebels </w:t>
      </w:r>
      <w:commentRangeEnd w:id="34"/>
      <w:r w:rsidDel="00000000" w:rsidR="00000000" w:rsidRPr="00000000">
        <w:commentReference w:id="34"/>
      </w:r>
      <w:r w:rsidDel="00000000" w:rsidR="00000000" w:rsidRPr="00000000">
        <w:rPr>
          <w:rtl w:val="0"/>
        </w:rPr>
        <w:t xml:space="preserve">would go unnoticed?” He gave a quiet chuckle. “You’re late, Bresdin. We’ve been expecting you.”</w:t>
      </w:r>
    </w:p>
    <w:p w:rsidR="00000000" w:rsidDel="00000000" w:rsidP="00000000" w:rsidRDefault="00000000" w:rsidRPr="00000000" w14:paraId="000008F2">
      <w:pPr>
        <w:spacing w:after="0" w:before="0" w:line="480" w:lineRule="auto"/>
        <w:ind w:left="720" w:firstLine="720"/>
        <w:rPr/>
      </w:pPr>
      <w:r w:rsidDel="00000000" w:rsidR="00000000" w:rsidRPr="00000000">
        <w:rPr>
          <w:rtl w:val="0"/>
        </w:rPr>
        <w:t xml:space="preserve">  “Take him away,” The Prime Archon ordered, and Haldric could hear the shuffling of feet as guards moved in.</w:t>
      </w:r>
    </w:p>
    <w:p w:rsidR="00000000" w:rsidDel="00000000" w:rsidP="00000000" w:rsidRDefault="00000000" w:rsidRPr="00000000" w14:paraId="000008F3">
      <w:pPr>
        <w:spacing w:after="0" w:before="0" w:line="480" w:lineRule="auto"/>
        <w:ind w:left="720" w:firstLine="720"/>
        <w:rPr/>
      </w:pPr>
      <w:r w:rsidDel="00000000" w:rsidR="00000000" w:rsidRPr="00000000">
        <w:rPr>
          <w:rtl w:val="0"/>
        </w:rPr>
        <w:t xml:space="preserve">  “Prime Archon? Sir?” Haldric called out, still blinded.</w:t>
      </w:r>
    </w:p>
    <w:p w:rsidR="00000000" w:rsidDel="00000000" w:rsidP="00000000" w:rsidRDefault="00000000" w:rsidRPr="00000000" w14:paraId="000008F4">
      <w:pPr>
        <w:spacing w:after="0" w:before="0" w:line="480" w:lineRule="auto"/>
        <w:ind w:left="720" w:firstLine="720"/>
        <w:rPr/>
      </w:pPr>
      <w:r w:rsidDel="00000000" w:rsidR="00000000" w:rsidRPr="00000000">
        <w:rPr>
          <w:rtl w:val="0"/>
        </w:rPr>
        <w:t xml:space="preserve">  “Yes, son, I’m here,” The Prime answered, his voice unusually soft. “Are you hurt anywhere?”</w:t>
      </w:r>
    </w:p>
    <w:p w:rsidR="00000000" w:rsidDel="00000000" w:rsidP="00000000" w:rsidRDefault="00000000" w:rsidRPr="00000000" w14:paraId="000008F5">
      <w:pPr>
        <w:spacing w:after="0" w:before="0" w:line="480" w:lineRule="auto"/>
        <w:ind w:left="720" w:firstLine="720"/>
        <w:rPr/>
      </w:pPr>
      <w:r w:rsidDel="00000000" w:rsidR="00000000" w:rsidRPr="00000000">
        <w:rPr>
          <w:rtl w:val="0"/>
        </w:rPr>
        <w:t xml:space="preserve">  Haldric felt hands on his shoulders—steady, firm, checking him over. Not like a superior evaluating an officer. Like a father making sure his son was still in one piece. It was quick, efficient, but there was something else beneath the movement. Tension. Relief.</w:t>
      </w:r>
    </w:p>
    <w:p w:rsidR="00000000" w:rsidDel="00000000" w:rsidP="00000000" w:rsidRDefault="00000000" w:rsidRPr="00000000" w14:paraId="000008F6">
      <w:pPr>
        <w:spacing w:after="0" w:before="0" w:line="480" w:lineRule="auto"/>
        <w:ind w:left="720" w:firstLine="720"/>
        <w:rPr/>
      </w:pPr>
      <w:r w:rsidDel="00000000" w:rsidR="00000000" w:rsidRPr="00000000">
        <w:rPr>
          <w:rtl w:val="0"/>
        </w:rPr>
        <w:t xml:space="preserve">  “I’m okay,” Haldric managed.</w:t>
      </w:r>
    </w:p>
    <w:p w:rsidR="00000000" w:rsidDel="00000000" w:rsidP="00000000" w:rsidRDefault="00000000" w:rsidRPr="00000000" w14:paraId="000008F7">
      <w:pPr>
        <w:spacing w:after="0" w:before="0" w:line="480" w:lineRule="auto"/>
        <w:ind w:left="720" w:firstLine="720"/>
        <w:rPr/>
      </w:pPr>
      <w:r w:rsidDel="00000000" w:rsidR="00000000" w:rsidRPr="00000000">
        <w:rPr>
          <w:rtl w:val="0"/>
        </w:rPr>
        <w:t xml:space="preserve">  The Prime Archon’s grip lingered for a second too long. Then, just as quickly as it had come, the moment snapped shut.</w:t>
      </w:r>
    </w:p>
    <w:p w:rsidR="00000000" w:rsidDel="00000000" w:rsidP="00000000" w:rsidRDefault="00000000" w:rsidRPr="00000000" w14:paraId="000008F8">
      <w:pPr>
        <w:spacing w:after="0" w:before="0" w:line="480" w:lineRule="auto"/>
        <w:ind w:left="720" w:firstLine="720"/>
        <w:rPr/>
      </w:pPr>
      <w:r w:rsidDel="00000000" w:rsidR="00000000" w:rsidRPr="00000000">
        <w:rPr>
          <w:rtl w:val="0"/>
        </w:rPr>
        <w:t xml:space="preserve">  “Of course you are.” His tone had changed—back to the sharp, composed authority of Arthur Rivers. A controlled breath. “That was impressive, how you managed to dodge while blind. I didn’t know you could fight like that.” </w:t>
      </w:r>
    </w:p>
    <w:p w:rsidR="00000000" w:rsidDel="00000000" w:rsidP="00000000" w:rsidRDefault="00000000" w:rsidRPr="00000000" w14:paraId="000008F9">
      <w:pPr>
        <w:spacing w:after="0" w:before="0" w:line="480" w:lineRule="auto"/>
        <w:ind w:left="720" w:firstLine="720"/>
        <w:rPr/>
      </w:pPr>
      <w:r w:rsidDel="00000000" w:rsidR="00000000" w:rsidRPr="00000000">
        <w:rPr>
          <w:rtl w:val="0"/>
        </w:rPr>
        <w:t xml:space="preserve">He hesitated, then added with quiet satisfaction, “The Hunter administration was foolish to fail someone like you.”</w:t>
      </w:r>
    </w:p>
    <w:p w:rsidR="00000000" w:rsidDel="00000000" w:rsidP="00000000" w:rsidRDefault="00000000" w:rsidRPr="00000000" w14:paraId="000008FA">
      <w:pPr>
        <w:spacing w:after="0" w:before="0" w:line="480" w:lineRule="auto"/>
        <w:ind w:left="720" w:firstLine="720"/>
        <w:rPr/>
      </w:pPr>
      <w:r w:rsidDel="00000000" w:rsidR="00000000" w:rsidRPr="00000000">
        <w:rPr>
          <w:rtl w:val="0"/>
        </w:rPr>
        <w:t xml:space="preserve">  Haldric was still trying to process everything. His thoughts blurred together, but one rose to the surface.</w:t>
      </w:r>
    </w:p>
    <w:p w:rsidR="00000000" w:rsidDel="00000000" w:rsidP="00000000" w:rsidRDefault="00000000" w:rsidRPr="00000000" w14:paraId="000008FB">
      <w:pPr>
        <w:spacing w:after="0" w:before="0" w:line="480" w:lineRule="auto"/>
        <w:ind w:left="720" w:firstLine="720"/>
        <w:rPr/>
      </w:pPr>
      <w:r w:rsidDel="00000000" w:rsidR="00000000" w:rsidRPr="00000000">
        <w:rPr>
          <w:rtl w:val="0"/>
        </w:rPr>
        <w:t xml:space="preserve">  “How long have you been here?” he asked The Prime.</w:t>
      </w:r>
    </w:p>
    <w:p w:rsidR="00000000" w:rsidDel="00000000" w:rsidP="00000000" w:rsidRDefault="00000000" w:rsidRPr="00000000" w14:paraId="000008FC">
      <w:pPr>
        <w:spacing w:after="0" w:before="0" w:line="480" w:lineRule="auto"/>
        <w:ind w:left="720" w:firstLine="720"/>
        <w:rPr/>
      </w:pPr>
      <w:r w:rsidDel="00000000" w:rsidR="00000000" w:rsidRPr="00000000">
        <w:rPr>
          <w:rtl w:val="0"/>
        </w:rPr>
        <w:t xml:space="preserve">  “For quite some time,” The Prime Archon said smoothly. “I knew Bresdin might attempt to flee.”</w:t>
      </w:r>
    </w:p>
    <w:p w:rsidR="00000000" w:rsidDel="00000000" w:rsidP="00000000" w:rsidRDefault="00000000" w:rsidRPr="00000000" w14:paraId="000008FD">
      <w:pPr>
        <w:spacing w:after="0" w:before="0" w:line="480" w:lineRule="auto"/>
        <w:ind w:left="720" w:firstLine="720"/>
        <w:rPr/>
      </w:pPr>
      <w:r w:rsidDel="00000000" w:rsidR="00000000" w:rsidRPr="00000000">
        <w:rPr>
          <w:rtl w:val="0"/>
        </w:rPr>
        <w:t xml:space="preserve">  Haldric, with a hint of accusation, asked, “Why didn’t you just have the guards block </w:t>
      </w:r>
      <w:sdt>
        <w:sdtPr>
          <w:id w:val="-1155008004"/>
          <w:tag w:val="goog_rdk_68"/>
        </w:sdtPr>
        <w:sdtContent>
          <w:commentRangeStart w:id="35"/>
        </w:sdtContent>
      </w:sdt>
      <w:r w:rsidDel="00000000" w:rsidR="00000000" w:rsidRPr="00000000">
        <w:rPr>
          <w:rtl w:val="0"/>
        </w:rPr>
        <w:t xml:space="preserve">the first gate?”</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8FE">
      <w:pPr>
        <w:spacing w:after="0" w:before="0" w:line="480" w:lineRule="auto"/>
        <w:ind w:left="720" w:firstLine="720"/>
        <w:rPr/>
      </w:pPr>
      <w:r w:rsidDel="00000000" w:rsidR="00000000" w:rsidRPr="00000000">
        <w:rPr>
          <w:rtl w:val="0"/>
        </w:rPr>
        <w:t xml:space="preserve">  The Prime Archon explained, “For the guards’ safety. They can’t stop a Hunter. If a group of them came, it could start a war. It’s better to handle it in an area with no guards around, nowhere for him to escape.”</w:t>
      </w:r>
    </w:p>
    <w:p w:rsidR="00000000" w:rsidDel="00000000" w:rsidP="00000000" w:rsidRDefault="00000000" w:rsidRPr="00000000" w14:paraId="000008FF">
      <w:pPr>
        <w:spacing w:after="0" w:before="0" w:line="480" w:lineRule="auto"/>
        <w:ind w:left="720" w:firstLine="720"/>
        <w:rPr/>
      </w:pPr>
      <w:r w:rsidDel="00000000" w:rsidR="00000000" w:rsidRPr="00000000">
        <w:rPr>
          <w:rtl w:val="0"/>
        </w:rPr>
        <w:t xml:space="preserve">  Haldric hesitated before responding, “I suppose that makes sense, sir.”</w:t>
      </w:r>
    </w:p>
    <w:p w:rsidR="00000000" w:rsidDel="00000000" w:rsidP="00000000" w:rsidRDefault="00000000" w:rsidRPr="00000000" w14:paraId="00000900">
      <w:pPr>
        <w:spacing w:after="0" w:before="0" w:line="480" w:lineRule="auto"/>
        <w:ind w:left="720" w:firstLine="720"/>
        <w:rPr/>
      </w:pPr>
      <w:r w:rsidDel="00000000" w:rsidR="00000000" w:rsidRPr="00000000">
        <w:rPr>
          <w:rtl w:val="0"/>
        </w:rPr>
        <w:t xml:space="preserve">  The Prime Archon nudged him. “I’m sure you still can’t see, but I believe your audience wishes to speak with you.”</w:t>
      </w:r>
    </w:p>
    <w:p w:rsidR="00000000" w:rsidDel="00000000" w:rsidP="00000000" w:rsidRDefault="00000000" w:rsidRPr="00000000" w14:paraId="00000901">
      <w:pPr>
        <w:spacing w:after="0" w:before="0" w:line="480" w:lineRule="auto"/>
        <w:ind w:left="720" w:firstLine="720"/>
        <w:rPr/>
      </w:pPr>
      <w:r w:rsidDel="00000000" w:rsidR="00000000" w:rsidRPr="00000000">
        <w:rPr>
          <w:rtl w:val="0"/>
        </w:rPr>
        <w:t xml:space="preserve">  Haldric blinked in surprise. “Audience?”</w:t>
      </w:r>
    </w:p>
    <w:p w:rsidR="00000000" w:rsidDel="00000000" w:rsidP="00000000" w:rsidRDefault="00000000" w:rsidRPr="00000000" w14:paraId="00000902">
      <w:pPr>
        <w:spacing w:after="0" w:before="0" w:line="480" w:lineRule="auto"/>
        <w:ind w:left="720" w:firstLine="720"/>
        <w:rPr/>
      </w:pPr>
      <w:r w:rsidDel="00000000" w:rsidR="00000000" w:rsidRPr="00000000">
        <w:rPr>
          <w:rtl w:val="0"/>
        </w:rPr>
        <w:t xml:space="preserve">  The Prime Archon smiled. “It seems quite a few Hunters followed you from the Headquarters. They watched your fight.”</w:t>
      </w:r>
    </w:p>
    <w:p w:rsidR="00000000" w:rsidDel="00000000" w:rsidP="00000000" w:rsidRDefault="00000000" w:rsidRPr="00000000" w14:paraId="00000903">
      <w:pPr>
        <w:spacing w:after="0" w:before="0" w:line="480" w:lineRule="auto"/>
        <w:ind w:left="720" w:firstLine="720"/>
        <w:rPr/>
      </w:pPr>
      <w:r w:rsidDel="00000000" w:rsidR="00000000" w:rsidRPr="00000000">
        <w:rPr>
          <w:rtl w:val="0"/>
        </w:rPr>
        <w:t xml:space="preserve">  Haldric’s surprise grew. He hadn’t heard them at all. The realization revealed just how focused he’d been on chasing down Bresdin. He had thought he was chasing prey, but all along, a group of Hunters had been tracking him.</w:t>
      </w:r>
    </w:p>
    <w:p w:rsidR="00000000" w:rsidDel="00000000" w:rsidP="00000000" w:rsidRDefault="00000000" w:rsidRPr="00000000" w14:paraId="00000904">
      <w:pPr>
        <w:spacing w:after="0" w:before="0" w:line="480" w:lineRule="auto"/>
        <w:ind w:left="720" w:firstLine="720"/>
        <w:rPr/>
      </w:pPr>
      <w:r w:rsidDel="00000000" w:rsidR="00000000" w:rsidRPr="00000000">
        <w:rPr>
          <w:rtl w:val="0"/>
        </w:rPr>
      </w:r>
    </w:p>
    <w:p w:rsidR="00000000" w:rsidDel="00000000" w:rsidP="00000000" w:rsidRDefault="00000000" w:rsidRPr="00000000" w14:paraId="00000905">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906">
      <w:pPr>
        <w:spacing w:after="0" w:before="0" w:line="480" w:lineRule="auto"/>
        <w:ind w:left="720" w:firstLine="720"/>
        <w:rPr/>
      </w:pPr>
      <w:r w:rsidDel="00000000" w:rsidR="00000000" w:rsidRPr="00000000">
        <w:rPr>
          <w:rtl w:val="0"/>
        </w:rPr>
        <w:t xml:space="preserve">Arthur Rivers watched with a keen eye as the Hunters surrounded Haldric, bombarding him with questions. “How did you do that? Someone from The Prime’s office fighting a Mythical Beast Hunter while unarmed and blind? Have you been acclimated to the surface before?”</w:t>
      </w:r>
    </w:p>
    <w:p w:rsidR="00000000" w:rsidDel="00000000" w:rsidP="00000000" w:rsidRDefault="00000000" w:rsidRPr="00000000" w14:paraId="00000907">
      <w:pPr>
        <w:spacing w:after="0" w:before="0" w:line="480" w:lineRule="auto"/>
        <w:ind w:left="720" w:firstLine="720"/>
        <w:rPr/>
      </w:pPr>
      <w:r w:rsidDel="00000000" w:rsidR="00000000" w:rsidRPr="00000000">
        <w:rPr>
          <w:rtl w:val="0"/>
        </w:rPr>
        <w:t xml:space="preserve">  Their admiration was palpable, and Arthur felt a surge of satisfaction. This young man could be the key to bridging the gap between his administration and the Hunters.</w:t>
      </w:r>
    </w:p>
    <w:p w:rsidR="00000000" w:rsidDel="00000000" w:rsidP="00000000" w:rsidRDefault="00000000" w:rsidRPr="00000000" w14:paraId="00000908">
      <w:pPr>
        <w:spacing w:after="0" w:before="0" w:line="480" w:lineRule="auto"/>
        <w:ind w:left="720" w:firstLine="720"/>
        <w:rPr/>
      </w:pPr>
      <w:r w:rsidDel="00000000" w:rsidR="00000000" w:rsidRPr="00000000">
        <w:rPr>
          <w:rtl w:val="0"/>
        </w:rPr>
        <w:t xml:space="preserve">  Arthur observed how the Hunters shook Haldric’s hand, their awe evident. He recognized the potential of this moment. Haldric’s performance today had shown not just skill but also resilience and adaptability, qualities Arthur highly valued.</w:t>
      </w:r>
    </w:p>
    <w:p w:rsidR="00000000" w:rsidDel="00000000" w:rsidP="00000000" w:rsidRDefault="00000000" w:rsidRPr="00000000" w14:paraId="00000909">
      <w:pPr>
        <w:spacing w:after="0" w:before="0" w:line="480" w:lineRule="auto"/>
        <w:ind w:left="720" w:firstLine="720"/>
        <w:rPr/>
      </w:pPr>
      <w:r w:rsidDel="00000000" w:rsidR="00000000" w:rsidRPr="00000000">
        <w:rPr>
          <w:rtl w:val="0"/>
        </w:rPr>
        <w:t xml:space="preserve">  Standing beside Haldric, Arthur felt a sense of excitement, tinged with disgust. This young man could be the bridge he needed. The bridge that Asher was supposed to be.</w:t>
      </w:r>
    </w:p>
    <w:p w:rsidR="00000000" w:rsidDel="00000000" w:rsidP="00000000" w:rsidRDefault="00000000" w:rsidRPr="00000000" w14:paraId="0000090A">
      <w:pPr>
        <w:spacing w:after="0" w:before="0" w:line="480" w:lineRule="auto"/>
        <w:ind w:left="720" w:firstLine="720"/>
        <w:rPr>
          <w:i w:val="1"/>
          <w:iCs w:val="1"/>
        </w:rPr>
      </w:pPr>
      <w:r w:rsidDel="00000000" w:rsidR="00000000" w:rsidRPr="00000000">
        <w:rPr>
          <w:i w:val="1"/>
          <w:iCs w:val="1"/>
          <w:rtl w:val="0"/>
        </w:rPr>
        <w:t xml:space="preserve">  This must be the reason they insisted I reassign the task to Haldric. Just how far ahead can they predict? …How unsettling.</w:t>
      </w:r>
    </w:p>
    <w:p w:rsidR="00000000" w:rsidDel="00000000" w:rsidP="00000000" w:rsidRDefault="00000000" w:rsidRPr="00000000" w14:paraId="0000090B">
      <w:pPr>
        <w:spacing w:after="0" w:before="0" w:line="480" w:lineRule="auto"/>
        <w:ind w:left="720" w:firstLine="720"/>
        <w:rPr/>
      </w:pPr>
      <w:r w:rsidDel="00000000" w:rsidR="00000000" w:rsidRPr="00000000">
        <w:rPr>
          <w:rtl w:val="0"/>
        </w:rPr>
      </w:r>
    </w:p>
    <w:p w:rsidR="00000000" w:rsidDel="00000000" w:rsidP="00000000" w:rsidRDefault="00000000" w:rsidRPr="00000000" w14:paraId="0000090C">
      <w:pPr>
        <w:spacing w:after="0" w:before="0" w:line="480" w:lineRule="auto"/>
        <w:ind w:left="720" w:firstLine="720"/>
        <w:rPr/>
      </w:pPr>
      <w:r w:rsidDel="00000000" w:rsidR="00000000" w:rsidRPr="00000000">
        <w:br w:type="page"/>
      </w:r>
      <w:r w:rsidDel="00000000" w:rsidR="00000000" w:rsidRPr="00000000">
        <w:rPr>
          <w:rtl w:val="0"/>
        </w:rPr>
      </w:r>
    </w:p>
    <w:p w:rsidR="00000000" w:rsidDel="00000000" w:rsidP="00000000" w:rsidRDefault="00000000" w:rsidRPr="00000000" w14:paraId="0000090D">
      <w:pPr>
        <w:spacing w:after="0" w:before="0" w:line="480" w:lineRule="auto"/>
        <w:ind w:left="720" w:firstLine="720"/>
        <w:rPr/>
      </w:pPr>
      <w:r w:rsidDel="00000000" w:rsidR="00000000" w:rsidRPr="00000000">
        <w:rPr>
          <w:rtl w:val="0"/>
        </w:rPr>
      </w:r>
    </w:p>
    <w:p w:rsidR="00000000" w:rsidDel="00000000" w:rsidP="00000000" w:rsidRDefault="00000000" w:rsidRPr="00000000" w14:paraId="0000090E">
      <w:pPr>
        <w:spacing w:after="0" w:before="0" w:line="480" w:lineRule="auto"/>
        <w:ind w:left="720" w:firstLine="720"/>
        <w:rPr/>
      </w:pPr>
      <w:r w:rsidDel="00000000" w:rsidR="00000000" w:rsidRPr="00000000">
        <w:rPr>
          <w:rtl w:val="0"/>
        </w:rPr>
      </w:r>
    </w:p>
    <w:p w:rsidR="00000000" w:rsidDel="00000000" w:rsidP="00000000" w:rsidRDefault="00000000" w:rsidRPr="00000000" w14:paraId="0000090F">
      <w:pPr>
        <w:spacing w:after="0" w:before="0" w:line="480" w:lineRule="auto"/>
        <w:ind w:left="720" w:firstLine="720"/>
        <w:rPr/>
      </w:pPr>
      <w:r w:rsidDel="00000000" w:rsidR="00000000" w:rsidRPr="00000000">
        <w:rPr>
          <w:rtl w:val="0"/>
        </w:rPr>
      </w:r>
    </w:p>
    <w:p w:rsidR="00000000" w:rsidDel="00000000" w:rsidP="00000000" w:rsidRDefault="00000000" w:rsidRPr="00000000" w14:paraId="00000910">
      <w:pPr>
        <w:spacing w:before="0" w:line="480" w:lineRule="auto"/>
        <w:ind w:left="720" w:firstLine="720"/>
        <w:rPr/>
      </w:pPr>
      <w:r w:rsidDel="00000000" w:rsidR="00000000" w:rsidRPr="00000000">
        <w:rPr>
          <w:rtl w:val="0"/>
        </w:rPr>
      </w:r>
    </w:p>
    <w:p w:rsidR="00000000" w:rsidDel="00000000" w:rsidP="00000000" w:rsidRDefault="00000000" w:rsidRPr="00000000" w14:paraId="00000911">
      <w:pPr>
        <w:pStyle w:val="Heading2"/>
        <w:spacing w:after="0" w:before="240" w:line="480" w:lineRule="auto"/>
        <w:ind w:left="720" w:firstLine="720"/>
        <w:jc w:val="center"/>
        <w:rPr/>
      </w:pPr>
      <w:bookmarkStart w:colFirst="0" w:colLast="0" w:name="_heading=h.saqkgohlms6v" w:id="11"/>
      <w:bookmarkEnd w:id="11"/>
      <w:r w:rsidDel="00000000" w:rsidR="00000000" w:rsidRPr="00000000">
        <w:rPr>
          <w:rtl w:val="0"/>
        </w:rPr>
        <w:t xml:space="preserve">Chapter 11 - Fired</w:t>
      </w:r>
    </w:p>
    <w:p w:rsidR="00000000" w:rsidDel="00000000" w:rsidP="00000000" w:rsidRDefault="00000000" w:rsidRPr="00000000" w14:paraId="00000912">
      <w:pPr>
        <w:spacing w:after="0" w:before="240" w:line="480" w:lineRule="auto"/>
        <w:ind w:left="720" w:firstLine="720"/>
        <w:rPr/>
      </w:pPr>
      <w:r w:rsidDel="00000000" w:rsidR="00000000" w:rsidRPr="00000000">
        <w:rPr>
          <w:rtl w:val="0"/>
        </w:rPr>
      </w:r>
    </w:p>
    <w:p w:rsidR="00000000" w:rsidDel="00000000" w:rsidP="00000000" w:rsidRDefault="00000000" w:rsidRPr="00000000" w14:paraId="00000913">
      <w:pPr>
        <w:spacing w:after="0" w:before="0" w:line="480" w:lineRule="auto"/>
        <w:ind w:left="720" w:firstLine="720"/>
        <w:jc w:val="center"/>
        <w:rPr>
          <w:i w:val="1"/>
          <w:iCs w:val="1"/>
        </w:rPr>
      </w:pPr>
      <w:r w:rsidDel="00000000" w:rsidR="00000000" w:rsidRPr="00000000">
        <w:rPr>
          <w:i w:val="1"/>
          <w:iCs w:val="1"/>
          <w:rtl w:val="0"/>
        </w:rPr>
        <w:t xml:space="preserve">"Once again, I stand as the final wall between two opposing ideals."</w:t>
      </w:r>
    </w:p>
    <w:p w:rsidR="00000000" w:rsidDel="00000000" w:rsidP="00000000" w:rsidRDefault="00000000" w:rsidRPr="00000000" w14:paraId="00000914">
      <w:pPr>
        <w:spacing w:after="0" w:before="0" w:line="480" w:lineRule="auto"/>
        <w:ind w:left="720" w:firstLine="720"/>
        <w:jc w:val="center"/>
        <w:rPr>
          <w:i w:val="1"/>
          <w:iCs w:val="1"/>
        </w:rPr>
      </w:pPr>
      <w:r w:rsidDel="00000000" w:rsidR="00000000" w:rsidRPr="00000000">
        <w:rPr>
          <w:rtl w:val="0"/>
        </w:rPr>
      </w:r>
    </w:p>
    <w:p w:rsidR="00000000" w:rsidDel="00000000" w:rsidP="00000000" w:rsidRDefault="00000000" w:rsidRPr="00000000" w14:paraId="00000915">
      <w:pPr>
        <w:spacing w:after="0" w:before="0" w:line="480" w:lineRule="auto"/>
        <w:ind w:left="720" w:firstLine="720"/>
        <w:rPr/>
      </w:pPr>
      <w:r w:rsidDel="00000000" w:rsidR="00000000" w:rsidRPr="00000000">
        <w:rPr>
          <w:rtl w:val="0"/>
        </w:rPr>
        <w:t xml:space="preserve">The first thing Haldric noticed was the air—crisper, richer, almost electric in his lungs. He took a slow breath, deeper than usual, and the difference was immediate. His chest didn’t burn anymore. His muscles no longer ached. </w:t>
      </w:r>
    </w:p>
    <w:p w:rsidR="00000000" w:rsidDel="00000000" w:rsidP="00000000" w:rsidRDefault="00000000" w:rsidRPr="00000000" w14:paraId="00000916">
      <w:pPr>
        <w:spacing w:after="0" w:before="0" w:line="480" w:lineRule="auto"/>
        <w:ind w:left="720" w:firstLine="720"/>
        <w:rPr/>
      </w:pPr>
      <w:r w:rsidDel="00000000" w:rsidR="00000000" w:rsidRPr="00000000">
        <w:rPr>
          <w:rtl w:val="0"/>
        </w:rPr>
        <w:t xml:space="preserve">He blinked, adjusting to the dim lighting.</w:t>
      </w:r>
    </w:p>
    <w:p w:rsidR="00000000" w:rsidDel="00000000" w:rsidP="00000000" w:rsidRDefault="00000000" w:rsidRPr="00000000" w14:paraId="00000917">
      <w:pPr>
        <w:spacing w:after="0" w:before="0" w:line="480" w:lineRule="auto"/>
        <w:ind w:left="720" w:firstLine="720"/>
        <w:rPr/>
      </w:pPr>
      <w:r w:rsidDel="00000000" w:rsidR="00000000" w:rsidRPr="00000000">
        <w:rPr>
          <w:rtl w:val="0"/>
        </w:rPr>
        <w:t xml:space="preserve">He was in a bed—stone-carved, embedded into the wall like all Hunter bunks. The room smelled of rock-dust and sweat, the unmistakable scent of those who lived their lives in battle. His vision was clearer than it had ever been, sharper.</w:t>
      </w:r>
    </w:p>
    <w:p w:rsidR="00000000" w:rsidDel="00000000" w:rsidP="00000000" w:rsidRDefault="00000000" w:rsidRPr="00000000" w14:paraId="00000918">
      <w:pPr>
        <w:spacing w:after="0" w:before="0" w:line="480" w:lineRule="auto"/>
        <w:ind w:left="720" w:firstLine="720"/>
        <w:rPr/>
      </w:pPr>
      <w:r w:rsidDel="00000000" w:rsidR="00000000" w:rsidRPr="00000000">
        <w:rPr>
          <w:rtl w:val="0"/>
        </w:rPr>
        <w:t xml:space="preserve">The blinding pain from the surface light was gone. He could see perfectly again. And standing just a few paces away, waiting patiently, was The Prime Archon.</w:t>
      </w:r>
    </w:p>
    <w:p w:rsidR="00000000" w:rsidDel="00000000" w:rsidP="00000000" w:rsidRDefault="00000000" w:rsidRPr="00000000" w14:paraId="00000919">
      <w:pPr>
        <w:spacing w:after="0" w:before="0" w:line="480" w:lineRule="auto"/>
        <w:ind w:left="720" w:firstLine="720"/>
        <w:rPr/>
      </w:pPr>
      <w:r w:rsidDel="00000000" w:rsidR="00000000" w:rsidRPr="00000000">
        <w:rPr>
          <w:rtl w:val="0"/>
        </w:rPr>
        <w:t xml:space="preserve">Haldric sat up immediately. “Sir?”</w:t>
      </w:r>
    </w:p>
    <w:p w:rsidR="00000000" w:rsidDel="00000000" w:rsidP="00000000" w:rsidRDefault="00000000" w:rsidRPr="00000000" w14:paraId="0000091A">
      <w:pPr>
        <w:spacing w:after="0" w:before="0" w:line="480" w:lineRule="auto"/>
        <w:ind w:left="720" w:firstLine="720"/>
        <w:rPr/>
      </w:pPr>
      <w:r w:rsidDel="00000000" w:rsidR="00000000" w:rsidRPr="00000000">
        <w:rPr>
          <w:rtl w:val="0"/>
        </w:rPr>
        <w:t xml:space="preserve">The Prime Archon seemed troubled at first. Then his lips curled into a smile. “Ahh, you’re awake!”</w:t>
      </w:r>
    </w:p>
    <w:p w:rsidR="00000000" w:rsidDel="00000000" w:rsidP="00000000" w:rsidRDefault="00000000" w:rsidRPr="00000000" w14:paraId="0000091B">
      <w:pPr>
        <w:spacing w:after="0" w:before="0" w:line="480" w:lineRule="auto"/>
        <w:ind w:left="720" w:firstLine="720"/>
        <w:rPr/>
      </w:pPr>
      <w:r w:rsidDel="00000000" w:rsidR="00000000" w:rsidRPr="00000000">
        <w:rPr>
          <w:rtl w:val="0"/>
        </w:rPr>
        <w:t xml:space="preserve">Haldric swung his legs over the edge of the bed, straightening his posture. “How long was I out?”</w:t>
      </w:r>
    </w:p>
    <w:p w:rsidR="00000000" w:rsidDel="00000000" w:rsidP="00000000" w:rsidRDefault="00000000" w:rsidRPr="00000000" w14:paraId="0000091C">
      <w:pPr>
        <w:spacing w:after="0" w:before="0" w:line="480" w:lineRule="auto"/>
        <w:ind w:left="720" w:firstLine="720"/>
        <w:rPr/>
      </w:pPr>
      <w:r w:rsidDel="00000000" w:rsidR="00000000" w:rsidRPr="00000000">
        <w:rPr>
          <w:rtl w:val="0"/>
        </w:rPr>
        <w:t xml:space="preserve">“Not for terribly long. Your body was in dire need of recuperation.” The Prime Archon folded his hands behind his back. “Shall we take a walk?”</w:t>
      </w:r>
    </w:p>
    <w:p w:rsidR="00000000" w:rsidDel="00000000" w:rsidP="00000000" w:rsidRDefault="00000000" w:rsidRPr="00000000" w14:paraId="0000091D">
      <w:pPr>
        <w:spacing w:after="0" w:before="0" w:line="480" w:lineRule="auto"/>
        <w:ind w:left="720" w:firstLine="720"/>
        <w:rPr/>
      </w:pPr>
      <w:r w:rsidDel="00000000" w:rsidR="00000000" w:rsidRPr="00000000">
        <w:rPr>
          <w:rtl w:val="0"/>
        </w:rPr>
        <w:t xml:space="preserve">Haldric hesitated for only a second. “Of course, sir.”</w:t>
      </w:r>
    </w:p>
    <w:p w:rsidR="00000000" w:rsidDel="00000000" w:rsidP="00000000" w:rsidRDefault="00000000" w:rsidRPr="00000000" w14:paraId="0000091E">
      <w:pPr>
        <w:spacing w:after="0" w:before="0" w:line="480" w:lineRule="auto"/>
        <w:ind w:left="720" w:firstLine="720"/>
        <w:rPr/>
      </w:pPr>
      <w:r w:rsidDel="00000000" w:rsidR="00000000" w:rsidRPr="00000000">
        <w:rPr>
          <w:rtl w:val="0"/>
        </w:rPr>
        <w:t xml:space="preserve">He stood, testing his weight. His balance felt different. His steps were lighter. His strength more… present. As if his entire body had been recalibrated overnight.</w:t>
      </w:r>
    </w:p>
    <w:p w:rsidR="00000000" w:rsidDel="00000000" w:rsidP="00000000" w:rsidRDefault="00000000" w:rsidRPr="00000000" w14:paraId="0000091F">
      <w:pPr>
        <w:spacing w:after="0" w:before="0" w:line="480" w:lineRule="auto"/>
        <w:ind w:left="720" w:firstLine="720"/>
        <w:rPr/>
      </w:pPr>
      <w:r w:rsidDel="00000000" w:rsidR="00000000" w:rsidRPr="00000000">
        <w:rPr>
          <w:rtl w:val="0"/>
        </w:rPr>
        <w:t xml:space="preserve">The Prime Archon watched Haldric with a smirk.</w:t>
      </w:r>
    </w:p>
    <w:p w:rsidR="00000000" w:rsidDel="00000000" w:rsidP="00000000" w:rsidRDefault="00000000" w:rsidRPr="00000000" w14:paraId="00000920">
      <w:pPr>
        <w:spacing w:after="0" w:before="0" w:line="480" w:lineRule="auto"/>
        <w:ind w:left="720" w:firstLine="720"/>
        <w:rPr/>
      </w:pPr>
      <w:r w:rsidDel="00000000" w:rsidR="00000000" w:rsidRPr="00000000">
        <w:rPr>
          <w:rtl w:val="0"/>
        </w:rPr>
        <w:t xml:space="preserve">“What’s so funny?” Haldric asked.</w:t>
      </w:r>
    </w:p>
    <w:p w:rsidR="00000000" w:rsidDel="00000000" w:rsidP="00000000" w:rsidRDefault="00000000" w:rsidRPr="00000000" w14:paraId="00000921">
      <w:pPr>
        <w:spacing w:after="0" w:before="0" w:line="480" w:lineRule="auto"/>
        <w:ind w:left="720" w:firstLine="720"/>
        <w:rPr/>
      </w:pPr>
      <w:r w:rsidDel="00000000" w:rsidR="00000000" w:rsidRPr="00000000">
        <w:rPr>
          <w:rtl w:val="0"/>
        </w:rPr>
        <w:t xml:space="preserve">The Prime turned away, as if to hide his amusement. “Come,” he said, nodding toward the hall. “Let’s talk.”</w:t>
      </w:r>
    </w:p>
    <w:p w:rsidR="00000000" w:rsidDel="00000000" w:rsidP="00000000" w:rsidRDefault="00000000" w:rsidRPr="00000000" w14:paraId="00000922">
      <w:pPr>
        <w:spacing w:after="0" w:before="0" w:line="480" w:lineRule="auto"/>
        <w:ind w:left="720" w:firstLine="720"/>
        <w:rPr/>
      </w:pPr>
      <w:r w:rsidDel="00000000" w:rsidR="00000000" w:rsidRPr="00000000">
        <w:rPr>
          <w:rtl w:val="0"/>
        </w:rPr>
      </w:r>
    </w:p>
    <w:p w:rsidR="00000000" w:rsidDel="00000000" w:rsidP="00000000" w:rsidRDefault="00000000" w:rsidRPr="00000000" w14:paraId="00000923">
      <w:pPr>
        <w:spacing w:after="0" w:before="0" w:line="480" w:lineRule="auto"/>
        <w:ind w:left="720" w:firstLine="720"/>
        <w:rPr/>
      </w:pPr>
      <w:r w:rsidDel="00000000" w:rsidR="00000000" w:rsidRPr="00000000">
        <w:rPr>
          <w:rtl w:val="0"/>
        </w:rPr>
        <w:t xml:space="preserve">The tunnels were quieter than usual at this hour. The faint hum of distant movement echoed through the stone, but for the most part, it was just the two of them.</w:t>
      </w:r>
    </w:p>
    <w:p w:rsidR="00000000" w:rsidDel="00000000" w:rsidP="00000000" w:rsidRDefault="00000000" w:rsidRPr="00000000" w14:paraId="00000924">
      <w:pPr>
        <w:spacing w:after="0" w:before="0" w:line="480" w:lineRule="auto"/>
        <w:ind w:left="720" w:firstLine="720"/>
        <w:rPr/>
      </w:pPr>
      <w:r w:rsidDel="00000000" w:rsidR="00000000" w:rsidRPr="00000000">
        <w:rPr>
          <w:rtl w:val="0"/>
        </w:rPr>
        <w:t xml:space="preserve">The Prime Archon led him through the winding pathways, slow and deliberate. “Tell me, Haldric. How do you feel?”</w:t>
      </w:r>
    </w:p>
    <w:p w:rsidR="00000000" w:rsidDel="00000000" w:rsidP="00000000" w:rsidRDefault="00000000" w:rsidRPr="00000000" w14:paraId="00000925">
      <w:pPr>
        <w:spacing w:after="0" w:before="0" w:line="480" w:lineRule="auto"/>
        <w:ind w:left="720" w:firstLine="720"/>
        <w:rPr/>
      </w:pPr>
      <w:r w:rsidDel="00000000" w:rsidR="00000000" w:rsidRPr="00000000">
        <w:rPr>
          <w:rtl w:val="0"/>
        </w:rPr>
        <w:t xml:space="preserve">Haldric considered. “Different.”</w:t>
      </w:r>
    </w:p>
    <w:p w:rsidR="00000000" w:rsidDel="00000000" w:rsidP="00000000" w:rsidRDefault="00000000" w:rsidRPr="00000000" w14:paraId="00000926">
      <w:pPr>
        <w:spacing w:after="0" w:before="0" w:line="480" w:lineRule="auto"/>
        <w:ind w:left="720" w:firstLine="720"/>
        <w:rPr/>
      </w:pPr>
      <w:r w:rsidDel="00000000" w:rsidR="00000000" w:rsidRPr="00000000">
        <w:rPr>
          <w:rtl w:val="0"/>
        </w:rPr>
        <w:t xml:space="preserve">The Prime Archon hummed. “Good. That’s how it should be.”</w:t>
      </w:r>
    </w:p>
    <w:p w:rsidR="00000000" w:rsidDel="00000000" w:rsidP="00000000" w:rsidRDefault="00000000" w:rsidRPr="00000000" w14:paraId="00000927">
      <w:pPr>
        <w:spacing w:after="0" w:before="0" w:line="480" w:lineRule="auto"/>
        <w:ind w:left="720" w:firstLine="720"/>
        <w:rPr/>
      </w:pPr>
      <w:r w:rsidDel="00000000" w:rsidR="00000000" w:rsidRPr="00000000">
        <w:rPr>
          <w:rtl w:val="0"/>
        </w:rPr>
        <w:t xml:space="preserve">He gestured around them, as if motioning to the walls, the stone, the very air itself.</w:t>
      </w:r>
    </w:p>
    <w:p w:rsidR="00000000" w:rsidDel="00000000" w:rsidP="00000000" w:rsidRDefault="00000000" w:rsidRPr="00000000" w14:paraId="00000928">
      <w:pPr>
        <w:spacing w:after="0" w:before="0" w:line="480" w:lineRule="auto"/>
        <w:ind w:left="720" w:firstLine="720"/>
        <w:rPr/>
      </w:pPr>
      <w:r w:rsidDel="00000000" w:rsidR="00000000" w:rsidRPr="00000000">
        <w:rPr>
          <w:rtl w:val="0"/>
        </w:rPr>
        <w:t xml:space="preserve">“Your body has acclimated. Your lungs have expanded. Your muscles are more efficient. Your stamina, speed, and strength are all enhanced. Every Hunter experiences this after spending time near the surface. It’s an evolution—a natural mutation.”</w:t>
      </w:r>
    </w:p>
    <w:p w:rsidR="00000000" w:rsidDel="00000000" w:rsidP="00000000" w:rsidRDefault="00000000" w:rsidRPr="00000000" w14:paraId="00000929">
      <w:pPr>
        <w:spacing w:after="0" w:before="0" w:line="480" w:lineRule="auto"/>
        <w:ind w:left="720" w:firstLine="720"/>
        <w:rPr/>
      </w:pPr>
      <w:r w:rsidDel="00000000" w:rsidR="00000000" w:rsidRPr="00000000">
        <w:rPr>
          <w:rtl w:val="0"/>
        </w:rPr>
        <w:t xml:space="preserve">Haldric frowned slightly. “Mutation?”</w:t>
      </w:r>
    </w:p>
    <w:p w:rsidR="00000000" w:rsidDel="00000000" w:rsidP="00000000" w:rsidRDefault="00000000" w:rsidRPr="00000000" w14:paraId="0000092A">
      <w:pPr>
        <w:spacing w:after="0" w:before="0" w:line="480" w:lineRule="auto"/>
        <w:ind w:left="720" w:firstLine="720"/>
        <w:rPr/>
      </w:pPr>
      <w:r w:rsidDel="00000000" w:rsidR="00000000" w:rsidRPr="00000000">
        <w:rPr>
          <w:rtl w:val="0"/>
        </w:rPr>
        <w:t xml:space="preserve">The Prime Archon nodded. “A refinement. A necessary adaptation. The surface is harsh, but in return, it strengthens us. Hunters—true Hunters—are not the same as other people. They aren’t just trained for this life, Haldric. They’re built for it.”</w:t>
      </w:r>
    </w:p>
    <w:p w:rsidR="00000000" w:rsidDel="00000000" w:rsidP="00000000" w:rsidRDefault="00000000" w:rsidRPr="00000000" w14:paraId="0000092B">
      <w:pPr>
        <w:spacing w:after="0" w:before="0" w:line="480" w:lineRule="auto"/>
        <w:ind w:left="720" w:firstLine="720"/>
        <w:rPr/>
      </w:pPr>
      <w:r w:rsidDel="00000000" w:rsidR="00000000" w:rsidRPr="00000000">
        <w:rPr>
          <w:rtl w:val="0"/>
        </w:rPr>
        <w:t xml:space="preserve">Something shifted in The Prime’s voice. His usual stoicism softened into a kind smile—one Haldric hadn’t seen in twelve years. Not since he was a child playing with Asher. But that was before Mr. Rivers became The Prime Archon.</w:t>
      </w:r>
    </w:p>
    <w:p w:rsidR="00000000" w:rsidDel="00000000" w:rsidP="00000000" w:rsidRDefault="00000000" w:rsidRPr="00000000" w14:paraId="0000092C">
      <w:pPr>
        <w:spacing w:after="0" w:before="0" w:line="480" w:lineRule="auto"/>
        <w:ind w:left="720" w:firstLine="720"/>
        <w:rPr/>
      </w:pPr>
      <w:r w:rsidDel="00000000" w:rsidR="00000000" w:rsidRPr="00000000">
        <w:rPr>
          <w:rtl w:val="0"/>
        </w:rPr>
        <w:t xml:space="preserve">“When I acclimated, the hardest part was getting used to my new strength,” The Prime said with a chuckle. “You don’t want to know how many doors and tables I accidentally destroyed.”</w:t>
      </w:r>
    </w:p>
    <w:p w:rsidR="00000000" w:rsidDel="00000000" w:rsidP="00000000" w:rsidRDefault="00000000" w:rsidRPr="00000000" w14:paraId="0000092D">
      <w:pPr>
        <w:spacing w:after="0" w:before="0" w:line="480" w:lineRule="auto"/>
        <w:ind w:left="720" w:firstLine="720"/>
        <w:rPr/>
      </w:pPr>
      <w:r w:rsidDel="00000000" w:rsidR="00000000" w:rsidRPr="00000000">
        <w:rPr>
          <w:rtl w:val="0"/>
        </w:rPr>
        <w:t xml:space="preserve">Haldric stiffened slightly.</w:t>
      </w:r>
    </w:p>
    <w:p w:rsidR="00000000" w:rsidDel="00000000" w:rsidP="00000000" w:rsidRDefault="00000000" w:rsidRPr="00000000" w14:paraId="0000092E">
      <w:pPr>
        <w:spacing w:after="0" w:before="0" w:line="480" w:lineRule="auto"/>
        <w:ind w:left="720" w:firstLine="720"/>
        <w:rPr/>
      </w:pPr>
      <w:r w:rsidDel="00000000" w:rsidR="00000000" w:rsidRPr="00000000">
        <w:rPr>
          <w:rtl w:val="0"/>
        </w:rPr>
        <w:t xml:space="preserve">He had never questioned The Prime Archon’s strength before. He was feared, respected, but in an administrative sense, in his control, his tactics, his mind. But now, standing beside him, hearing the weight behind his words, Haldric was seeing him in an entirely different way. The Prime Archon was enhanced. Haldric exhaled, steadying himself. He wasn’t sure what to say to that, but he had the distinct feeling that today would change everything.</w:t>
      </w:r>
    </w:p>
    <w:p w:rsidR="00000000" w:rsidDel="00000000" w:rsidP="00000000" w:rsidRDefault="00000000" w:rsidRPr="00000000" w14:paraId="0000092F">
      <w:pPr>
        <w:spacing w:after="0" w:before="0" w:line="480" w:lineRule="auto"/>
        <w:ind w:left="720" w:firstLine="720"/>
        <w:rPr/>
      </w:pPr>
      <w:r w:rsidDel="00000000" w:rsidR="00000000" w:rsidRPr="00000000">
        <w:rPr>
          <w:rtl w:val="0"/>
        </w:rPr>
        <w:t xml:space="preserve">At first, neither of them spoke. Then, The Prime Archon finally broke the silence. “How have you been, Haldric? Since failing the test?”</w:t>
      </w:r>
    </w:p>
    <w:p w:rsidR="00000000" w:rsidDel="00000000" w:rsidP="00000000" w:rsidRDefault="00000000" w:rsidRPr="00000000" w14:paraId="00000930">
      <w:pPr>
        <w:spacing w:after="0" w:before="0" w:line="480" w:lineRule="auto"/>
        <w:ind w:left="720" w:firstLine="720"/>
        <w:rPr/>
      </w:pPr>
      <w:r w:rsidDel="00000000" w:rsidR="00000000" w:rsidRPr="00000000">
        <w:rPr>
          <w:rtl w:val="0"/>
        </w:rPr>
        <w:t xml:space="preserve">Haldric blinked. That was unexpected. No one had asked him that before. He let out a slow breath, thinking.</w:t>
      </w:r>
    </w:p>
    <w:p w:rsidR="00000000" w:rsidDel="00000000" w:rsidP="00000000" w:rsidRDefault="00000000" w:rsidRPr="00000000" w14:paraId="00000931">
      <w:pPr>
        <w:spacing w:after="0" w:before="0" w:line="480" w:lineRule="auto"/>
        <w:ind w:left="720" w:firstLine="720"/>
        <w:rPr/>
      </w:pPr>
      <w:r w:rsidDel="00000000" w:rsidR="00000000" w:rsidRPr="00000000">
        <w:rPr>
          <w:rtl w:val="0"/>
        </w:rPr>
        <w:t xml:space="preserve">“If I’m being honest, sir… I hated Asher. And for some reason, I hated you too.” He sighed. “But then I realized, if Asher didn’t betray me, neither of us would have succeeded. And you know what? I’m glad one of us made it.”</w:t>
      </w:r>
    </w:p>
    <w:p w:rsidR="00000000" w:rsidDel="00000000" w:rsidP="00000000" w:rsidRDefault="00000000" w:rsidRPr="00000000" w14:paraId="00000932">
      <w:pPr>
        <w:spacing w:after="0" w:before="0" w:line="480" w:lineRule="auto"/>
        <w:ind w:left="720" w:firstLine="720"/>
        <w:rPr/>
      </w:pPr>
      <w:r w:rsidDel="00000000" w:rsidR="00000000" w:rsidRPr="00000000">
        <w:rPr>
          <w:rtl w:val="0"/>
        </w:rPr>
        <w:t xml:space="preserve">The words surprised even him. Saying it out loud felt… final.</w:t>
      </w:r>
    </w:p>
    <w:p w:rsidR="00000000" w:rsidDel="00000000" w:rsidP="00000000" w:rsidRDefault="00000000" w:rsidRPr="00000000" w14:paraId="00000933">
      <w:pPr>
        <w:spacing w:after="0" w:before="0" w:line="480" w:lineRule="auto"/>
        <w:ind w:left="720" w:firstLine="720"/>
        <w:rPr/>
      </w:pPr>
      <w:r w:rsidDel="00000000" w:rsidR="00000000" w:rsidRPr="00000000">
        <w:rPr>
          <w:rtl w:val="0"/>
        </w:rPr>
        <w:t xml:space="preserve">The Prime Archon hummed, nodding. Then, quietly:</w:t>
      </w:r>
    </w:p>
    <w:p w:rsidR="00000000" w:rsidDel="00000000" w:rsidP="00000000" w:rsidRDefault="00000000" w:rsidRPr="00000000" w14:paraId="00000934">
      <w:pPr>
        <w:spacing w:after="0" w:before="0" w:line="480" w:lineRule="auto"/>
        <w:ind w:left="720" w:firstLine="720"/>
        <w:rPr/>
      </w:pPr>
      <w:r w:rsidDel="00000000" w:rsidR="00000000" w:rsidRPr="00000000">
        <w:rPr>
          <w:rtl w:val="0"/>
        </w:rPr>
        <w:t xml:space="preserve">“No, you were right to hate me.”</w:t>
      </w:r>
    </w:p>
    <w:p w:rsidR="00000000" w:rsidDel="00000000" w:rsidP="00000000" w:rsidRDefault="00000000" w:rsidRPr="00000000" w14:paraId="00000935">
      <w:pPr>
        <w:spacing w:after="0" w:before="0" w:line="480" w:lineRule="auto"/>
        <w:ind w:left="720" w:firstLine="720"/>
        <w:rPr/>
      </w:pPr>
      <w:r w:rsidDel="00000000" w:rsidR="00000000" w:rsidRPr="00000000">
        <w:rPr>
          <w:rtl w:val="0"/>
        </w:rPr>
        <w:t xml:space="preserve">Haldric frowned, glancing at him.</w:t>
      </w:r>
    </w:p>
    <w:p w:rsidR="00000000" w:rsidDel="00000000" w:rsidP="00000000" w:rsidRDefault="00000000" w:rsidRPr="00000000" w14:paraId="00000936">
      <w:pPr>
        <w:spacing w:after="0" w:before="0" w:line="480" w:lineRule="auto"/>
        <w:ind w:left="720" w:firstLine="720"/>
        <w:rPr/>
      </w:pPr>
      <w:r w:rsidDel="00000000" w:rsidR="00000000" w:rsidRPr="00000000">
        <w:rPr>
          <w:rtl w:val="0"/>
        </w:rPr>
        <w:t xml:space="preserve">The Prime Archon’s voice was regretful. “It’s my fault after all.”</w:t>
      </w:r>
    </w:p>
    <w:p w:rsidR="00000000" w:rsidDel="00000000" w:rsidP="00000000" w:rsidRDefault="00000000" w:rsidRPr="00000000" w14:paraId="00000937">
      <w:pPr>
        <w:spacing w:after="0" w:before="0" w:line="480" w:lineRule="auto"/>
        <w:ind w:left="720" w:firstLine="720"/>
        <w:rPr/>
      </w:pPr>
      <w:r w:rsidDel="00000000" w:rsidR="00000000" w:rsidRPr="00000000">
        <w:rPr>
          <w:rtl w:val="0"/>
        </w:rPr>
        <w:t xml:space="preserve">He kept walking, slower now.</w:t>
      </w:r>
    </w:p>
    <w:p w:rsidR="00000000" w:rsidDel="00000000" w:rsidP="00000000" w:rsidRDefault="00000000" w:rsidRPr="00000000" w14:paraId="00000938">
      <w:pPr>
        <w:spacing w:after="0" w:before="0" w:line="480" w:lineRule="auto"/>
        <w:ind w:left="720" w:firstLine="720"/>
        <w:rPr/>
      </w:pPr>
      <w:r w:rsidDel="00000000" w:rsidR="00000000" w:rsidRPr="00000000">
        <w:rPr>
          <w:rtl w:val="0"/>
        </w:rPr>
        <w:t xml:space="preserve">“I don’t know where I went wrong with Asher. Maybe I pushed him too hard. Maybe I shouldn’t have tried to make him take after me. After all, who in their right mind would want to be the most hated man in the city?”</w:t>
      </w:r>
    </w:p>
    <w:p w:rsidR="00000000" w:rsidDel="00000000" w:rsidP="00000000" w:rsidRDefault="00000000" w:rsidRPr="00000000" w14:paraId="00000939">
      <w:pPr>
        <w:spacing w:after="0" w:before="0" w:line="480" w:lineRule="auto"/>
        <w:ind w:left="720" w:firstLine="720"/>
        <w:rPr/>
      </w:pPr>
      <w:r w:rsidDel="00000000" w:rsidR="00000000" w:rsidRPr="00000000">
        <w:rPr>
          <w:rtl w:val="0"/>
        </w:rPr>
        <w:t xml:space="preserve">A dry chuckle, self-deprecating. Then his voice softened.</w:t>
      </w:r>
    </w:p>
    <w:p w:rsidR="00000000" w:rsidDel="00000000" w:rsidP="00000000" w:rsidRDefault="00000000" w:rsidRPr="00000000" w14:paraId="0000093A">
      <w:pPr>
        <w:spacing w:after="0" w:before="0" w:line="480" w:lineRule="auto"/>
        <w:ind w:left="720" w:firstLine="720"/>
        <w:rPr/>
      </w:pPr>
      <w:r w:rsidDel="00000000" w:rsidR="00000000" w:rsidRPr="00000000">
        <w:rPr>
          <w:rtl w:val="0"/>
        </w:rPr>
        <w:t xml:space="preserve"> “But he had everything, Haldric. He was honest. Good. Caring. Exactly what the city needs. And instead of rising to that, he betrayed his closest friends and ran off to be a Hunter.”</w:t>
      </w:r>
    </w:p>
    <w:p w:rsidR="00000000" w:rsidDel="00000000" w:rsidP="00000000" w:rsidRDefault="00000000" w:rsidRPr="00000000" w14:paraId="0000093B">
      <w:pPr>
        <w:spacing w:after="0" w:before="0" w:line="480" w:lineRule="auto"/>
        <w:ind w:left="720" w:firstLine="720"/>
        <w:rPr/>
      </w:pPr>
      <w:r w:rsidDel="00000000" w:rsidR="00000000" w:rsidRPr="00000000">
        <w:rPr>
          <w:rtl w:val="0"/>
        </w:rPr>
        <w:t xml:space="preserve">  He exhaled. “I’m sorry, Haldric. It should have been you.”</w:t>
      </w:r>
    </w:p>
    <w:p w:rsidR="00000000" w:rsidDel="00000000" w:rsidP="00000000" w:rsidRDefault="00000000" w:rsidRPr="00000000" w14:paraId="0000093C">
      <w:pPr>
        <w:spacing w:after="0" w:before="0" w:line="480" w:lineRule="auto"/>
        <w:ind w:left="720" w:firstLine="720"/>
        <w:rPr/>
      </w:pPr>
      <w:r w:rsidDel="00000000" w:rsidR="00000000" w:rsidRPr="00000000">
        <w:rPr>
          <w:rtl w:val="0"/>
        </w:rPr>
        <w:t xml:space="preserve">  Haldric gasped. He should have been a Hunter. That wasn’t something he had ever expected to hear from The Prime Archon. His fingers curled at his sides, but before he could even begin to process what that meant, The Prime Archon stopped walking, turned to him, and met his eyes.</w:t>
      </w:r>
    </w:p>
    <w:p w:rsidR="00000000" w:rsidDel="00000000" w:rsidP="00000000" w:rsidRDefault="00000000" w:rsidRPr="00000000" w14:paraId="0000093D">
      <w:pPr>
        <w:spacing w:after="0" w:before="0" w:line="480" w:lineRule="auto"/>
        <w:ind w:left="720" w:firstLine="720"/>
        <w:rPr/>
      </w:pPr>
      <w:r w:rsidDel="00000000" w:rsidR="00000000" w:rsidRPr="00000000">
        <w:rPr>
          <w:rtl w:val="0"/>
        </w:rPr>
        <w:t xml:space="preserve">“I guess what I’m trying to tell you is… you’re fired.”</w:t>
      </w:r>
    </w:p>
    <w:p w:rsidR="00000000" w:rsidDel="00000000" w:rsidP="00000000" w:rsidRDefault="00000000" w:rsidRPr="00000000" w14:paraId="0000093E">
      <w:pPr>
        <w:spacing w:after="0" w:before="0" w:line="480" w:lineRule="auto"/>
        <w:ind w:left="720" w:firstLine="720"/>
        <w:rPr>
          <w:i w:val="1"/>
          <w:iCs w:val="1"/>
        </w:rPr>
      </w:pPr>
      <w:r w:rsidDel="00000000" w:rsidR="00000000" w:rsidRPr="00000000">
        <w:rPr>
          <w:rtl w:val="0"/>
        </w:rPr>
        <w:t xml:space="preserve">Silence followed. The words didn’t make sense at first. </w:t>
      </w:r>
      <w:r w:rsidDel="00000000" w:rsidR="00000000" w:rsidRPr="00000000">
        <w:rPr>
          <w:i w:val="1"/>
          <w:iCs w:val="1"/>
          <w:rtl w:val="0"/>
        </w:rPr>
        <w:t xml:space="preserve">Fired? …What?</w:t>
      </w:r>
    </w:p>
    <w:p w:rsidR="00000000" w:rsidDel="00000000" w:rsidP="00000000" w:rsidRDefault="00000000" w:rsidRPr="00000000" w14:paraId="0000093F">
      <w:pPr>
        <w:spacing w:after="0" w:before="0" w:line="480" w:lineRule="auto"/>
        <w:ind w:left="720" w:firstLine="720"/>
        <w:rPr/>
      </w:pPr>
      <w:r w:rsidDel="00000000" w:rsidR="00000000" w:rsidRPr="00000000">
        <w:rPr>
          <w:rtl w:val="0"/>
        </w:rPr>
        <w:t xml:space="preserve">When it clicked, Haldric snapped. “I’M BOLTING WHAT?”</w:t>
      </w:r>
    </w:p>
    <w:p w:rsidR="00000000" w:rsidDel="00000000" w:rsidP="00000000" w:rsidRDefault="00000000" w:rsidRPr="00000000" w14:paraId="00000940">
      <w:pPr>
        <w:spacing w:after="0" w:before="0" w:line="480" w:lineRule="auto"/>
        <w:ind w:left="720" w:firstLine="720"/>
        <w:rPr/>
      </w:pPr>
      <w:r w:rsidDel="00000000" w:rsidR="00000000" w:rsidRPr="00000000">
        <w:rPr>
          <w:rtl w:val="0"/>
        </w:rPr>
        <w:t xml:space="preserve">The Prime only smiled. And in that moment, Haldric realized, it was a joke.</w:t>
      </w:r>
    </w:p>
    <w:p w:rsidR="00000000" w:rsidDel="00000000" w:rsidP="00000000" w:rsidRDefault="00000000" w:rsidRPr="00000000" w14:paraId="00000941">
      <w:pPr>
        <w:spacing w:after="0" w:before="0" w:line="480" w:lineRule="auto"/>
        <w:ind w:left="720" w:firstLine="720"/>
        <w:rPr/>
      </w:pPr>
      <w:r w:rsidDel="00000000" w:rsidR="00000000" w:rsidRPr="00000000">
        <w:rPr>
          <w:i w:val="1"/>
          <w:iCs w:val="1"/>
          <w:rtl w:val="0"/>
        </w:rPr>
        <w:t xml:space="preserve">It WAS a joke… Right? </w:t>
      </w:r>
      <w:r w:rsidDel="00000000" w:rsidR="00000000" w:rsidRPr="00000000">
        <w:rPr>
          <w:rtl w:val="0"/>
        </w:rPr>
        <w:t xml:space="preserve">Panic crept up His spine.</w:t>
      </w:r>
    </w:p>
    <w:p w:rsidR="00000000" w:rsidDel="00000000" w:rsidP="00000000" w:rsidRDefault="00000000" w:rsidRPr="00000000" w14:paraId="00000942">
      <w:pPr>
        <w:spacing w:after="0" w:before="0" w:line="480" w:lineRule="auto"/>
        <w:ind w:left="720" w:firstLine="720"/>
        <w:rPr/>
      </w:pPr>
      <w:r w:rsidDel="00000000" w:rsidR="00000000" w:rsidRPr="00000000">
        <w:rPr>
          <w:rtl w:val="0"/>
        </w:rPr>
        <w:t xml:space="preserve">The Prime raised his hand, fingers flicking in a subtle but deliberate gesture.</w:t>
      </w:r>
    </w:p>
    <w:p w:rsidR="00000000" w:rsidDel="00000000" w:rsidP="00000000" w:rsidRDefault="00000000" w:rsidRPr="00000000" w14:paraId="00000943">
      <w:pPr>
        <w:spacing w:after="0" w:before="0" w:line="480" w:lineRule="auto"/>
        <w:ind w:left="720" w:firstLine="720"/>
        <w:rPr/>
      </w:pPr>
      <w:r w:rsidDel="00000000" w:rsidR="00000000" w:rsidRPr="00000000">
        <w:rPr>
          <w:rtl w:val="0"/>
        </w:rPr>
        <w:t xml:space="preserve">A low rumble shook the cavern.</w:t>
      </w:r>
    </w:p>
    <w:p w:rsidR="00000000" w:rsidDel="00000000" w:rsidP="00000000" w:rsidRDefault="00000000" w:rsidRPr="00000000" w14:paraId="00000944">
      <w:pPr>
        <w:spacing w:after="0" w:before="0" w:line="480" w:lineRule="auto"/>
        <w:ind w:left="720" w:firstLine="720"/>
        <w:rPr/>
      </w:pPr>
      <w:r w:rsidDel="00000000" w:rsidR="00000000" w:rsidRPr="00000000">
        <w:rPr>
          <w:rtl w:val="0"/>
        </w:rPr>
        <w:t xml:space="preserve">Haldric’s breath hitched as the groan of shifting stone filled the air. The final gate was opening.</w:t>
      </w:r>
    </w:p>
    <w:p w:rsidR="00000000" w:rsidDel="00000000" w:rsidP="00000000" w:rsidRDefault="00000000" w:rsidRPr="00000000" w14:paraId="00000945">
      <w:pPr>
        <w:spacing w:after="0" w:before="0" w:line="480" w:lineRule="auto"/>
        <w:ind w:left="720" w:firstLine="720"/>
        <w:rPr/>
      </w:pPr>
      <w:r w:rsidDel="00000000" w:rsidR="00000000" w:rsidRPr="00000000">
        <w:rPr>
          <w:rtl w:val="0"/>
        </w:rPr>
        <w:t xml:space="preserve">Wind rushed in, crisp and unfiltered, carrying a scent so new it sent a shiver down his spine. The air felt different. Lighter, freer, charged with something alive.</w:t>
      </w:r>
    </w:p>
    <w:p w:rsidR="00000000" w:rsidDel="00000000" w:rsidP="00000000" w:rsidRDefault="00000000" w:rsidRPr="00000000" w14:paraId="00000946">
      <w:pPr>
        <w:spacing w:after="0" w:before="0" w:line="480" w:lineRule="auto"/>
        <w:ind w:left="720" w:firstLine="720"/>
        <w:rPr/>
      </w:pPr>
      <w:r w:rsidDel="00000000" w:rsidR="00000000" w:rsidRPr="00000000">
        <w:rPr>
          <w:rtl w:val="0"/>
        </w:rPr>
        <w:t xml:space="preserve">The Prime’s voice cut through the hum of the wind. Calm. Absolute.</w:t>
      </w:r>
    </w:p>
    <w:p w:rsidR="00000000" w:rsidDel="00000000" w:rsidP="00000000" w:rsidRDefault="00000000" w:rsidRPr="00000000" w14:paraId="00000947">
      <w:pPr>
        <w:spacing w:after="0" w:before="0" w:line="480" w:lineRule="auto"/>
        <w:ind w:left="720" w:firstLine="720"/>
        <w:rPr/>
      </w:pPr>
      <w:r w:rsidDel="00000000" w:rsidR="00000000" w:rsidRPr="00000000">
        <w:rPr>
          <w:rtl w:val="0"/>
        </w:rPr>
        <w:t xml:space="preserve">“You can’t go back to your old life, Haldric. Your days in administration are over.”</w:t>
      </w:r>
    </w:p>
    <w:p w:rsidR="00000000" w:rsidDel="00000000" w:rsidP="00000000" w:rsidRDefault="00000000" w:rsidRPr="00000000" w14:paraId="00000948">
      <w:pPr>
        <w:spacing w:after="0" w:before="0" w:line="480" w:lineRule="auto"/>
        <w:ind w:left="720" w:firstLine="720"/>
        <w:rPr/>
      </w:pPr>
      <w:r w:rsidDel="00000000" w:rsidR="00000000" w:rsidRPr="00000000">
        <w:rPr>
          <w:rtl w:val="0"/>
        </w:rPr>
        <w:t xml:space="preserve">Haldric barely processed the words.</w:t>
      </w:r>
    </w:p>
    <w:p w:rsidR="00000000" w:rsidDel="00000000" w:rsidP="00000000" w:rsidRDefault="00000000" w:rsidRPr="00000000" w14:paraId="00000949">
      <w:pPr>
        <w:spacing w:after="0" w:before="0" w:line="480" w:lineRule="auto"/>
        <w:ind w:left="720" w:firstLine="720"/>
        <w:rPr/>
      </w:pPr>
      <w:r w:rsidDel="00000000" w:rsidR="00000000" w:rsidRPr="00000000">
        <w:rPr>
          <w:rtl w:val="0"/>
        </w:rPr>
        <w:t xml:space="preserve">His eyes were locked forward as the gate continued to part, unveiling the last barrier between him and everything he’d ever wanted.</w:t>
      </w:r>
    </w:p>
    <w:p w:rsidR="00000000" w:rsidDel="00000000" w:rsidP="00000000" w:rsidRDefault="00000000" w:rsidRPr="00000000" w14:paraId="0000094A">
      <w:pPr>
        <w:spacing w:after="0" w:before="0" w:line="480" w:lineRule="auto"/>
        <w:ind w:left="720" w:firstLine="720"/>
        <w:rPr/>
      </w:pPr>
      <w:r w:rsidDel="00000000" w:rsidR="00000000" w:rsidRPr="00000000">
        <w:rPr>
          <w:rtl w:val="0"/>
        </w:rPr>
        <w:t xml:space="preserve">Footsteps echoed behind him. Someone was approaching.</w:t>
      </w:r>
    </w:p>
    <w:p w:rsidR="00000000" w:rsidDel="00000000" w:rsidP="00000000" w:rsidRDefault="00000000" w:rsidRPr="00000000" w14:paraId="0000094B">
      <w:pPr>
        <w:spacing w:after="0" w:before="0" w:line="480" w:lineRule="auto"/>
        <w:ind w:left="720" w:firstLine="720"/>
        <w:rPr/>
      </w:pPr>
      <w:r w:rsidDel="00000000" w:rsidR="00000000" w:rsidRPr="00000000">
        <w:rPr>
          <w:rtl w:val="0"/>
        </w:rPr>
        <w:t xml:space="preserve">The man was tall, broad-shouldered, his presence heavy with an unspoken authority. His gaze flicked over Haldric, sharp and assessing. Familiar.</w:t>
      </w:r>
    </w:p>
    <w:p w:rsidR="00000000" w:rsidDel="00000000" w:rsidP="00000000" w:rsidRDefault="00000000" w:rsidRPr="00000000" w14:paraId="0000094C">
      <w:pPr>
        <w:spacing w:after="0" w:before="0" w:line="480" w:lineRule="auto"/>
        <w:ind w:left="720" w:firstLine="720"/>
        <w:rPr/>
      </w:pPr>
      <w:r w:rsidDel="00000000" w:rsidR="00000000" w:rsidRPr="00000000">
        <w:rPr>
          <w:rtl w:val="0"/>
        </w:rPr>
        <w:t xml:space="preserve">The Hunter from the exam.</w:t>
      </w:r>
    </w:p>
    <w:p w:rsidR="00000000" w:rsidDel="00000000" w:rsidP="00000000" w:rsidRDefault="00000000" w:rsidRPr="00000000" w14:paraId="0000094D">
      <w:pPr>
        <w:spacing w:after="0" w:before="0" w:line="480" w:lineRule="auto"/>
        <w:ind w:left="720" w:firstLine="720"/>
        <w:rPr/>
      </w:pPr>
      <w:r w:rsidDel="00000000" w:rsidR="00000000" w:rsidRPr="00000000">
        <w:rPr>
          <w:rtl w:val="0"/>
        </w:rPr>
        <w:t xml:space="preserve">Haldric felt a single short-lived spike of hatred. He hadn’t seen this Hunter since the day he failed.</w:t>
      </w:r>
    </w:p>
    <w:p w:rsidR="00000000" w:rsidDel="00000000" w:rsidP="00000000" w:rsidRDefault="00000000" w:rsidRPr="00000000" w14:paraId="0000094E">
      <w:pPr>
        <w:spacing w:after="0" w:before="0" w:line="480" w:lineRule="auto"/>
        <w:ind w:left="720" w:firstLine="720"/>
        <w:rPr/>
      </w:pPr>
      <w:r w:rsidDel="00000000" w:rsidR="00000000" w:rsidRPr="00000000">
        <w:rPr>
          <w:rtl w:val="0"/>
        </w:rPr>
        <w:t xml:space="preserve">The Prime motioned toward the man. “I believe you’ve met Hunter Steel.”</w:t>
      </w:r>
    </w:p>
    <w:p w:rsidR="00000000" w:rsidDel="00000000" w:rsidP="00000000" w:rsidRDefault="00000000" w:rsidRPr="00000000" w14:paraId="0000094F">
      <w:pPr>
        <w:spacing w:after="0" w:before="0" w:line="480" w:lineRule="auto"/>
        <w:ind w:left="720" w:firstLine="720"/>
        <w:rPr/>
      </w:pPr>
      <w:r w:rsidDel="00000000" w:rsidR="00000000" w:rsidRPr="00000000">
        <w:rPr>
          <w:rtl w:val="0"/>
        </w:rPr>
        <w:t xml:space="preserve">Steel.</w:t>
      </w:r>
    </w:p>
    <w:p w:rsidR="00000000" w:rsidDel="00000000" w:rsidP="00000000" w:rsidRDefault="00000000" w:rsidRPr="00000000" w14:paraId="00000950">
      <w:pPr>
        <w:spacing w:after="0" w:before="0" w:line="480" w:lineRule="auto"/>
        <w:ind w:left="720" w:firstLine="720"/>
        <w:rPr/>
      </w:pPr>
      <w:r w:rsidDel="00000000" w:rsidR="00000000" w:rsidRPr="00000000">
        <w:rPr>
          <w:rtl w:val="0"/>
        </w:rPr>
        <w:t xml:space="preserve">A name to match the man.</w:t>
      </w:r>
    </w:p>
    <w:p w:rsidR="00000000" w:rsidDel="00000000" w:rsidP="00000000" w:rsidRDefault="00000000" w:rsidRPr="00000000" w14:paraId="00000951">
      <w:pPr>
        <w:spacing w:after="0" w:before="0" w:line="480" w:lineRule="auto"/>
        <w:ind w:left="720" w:firstLine="720"/>
        <w:rPr/>
      </w:pPr>
      <w:r w:rsidDel="00000000" w:rsidR="00000000" w:rsidRPr="00000000">
        <w:rPr>
          <w:rtl w:val="0"/>
        </w:rPr>
        <w:t xml:space="preserve">He gave Haldric a slight emotionless nod.</w:t>
      </w:r>
    </w:p>
    <w:p w:rsidR="00000000" w:rsidDel="00000000" w:rsidP="00000000" w:rsidRDefault="00000000" w:rsidRPr="00000000" w14:paraId="00000952">
      <w:pPr>
        <w:spacing w:after="0" w:before="0" w:line="480" w:lineRule="auto"/>
        <w:ind w:left="720" w:firstLine="720"/>
        <w:rPr/>
      </w:pPr>
      <w:r w:rsidDel="00000000" w:rsidR="00000000" w:rsidRPr="00000000">
        <w:rPr>
          <w:rtl w:val="0"/>
        </w:rPr>
        <w:t xml:space="preserve">The Prime Archon’s voice was commanding again. “You have two choices.”</w:t>
      </w:r>
    </w:p>
    <w:p w:rsidR="00000000" w:rsidDel="00000000" w:rsidP="00000000" w:rsidRDefault="00000000" w:rsidRPr="00000000" w14:paraId="00000953">
      <w:pPr>
        <w:spacing w:after="0" w:before="0" w:line="480" w:lineRule="auto"/>
        <w:ind w:left="720" w:firstLine="720"/>
        <w:rPr/>
      </w:pPr>
      <w:r w:rsidDel="00000000" w:rsidR="00000000" w:rsidRPr="00000000">
        <w:rPr>
          <w:rtl w:val="0"/>
        </w:rPr>
        <w:t xml:space="preserve">Haldric’s fingers curled into fists.</w:t>
      </w:r>
    </w:p>
    <w:p w:rsidR="00000000" w:rsidDel="00000000" w:rsidP="00000000" w:rsidRDefault="00000000" w:rsidRPr="00000000" w14:paraId="00000954">
      <w:pPr>
        <w:spacing w:after="0" w:before="0" w:line="480" w:lineRule="auto"/>
        <w:ind w:left="720" w:firstLine="720"/>
        <w:rPr/>
      </w:pPr>
      <w:r w:rsidDel="00000000" w:rsidR="00000000" w:rsidRPr="00000000">
        <w:rPr>
          <w:rtl w:val="0"/>
        </w:rPr>
        <w:t xml:space="preserve">“You can begin your adventure as Hunter Steel’s apprentice. Or…” The Prime Archon turned fully toward him, eyes sharp. “You can become mine.”</w:t>
      </w:r>
    </w:p>
    <w:p w:rsidR="00000000" w:rsidDel="00000000" w:rsidP="00000000" w:rsidRDefault="00000000" w:rsidRPr="00000000" w14:paraId="00000955">
      <w:pPr>
        <w:spacing w:after="0" w:before="0" w:line="480" w:lineRule="auto"/>
        <w:ind w:left="720" w:firstLine="720"/>
        <w:rPr/>
      </w:pPr>
      <w:r w:rsidDel="00000000" w:rsidR="00000000" w:rsidRPr="00000000">
        <w:rPr>
          <w:rtl w:val="0"/>
        </w:rPr>
        <w:t xml:space="preserve">Haldric barely heard him.</w:t>
      </w:r>
    </w:p>
    <w:p w:rsidR="00000000" w:rsidDel="00000000" w:rsidP="00000000" w:rsidRDefault="00000000" w:rsidRPr="00000000" w14:paraId="00000956">
      <w:pPr>
        <w:spacing w:after="0" w:before="0" w:line="480" w:lineRule="auto"/>
        <w:ind w:left="720" w:firstLine="720"/>
        <w:rPr/>
      </w:pPr>
      <w:r w:rsidDel="00000000" w:rsidR="00000000" w:rsidRPr="00000000">
        <w:rPr>
          <w:rtl w:val="0"/>
        </w:rPr>
        <w:t xml:space="preserve">His gaze had locked onto something else entirely.</w:t>
      </w:r>
    </w:p>
    <w:p w:rsidR="00000000" w:rsidDel="00000000" w:rsidP="00000000" w:rsidRDefault="00000000" w:rsidRPr="00000000" w14:paraId="00000957">
      <w:pPr>
        <w:spacing w:after="0" w:before="0" w:line="480" w:lineRule="auto"/>
        <w:ind w:left="720" w:firstLine="720"/>
        <w:rPr/>
      </w:pPr>
      <w:r w:rsidDel="00000000" w:rsidR="00000000" w:rsidRPr="00000000">
        <w:rPr>
          <w:rtl w:val="0"/>
        </w:rPr>
        <w:t xml:space="preserve">The surface.</w:t>
      </w:r>
    </w:p>
    <w:p w:rsidR="00000000" w:rsidDel="00000000" w:rsidP="00000000" w:rsidRDefault="00000000" w:rsidRPr="00000000" w14:paraId="00000958">
      <w:pPr>
        <w:spacing w:after="0" w:before="0" w:line="480" w:lineRule="auto"/>
        <w:ind w:left="720" w:firstLine="720"/>
        <w:rPr/>
      </w:pPr>
      <w:r w:rsidDel="00000000" w:rsidR="00000000" w:rsidRPr="00000000">
        <w:rPr>
          <w:rtl w:val="0"/>
        </w:rPr>
        <w:t xml:space="preserve">The world stretched before him—wild, untamed, waiting.</w:t>
      </w:r>
    </w:p>
    <w:p w:rsidR="00000000" w:rsidDel="00000000" w:rsidP="00000000" w:rsidRDefault="00000000" w:rsidRPr="00000000" w14:paraId="00000959">
      <w:pPr>
        <w:spacing w:after="0" w:before="0" w:line="480" w:lineRule="auto"/>
        <w:ind w:left="720" w:firstLine="720"/>
        <w:rPr/>
      </w:pPr>
      <w:r w:rsidDel="00000000" w:rsidR="00000000" w:rsidRPr="00000000">
        <w:rPr>
          <w:rtl w:val="0"/>
        </w:rPr>
        <w:t xml:space="preserve">A vast sky unfolded, a masterpiece of color unlike anything he had ever seen. Purple and red hues melted together as a giant SolarStone peeked over the horizon, its light refracting through stormy clouds. Swirls of deep blue churned in the distance, lightning crackling within.</w:t>
      </w:r>
    </w:p>
    <w:p w:rsidR="00000000" w:rsidDel="00000000" w:rsidP="00000000" w:rsidRDefault="00000000" w:rsidRPr="00000000" w14:paraId="0000095A">
      <w:pPr>
        <w:spacing w:after="0" w:before="0" w:line="480" w:lineRule="auto"/>
        <w:ind w:left="720" w:firstLine="720"/>
        <w:rPr/>
      </w:pPr>
      <w:r w:rsidDel="00000000" w:rsidR="00000000" w:rsidRPr="00000000">
        <w:rPr>
          <w:rtl w:val="0"/>
        </w:rPr>
        <w:t xml:space="preserve">And the land—it was nothing like the stories.</w:t>
      </w:r>
    </w:p>
    <w:p w:rsidR="00000000" w:rsidDel="00000000" w:rsidP="00000000" w:rsidRDefault="00000000" w:rsidRPr="00000000" w14:paraId="0000095B">
      <w:pPr>
        <w:spacing w:after="0" w:before="0" w:line="480" w:lineRule="auto"/>
        <w:ind w:left="720" w:firstLine="720"/>
        <w:rPr/>
      </w:pPr>
      <w:r w:rsidDel="00000000" w:rsidR="00000000" w:rsidRPr="00000000">
        <w:rPr>
          <w:rtl w:val="0"/>
        </w:rPr>
        <w:t xml:space="preserve">Less green than he had expected. Less… alive.</w:t>
      </w:r>
    </w:p>
    <w:p w:rsidR="00000000" w:rsidDel="00000000" w:rsidP="00000000" w:rsidRDefault="00000000" w:rsidRPr="00000000" w14:paraId="0000095C">
      <w:pPr>
        <w:spacing w:after="0" w:before="0" w:line="480" w:lineRule="auto"/>
        <w:ind w:left="720" w:firstLine="720"/>
        <w:rPr/>
      </w:pPr>
      <w:r w:rsidDel="00000000" w:rsidR="00000000" w:rsidRPr="00000000">
        <w:rPr>
          <w:rtl w:val="0"/>
        </w:rPr>
        <w:t xml:space="preserve">The trees stood hunched, their trunks an unnatural gray, nothing like the brown depicted in books. Thick vines coiled around them like veins, stretching toward the light. The dirt itself seemed to shift ever so slightly, as if it breathed alongside the wind.</w:t>
      </w:r>
    </w:p>
    <w:p w:rsidR="00000000" w:rsidDel="00000000" w:rsidP="00000000" w:rsidRDefault="00000000" w:rsidRPr="00000000" w14:paraId="0000095D">
      <w:pPr>
        <w:spacing w:after="0" w:before="0" w:line="480" w:lineRule="auto"/>
        <w:ind w:left="720" w:firstLine="720"/>
        <w:rPr/>
      </w:pPr>
      <w:r w:rsidDel="00000000" w:rsidR="00000000" w:rsidRPr="00000000">
        <w:rPr>
          <w:rtl w:val="0"/>
        </w:rPr>
        <w:t xml:space="preserve">It was beautiful. It was dangerous. It was an adventure calling.</w:t>
      </w:r>
    </w:p>
    <w:p w:rsidR="00000000" w:rsidDel="00000000" w:rsidP="00000000" w:rsidRDefault="00000000" w:rsidRPr="00000000" w14:paraId="0000095E">
      <w:pPr>
        <w:spacing w:after="0" w:before="0" w:line="480" w:lineRule="auto"/>
        <w:ind w:left="720" w:firstLine="720"/>
        <w:rPr/>
      </w:pPr>
      <w:r w:rsidDel="00000000" w:rsidR="00000000" w:rsidRPr="00000000">
        <w:rPr>
          <w:rtl w:val="0"/>
        </w:rPr>
        <w:t xml:space="preserve">But it would have to call for someone else.</w:t>
      </w:r>
    </w:p>
    <w:p w:rsidR="00000000" w:rsidDel="00000000" w:rsidP="00000000" w:rsidRDefault="00000000" w:rsidRPr="00000000" w14:paraId="0000095F">
      <w:pPr>
        <w:spacing w:after="0" w:before="0" w:line="480" w:lineRule="auto"/>
        <w:ind w:left="720" w:firstLine="720"/>
        <w:rPr/>
      </w:pPr>
      <w:r w:rsidDel="00000000" w:rsidR="00000000" w:rsidRPr="00000000">
        <w:rPr>
          <w:rtl w:val="0"/>
        </w:rPr>
        <w:t xml:space="preserve">He turned away.</w:t>
      </w:r>
    </w:p>
    <w:p w:rsidR="00000000" w:rsidDel="00000000" w:rsidP="00000000" w:rsidRDefault="00000000" w:rsidRPr="00000000" w14:paraId="00000960">
      <w:pPr>
        <w:spacing w:after="0" w:before="0" w:line="480" w:lineRule="auto"/>
        <w:ind w:left="720" w:firstLine="720"/>
        <w:rPr/>
      </w:pPr>
      <w:r w:rsidDel="00000000" w:rsidR="00000000" w:rsidRPr="00000000">
        <w:rPr>
          <w:rtl w:val="0"/>
        </w:rPr>
        <w:t xml:space="preserve">“I’m no Hunter,” Haldric muttered. “What’s next, sir?”</w:t>
      </w:r>
    </w:p>
    <w:p w:rsidR="00000000" w:rsidDel="00000000" w:rsidP="00000000" w:rsidRDefault="00000000" w:rsidRPr="00000000" w14:paraId="00000961">
      <w:pPr>
        <w:spacing w:after="0" w:before="0" w:line="480" w:lineRule="auto"/>
        <w:ind w:left="720" w:firstLine="720"/>
        <w:rPr>
          <w:i w:val="1"/>
          <w:iCs w:val="1"/>
        </w:rPr>
      </w:pPr>
      <w:r w:rsidDel="00000000" w:rsidR="00000000" w:rsidRPr="00000000">
        <w:rPr>
          <w:rtl w:val="0"/>
        </w:rPr>
        <w:t xml:space="preserve">The walk back down to the Administration Office was filled with awkward, nerve-racking silence. </w:t>
      </w:r>
      <w:r w:rsidDel="00000000" w:rsidR="00000000" w:rsidRPr="00000000">
        <w:rPr>
          <w:i w:val="1"/>
          <w:iCs w:val="1"/>
          <w:rtl w:val="0"/>
        </w:rPr>
        <w:t xml:space="preserve">Why does The Prime look so troubled? Did… he want me to go? </w:t>
      </w:r>
    </w:p>
    <w:p w:rsidR="00000000" w:rsidDel="00000000" w:rsidP="00000000" w:rsidRDefault="00000000" w:rsidRPr="00000000" w14:paraId="00000962">
      <w:pPr>
        <w:spacing w:after="0" w:before="0" w:line="480" w:lineRule="auto"/>
        <w:ind w:left="720" w:firstLine="720"/>
        <w:rPr/>
      </w:pPr>
      <w:r w:rsidDel="00000000" w:rsidR="00000000" w:rsidRPr="00000000">
        <w:rPr>
          <w:rtl w:val="0"/>
        </w:rPr>
        <w:t xml:space="preserve">Haldric was lost in his thoughts. </w:t>
      </w:r>
      <w:r w:rsidDel="00000000" w:rsidR="00000000" w:rsidRPr="00000000">
        <w:rPr>
          <w:i w:val="1"/>
          <w:iCs w:val="1"/>
          <w:rtl w:val="0"/>
        </w:rPr>
        <w:t xml:space="preserve">Did I make the wrong choice? It was right there—freedom. So why did it feel so… wrong?</w:t>
      </w:r>
      <w:r w:rsidDel="00000000" w:rsidR="00000000" w:rsidRPr="00000000">
        <w:rPr>
          <w:rtl w:val="0"/>
        </w:rPr>
        <w:t xml:space="preserve"> </w:t>
      </w:r>
    </w:p>
    <w:p w:rsidR="00000000" w:rsidDel="00000000" w:rsidP="00000000" w:rsidRDefault="00000000" w:rsidRPr="00000000" w14:paraId="00000963">
      <w:pPr>
        <w:spacing w:after="0" w:before="0" w:line="480" w:lineRule="auto"/>
        <w:ind w:left="720" w:firstLine="720"/>
        <w:rPr/>
      </w:pPr>
      <w:r w:rsidDel="00000000" w:rsidR="00000000" w:rsidRPr="00000000">
        <w:rPr>
          <w:rtl w:val="0"/>
        </w:rPr>
        <w:t xml:space="preserve">Like if he had taken it, he would regret it for the rest of his life.</w:t>
      </w:r>
    </w:p>
    <w:p w:rsidR="00000000" w:rsidDel="00000000" w:rsidP="00000000" w:rsidRDefault="00000000" w:rsidRPr="00000000" w14:paraId="00000964">
      <w:pPr>
        <w:spacing w:after="0" w:before="0" w:line="480" w:lineRule="auto"/>
        <w:ind w:left="720" w:firstLine="720"/>
        <w:rPr/>
      </w:pPr>
      <w:r w:rsidDel="00000000" w:rsidR="00000000" w:rsidRPr="00000000">
        <w:rPr>
          <w:rtl w:val="0"/>
        </w:rPr>
        <w:t xml:space="preserve">He didn’t even realize when they arrived. The Administrative Office was silent—not the usual silence of routine work or quiet tension, but something else entirely. He snapped out of his thoughts to find every worker in the office staring at him.</w:t>
      </w:r>
    </w:p>
    <w:p w:rsidR="00000000" w:rsidDel="00000000" w:rsidP="00000000" w:rsidRDefault="00000000" w:rsidRPr="00000000" w14:paraId="00000965">
      <w:pPr>
        <w:spacing w:after="0" w:before="0" w:line="480" w:lineRule="auto"/>
        <w:ind w:left="720" w:firstLine="720"/>
        <w:rPr/>
      </w:pPr>
      <w:r w:rsidDel="00000000" w:rsidR="00000000" w:rsidRPr="00000000">
        <w:rPr>
          <w:rtl w:val="0"/>
        </w:rPr>
        <w:t xml:space="preserve">Dozens of officials and office workers stood frozen, mid-task, mid-conversation, mid-motion. Waiting. Watching. They must be shocked to see him entering with The Prime.</w:t>
      </w:r>
    </w:p>
    <w:p w:rsidR="00000000" w:rsidDel="00000000" w:rsidP="00000000" w:rsidRDefault="00000000" w:rsidRPr="00000000" w14:paraId="00000966">
      <w:pPr>
        <w:spacing w:after="0" w:before="0" w:line="480" w:lineRule="auto"/>
        <w:ind w:left="720" w:firstLine="720"/>
        <w:rPr/>
      </w:pPr>
      <w:r w:rsidDel="00000000" w:rsidR="00000000" w:rsidRPr="00000000">
        <w:rPr>
          <w:rtl w:val="0"/>
        </w:rPr>
        <w:t xml:space="preserve">Haldric kept his posture straight, stepping forward with The Prime Archon beside him. He didn’t speak. Neither did The Prime. The sound of their boots on stone was the only thing filling the space until The Prime finally stopped.</w:t>
      </w:r>
    </w:p>
    <w:p w:rsidR="00000000" w:rsidDel="00000000" w:rsidP="00000000" w:rsidRDefault="00000000" w:rsidRPr="00000000" w14:paraId="00000967">
      <w:pPr>
        <w:spacing w:after="0" w:before="0" w:line="480" w:lineRule="auto"/>
        <w:ind w:left="720" w:firstLine="720"/>
        <w:rPr/>
      </w:pPr>
      <w:r w:rsidDel="00000000" w:rsidR="00000000" w:rsidRPr="00000000">
        <w:rPr>
          <w:rtl w:val="0"/>
        </w:rPr>
        <w:t xml:space="preserve">“Go to your desk and grab your things,” he said.</w:t>
      </w:r>
    </w:p>
    <w:p w:rsidR="00000000" w:rsidDel="00000000" w:rsidP="00000000" w:rsidRDefault="00000000" w:rsidRPr="00000000" w14:paraId="00000968">
      <w:pPr>
        <w:spacing w:after="0" w:before="0" w:line="480" w:lineRule="auto"/>
        <w:ind w:left="720" w:firstLine="720"/>
        <w:rPr/>
      </w:pPr>
      <w:r w:rsidDel="00000000" w:rsidR="00000000" w:rsidRPr="00000000">
        <w:rPr>
          <w:i w:val="1"/>
          <w:iCs w:val="1"/>
          <w:rtl w:val="0"/>
        </w:rPr>
        <w:t xml:space="preserve">Ah, right. I was fired today, wasn’t I?</w:t>
      </w:r>
      <w:r w:rsidDel="00000000" w:rsidR="00000000" w:rsidRPr="00000000">
        <w:rPr>
          <w:rtl w:val="0"/>
        </w:rPr>
        <w:t xml:space="preserve"> They couldn’t have an acclimated sorting paper. Haldric’s exciting adventure hadn’t come to an end just yet—</w:t>
      </w:r>
      <w:r w:rsidDel="00000000" w:rsidR="00000000" w:rsidRPr="00000000">
        <w:rPr>
          <w:i w:val="1"/>
          <w:iCs w:val="1"/>
          <w:rtl w:val="0"/>
        </w:rPr>
        <w:t xml:space="preserve">but what now? Guard duty?</w:t>
      </w:r>
      <w:r w:rsidDel="00000000" w:rsidR="00000000" w:rsidRPr="00000000">
        <w:rPr>
          <w:rtl w:val="0"/>
        </w:rPr>
        <w:t xml:space="preserve"> That made the most sense.</w:t>
      </w:r>
    </w:p>
    <w:p w:rsidR="00000000" w:rsidDel="00000000" w:rsidP="00000000" w:rsidRDefault="00000000" w:rsidRPr="00000000" w14:paraId="00000969">
      <w:pPr>
        <w:spacing w:after="0" w:before="0" w:line="480" w:lineRule="auto"/>
        <w:ind w:left="720" w:firstLine="720"/>
        <w:rPr/>
      </w:pPr>
      <w:r w:rsidDel="00000000" w:rsidR="00000000" w:rsidRPr="00000000">
        <w:rPr>
          <w:rtl w:val="0"/>
        </w:rPr>
        <w:t xml:space="preserve">He gathered his things and returned to The Prime, waiting for direction.</w:t>
      </w:r>
    </w:p>
    <w:p w:rsidR="00000000" w:rsidDel="00000000" w:rsidP="00000000" w:rsidRDefault="00000000" w:rsidRPr="00000000" w14:paraId="0000096A">
      <w:pPr>
        <w:spacing w:after="0" w:before="0" w:line="480" w:lineRule="auto"/>
        <w:ind w:left="720" w:firstLine="720"/>
        <w:rPr/>
      </w:pPr>
      <w:r w:rsidDel="00000000" w:rsidR="00000000" w:rsidRPr="00000000">
        <w:rPr>
          <w:rtl w:val="0"/>
        </w:rPr>
        <w:t xml:space="preserve">The Archon’s voice rang out, firm and absolute. “Effective immediately, Haldric is no longer a member of Administration. He is my chosen successor.” The Prime Archon straightened as he raised his voice “The Heir Archon has been selected.”</w:t>
      </w:r>
    </w:p>
    <w:p w:rsidR="00000000" w:rsidDel="00000000" w:rsidP="00000000" w:rsidRDefault="00000000" w:rsidRPr="00000000" w14:paraId="0000096B">
      <w:pPr>
        <w:spacing w:after="0" w:before="0" w:line="480" w:lineRule="auto"/>
        <w:ind w:left="720" w:firstLine="720"/>
        <w:rPr/>
      </w:pPr>
      <w:r w:rsidDel="00000000" w:rsidR="00000000" w:rsidRPr="00000000">
        <w:rPr>
          <w:rtl w:val="0"/>
        </w:rPr>
        <w:t xml:space="preserve">No one moved. For a moment, the silence held. Then came a sharp slam. It took Haldric a few breaths to realize the sound had come from him. He’d dropped his supplies in shock.</w:t>
      </w:r>
    </w:p>
    <w:p w:rsidR="00000000" w:rsidDel="00000000" w:rsidP="00000000" w:rsidRDefault="00000000" w:rsidRPr="00000000" w14:paraId="0000096C">
      <w:pPr>
        <w:spacing w:after="0" w:before="0" w:line="480" w:lineRule="auto"/>
        <w:ind w:left="720" w:firstLine="720"/>
        <w:rPr>
          <w:i w:val="1"/>
          <w:iCs w:val="1"/>
        </w:rPr>
      </w:pPr>
      <w:r w:rsidDel="00000000" w:rsidR="00000000" w:rsidRPr="00000000">
        <w:rPr>
          <w:i w:val="1"/>
          <w:iCs w:val="1"/>
          <w:rtl w:val="0"/>
        </w:rPr>
        <w:t xml:space="preserve">Did The Prime just announce me as… as his Heir?</w:t>
      </w:r>
    </w:p>
    <w:p w:rsidR="00000000" w:rsidDel="00000000" w:rsidP="00000000" w:rsidRDefault="00000000" w:rsidRPr="00000000" w14:paraId="0000096D">
      <w:pPr>
        <w:spacing w:after="0" w:before="0" w:line="480" w:lineRule="auto"/>
        <w:ind w:left="720" w:firstLine="720"/>
        <w:rPr/>
      </w:pPr>
      <w:r w:rsidDel="00000000" w:rsidR="00000000" w:rsidRPr="00000000">
        <w:rPr>
          <w:rtl w:val="0"/>
        </w:rPr>
        <w:t xml:space="preserve">His mouth hung open. He shut it quickly, steeling himself. The stack of books and booklets remained perfectly upright, undisturbed. He placed one foot on top of it and leaned forward, resting an arm on his thigh in a majestic pose, as if this had all been on purpose.</w:t>
      </w:r>
    </w:p>
    <w:p w:rsidR="00000000" w:rsidDel="00000000" w:rsidP="00000000" w:rsidRDefault="00000000" w:rsidRPr="00000000" w14:paraId="0000096E">
      <w:pPr>
        <w:spacing w:after="0" w:before="0" w:line="480" w:lineRule="auto"/>
        <w:ind w:left="720" w:firstLine="720"/>
        <w:rPr/>
      </w:pPr>
      <w:r w:rsidDel="00000000" w:rsidR="00000000" w:rsidRPr="00000000">
        <w:rPr>
          <w:rtl w:val="0"/>
        </w:rPr>
        <w:t xml:space="preserve">Hopefully no one noticed his leg shaking uncontrollably.</w:t>
      </w:r>
    </w:p>
    <w:p w:rsidR="00000000" w:rsidDel="00000000" w:rsidP="00000000" w:rsidRDefault="00000000" w:rsidRPr="00000000" w14:paraId="0000096F">
      <w:pPr>
        <w:spacing w:after="0" w:before="0" w:line="480" w:lineRule="auto"/>
        <w:ind w:left="720" w:firstLine="720"/>
        <w:rPr/>
      </w:pPr>
      <w:r w:rsidDel="00000000" w:rsidR="00000000" w:rsidRPr="00000000">
        <w:rPr>
          <w:rtl w:val="0"/>
        </w:rPr>
        <w:t xml:space="preserve">Then a voice—hushed, uncertain.</w:t>
      </w:r>
    </w:p>
    <w:p w:rsidR="00000000" w:rsidDel="00000000" w:rsidP="00000000" w:rsidRDefault="00000000" w:rsidRPr="00000000" w14:paraId="00000970">
      <w:pPr>
        <w:spacing w:after="0" w:before="0" w:line="480" w:lineRule="auto"/>
        <w:ind w:left="720" w:firstLine="720"/>
        <w:rPr/>
      </w:pPr>
      <w:r w:rsidDel="00000000" w:rsidR="00000000" w:rsidRPr="00000000">
        <w:rPr>
          <w:rtl w:val="0"/>
        </w:rPr>
        <w:t xml:space="preserve">“Sir… is it true? What they’re saying about him?”</w:t>
      </w:r>
    </w:p>
    <w:p w:rsidR="00000000" w:rsidDel="00000000" w:rsidP="00000000" w:rsidRDefault="00000000" w:rsidRPr="00000000" w14:paraId="00000971">
      <w:pPr>
        <w:spacing w:after="0" w:before="0" w:line="480" w:lineRule="auto"/>
        <w:ind w:left="720" w:firstLine="720"/>
        <w:rPr>
          <w:i w:val="1"/>
          <w:iCs w:val="1"/>
        </w:rPr>
      </w:pPr>
      <w:r w:rsidDel="00000000" w:rsidR="00000000" w:rsidRPr="00000000">
        <w:rPr>
          <w:rtl w:val="0"/>
        </w:rPr>
        <w:t xml:space="preserve">Haldric’s pulse thrummed as he turned toward the speaker—a senior administrator near the front of the gathered staff. </w:t>
      </w:r>
      <w:r w:rsidDel="00000000" w:rsidR="00000000" w:rsidRPr="00000000">
        <w:rPr>
          <w:i w:val="1"/>
          <w:iCs w:val="1"/>
          <w:rtl w:val="0"/>
        </w:rPr>
        <w:t xml:space="preserve">What about me? What did I do? It couldn’t be about what happened yesterday, could it? Only Hunters and soldiers were there, and it’s not like a Hunter would ever want news like that to spread. </w:t>
      </w:r>
    </w:p>
    <w:p w:rsidR="00000000" w:rsidDel="00000000" w:rsidP="00000000" w:rsidRDefault="00000000" w:rsidRPr="00000000" w14:paraId="00000972">
      <w:pPr>
        <w:spacing w:after="0" w:before="0" w:line="480" w:lineRule="auto"/>
        <w:ind w:left="720" w:firstLine="720"/>
        <w:rPr/>
      </w:pPr>
      <w:r w:rsidDel="00000000" w:rsidR="00000000" w:rsidRPr="00000000">
        <w:rPr>
          <w:rtl w:val="0"/>
        </w:rPr>
        <w:t xml:space="preserve">But there </w:t>
      </w:r>
      <w:r w:rsidDel="00000000" w:rsidR="00000000" w:rsidRPr="00000000">
        <w:rPr>
          <w:i w:val="1"/>
          <w:iCs w:val="1"/>
          <w:rtl w:val="0"/>
        </w:rPr>
        <w:t xml:space="preserve">was</w:t>
      </w:r>
      <w:r w:rsidDel="00000000" w:rsidR="00000000" w:rsidRPr="00000000">
        <w:rPr>
          <w:rtl w:val="0"/>
        </w:rPr>
        <w:t xml:space="preserve"> something in the clerk’s eyes. Something in </w:t>
      </w:r>
      <w:r w:rsidDel="00000000" w:rsidR="00000000" w:rsidRPr="00000000">
        <w:rPr>
          <w:i w:val="1"/>
          <w:iCs w:val="1"/>
          <w:rtl w:val="0"/>
        </w:rPr>
        <w:t xml:space="preserve">all</w:t>
      </w:r>
      <w:r w:rsidDel="00000000" w:rsidR="00000000" w:rsidRPr="00000000">
        <w:rPr>
          <w:rtl w:val="0"/>
        </w:rPr>
        <w:t xml:space="preserve"> their eyes.</w:t>
      </w:r>
    </w:p>
    <w:p w:rsidR="00000000" w:rsidDel="00000000" w:rsidP="00000000" w:rsidRDefault="00000000" w:rsidRPr="00000000" w14:paraId="00000973">
      <w:pPr>
        <w:spacing w:after="0" w:before="0" w:line="480" w:lineRule="auto"/>
        <w:ind w:left="720" w:firstLine="720"/>
        <w:rPr/>
      </w:pPr>
      <w:r w:rsidDel="00000000" w:rsidR="00000000" w:rsidRPr="00000000">
        <w:rPr>
          <w:rtl w:val="0"/>
        </w:rPr>
        <w:t xml:space="preserve">The Prime Archon took his time. He glanced at Haldric once before turning back to the room, then gave a small, knowing smile.</w:t>
      </w:r>
    </w:p>
    <w:p w:rsidR="00000000" w:rsidDel="00000000" w:rsidP="00000000" w:rsidRDefault="00000000" w:rsidRPr="00000000" w14:paraId="00000974">
      <w:pPr>
        <w:spacing w:after="0" w:before="0" w:line="480" w:lineRule="auto"/>
        <w:ind w:left="720" w:firstLine="720"/>
        <w:rPr/>
      </w:pPr>
      <w:r w:rsidDel="00000000" w:rsidR="00000000" w:rsidRPr="00000000">
        <w:rPr>
          <w:rtl w:val="0"/>
        </w:rPr>
        <w:t xml:space="preserve">“Yes. The Heir Archon defeated an armed War Claw—Bresdin, Mythical Beast Hunter—in a duel. Blindfolded and unarmed.”</w:t>
      </w:r>
    </w:p>
    <w:p w:rsidR="00000000" w:rsidDel="00000000" w:rsidP="00000000" w:rsidRDefault="00000000" w:rsidRPr="00000000" w14:paraId="00000975">
      <w:pPr>
        <w:spacing w:after="0" w:before="0" w:line="480" w:lineRule="auto"/>
        <w:ind w:left="720" w:firstLine="720"/>
        <w:rPr/>
      </w:pPr>
      <w:r w:rsidDel="00000000" w:rsidR="00000000" w:rsidRPr="00000000">
        <w:rPr>
          <w:rtl w:val="0"/>
        </w:rPr>
        <w:t xml:space="preserve">A breath—</w:t>
      </w:r>
    </w:p>
    <w:p w:rsidR="00000000" w:rsidDel="00000000" w:rsidP="00000000" w:rsidRDefault="00000000" w:rsidRPr="00000000" w14:paraId="00000976">
      <w:pPr>
        <w:spacing w:after="0" w:before="0" w:line="480" w:lineRule="auto"/>
        <w:ind w:left="720" w:firstLine="720"/>
        <w:rPr/>
      </w:pPr>
      <w:r w:rsidDel="00000000" w:rsidR="00000000" w:rsidRPr="00000000">
        <w:rPr>
          <w:rtl w:val="0"/>
        </w:rPr>
        <w:t xml:space="preserve">A pause—</w:t>
      </w:r>
    </w:p>
    <w:p w:rsidR="00000000" w:rsidDel="00000000" w:rsidP="00000000" w:rsidRDefault="00000000" w:rsidRPr="00000000" w14:paraId="00000977">
      <w:pPr>
        <w:spacing w:after="0" w:before="0" w:line="480" w:lineRule="auto"/>
        <w:ind w:left="720" w:firstLine="720"/>
        <w:rPr/>
      </w:pPr>
      <w:r w:rsidDel="00000000" w:rsidR="00000000" w:rsidRPr="00000000">
        <w:rPr>
          <w:rtl w:val="0"/>
        </w:rPr>
        <w:t xml:space="preserve">Then the room erupted. Officials and clerks alike shot to their feet, cheering and stomping. Applause rang out, hands striking stone and cloth, maybe because someone had finally stood up to the Hunters.</w:t>
      </w:r>
    </w:p>
    <w:p w:rsidR="00000000" w:rsidDel="00000000" w:rsidP="00000000" w:rsidRDefault="00000000" w:rsidRPr="00000000" w14:paraId="00000978">
      <w:pPr>
        <w:spacing w:after="0" w:before="0" w:line="480" w:lineRule="auto"/>
        <w:ind w:left="720" w:firstLine="720"/>
        <w:rPr/>
      </w:pPr>
      <w:r w:rsidDel="00000000" w:rsidR="00000000" w:rsidRPr="00000000">
        <w:rPr>
          <w:rtl w:val="0"/>
        </w:rPr>
        <w:t xml:space="preserve">Some saluted immediately, their motions crisp and full of approval, perhaps because the Heir had finally been announced.</w:t>
      </w:r>
    </w:p>
    <w:p w:rsidR="00000000" w:rsidDel="00000000" w:rsidP="00000000" w:rsidRDefault="00000000" w:rsidRPr="00000000" w14:paraId="00000979">
      <w:pPr>
        <w:spacing w:after="0" w:before="0" w:line="480" w:lineRule="auto"/>
        <w:ind w:left="720" w:firstLine="720"/>
        <w:rPr/>
      </w:pPr>
      <w:r w:rsidDel="00000000" w:rsidR="00000000" w:rsidRPr="00000000">
        <w:rPr>
          <w:rtl w:val="0"/>
        </w:rPr>
        <w:t xml:space="preserve">A whistle pierced the air from the back of the room.</w:t>
      </w:r>
    </w:p>
    <w:p w:rsidR="00000000" w:rsidDel="00000000" w:rsidP="00000000" w:rsidRDefault="00000000" w:rsidRPr="00000000" w14:paraId="0000097A">
      <w:pPr>
        <w:spacing w:after="0" w:before="0" w:line="480" w:lineRule="auto"/>
        <w:ind w:left="720" w:firstLine="720"/>
        <w:rPr/>
      </w:pPr>
      <w:r w:rsidDel="00000000" w:rsidR="00000000" w:rsidRPr="00000000">
        <w:rPr>
          <w:rtl w:val="0"/>
        </w:rPr>
        <w:t xml:space="preserve">Haldric barely had time to react before the crowd surged toward him. Hands clapped his back, shook his shoulders, gripped his arms. Someone ruffled his hair—he wasn’t sure who. A younger official grinned wide. “About time one of ours made history.”</w:t>
      </w:r>
    </w:p>
    <w:p w:rsidR="00000000" w:rsidDel="00000000" w:rsidP="00000000" w:rsidRDefault="00000000" w:rsidRPr="00000000" w14:paraId="0000097B">
      <w:pPr>
        <w:spacing w:after="0" w:before="0" w:line="480" w:lineRule="auto"/>
        <w:ind w:left="720" w:firstLine="720"/>
        <w:rPr/>
      </w:pPr>
      <w:r w:rsidDel="00000000" w:rsidR="00000000" w:rsidRPr="00000000">
        <w:rPr>
          <w:rtl w:val="0"/>
        </w:rPr>
        <w:t xml:space="preserve">History.</w:t>
      </w:r>
    </w:p>
    <w:p w:rsidR="00000000" w:rsidDel="00000000" w:rsidP="00000000" w:rsidRDefault="00000000" w:rsidRPr="00000000" w14:paraId="0000097C">
      <w:pPr>
        <w:spacing w:after="0" w:before="0" w:line="480" w:lineRule="auto"/>
        <w:ind w:left="720" w:firstLine="720"/>
        <w:rPr/>
      </w:pPr>
      <w:r w:rsidDel="00000000" w:rsidR="00000000" w:rsidRPr="00000000">
        <w:rPr>
          <w:rtl w:val="0"/>
        </w:rPr>
        <w:t xml:space="preserve">That’s what he was now, wasn’t he?</w:t>
      </w:r>
    </w:p>
    <w:p w:rsidR="00000000" w:rsidDel="00000000" w:rsidP="00000000" w:rsidRDefault="00000000" w:rsidRPr="00000000" w14:paraId="0000097D">
      <w:pPr>
        <w:spacing w:after="0" w:before="0" w:line="480" w:lineRule="auto"/>
        <w:ind w:left="720" w:firstLine="720"/>
        <w:rPr/>
      </w:pPr>
      <w:r w:rsidDel="00000000" w:rsidR="00000000" w:rsidRPr="00000000">
        <w:rPr>
          <w:rtl w:val="0"/>
        </w:rPr>
        <w:t xml:space="preserve">A story. A legend.</w:t>
      </w:r>
    </w:p>
    <w:p w:rsidR="00000000" w:rsidDel="00000000" w:rsidP="00000000" w:rsidRDefault="00000000" w:rsidRPr="00000000" w14:paraId="0000097E">
      <w:pPr>
        <w:spacing w:after="0" w:before="0" w:line="480" w:lineRule="auto"/>
        <w:ind w:left="720" w:firstLine="720"/>
        <w:rPr/>
      </w:pPr>
      <w:r w:rsidDel="00000000" w:rsidR="00000000" w:rsidRPr="00000000">
        <w:rPr>
          <w:rtl w:val="0"/>
        </w:rPr>
        <w:t xml:space="preserve">And he loved it.</w:t>
      </w:r>
    </w:p>
    <w:p w:rsidR="00000000" w:rsidDel="00000000" w:rsidP="00000000" w:rsidRDefault="00000000" w:rsidRPr="00000000" w14:paraId="0000097F">
      <w:pPr>
        <w:spacing w:after="0" w:before="0" w:line="480" w:lineRule="auto"/>
        <w:ind w:left="720" w:firstLine="720"/>
        <w:rPr/>
      </w:pPr>
      <w:r w:rsidDel="00000000" w:rsidR="00000000" w:rsidRPr="00000000">
        <w:rPr>
          <w:rtl w:val="0"/>
        </w:rPr>
        <w:t xml:space="preserve">He squared his shoulders, lifted his chin. He was exactly where he was meant to be.</w:t>
      </w:r>
    </w:p>
    <w:p w:rsidR="00000000" w:rsidDel="00000000" w:rsidP="00000000" w:rsidRDefault="00000000" w:rsidRPr="00000000" w14:paraId="00000980">
      <w:pPr>
        <w:spacing w:after="0" w:before="0" w:line="480" w:lineRule="auto"/>
        <w:ind w:left="720" w:firstLine="720"/>
        <w:rPr/>
      </w:pPr>
      <w:r w:rsidDel="00000000" w:rsidR="00000000" w:rsidRPr="00000000">
        <w:rPr>
          <w:rtl w:val="0"/>
        </w:rPr>
        <w:t xml:space="preserve">The Prime Archon let them celebrate. He stood off to the side, watching, letting the energy settle before speaking again. His voice cut through the noise—firm, yet pleased.</w:t>
      </w:r>
    </w:p>
    <w:p w:rsidR="00000000" w:rsidDel="00000000" w:rsidP="00000000" w:rsidRDefault="00000000" w:rsidRPr="00000000" w14:paraId="00000981">
      <w:pPr>
        <w:spacing w:after="0" w:before="0" w:line="480" w:lineRule="auto"/>
        <w:ind w:left="720" w:firstLine="720"/>
        <w:rPr/>
      </w:pPr>
      <w:r w:rsidDel="00000000" w:rsidR="00000000" w:rsidRPr="00000000">
        <w:rPr>
          <w:rtl w:val="0"/>
        </w:rPr>
        <w:t xml:space="preserve">“Then you should have no doubt why I’ve chosen him.”</w:t>
      </w:r>
    </w:p>
    <w:p w:rsidR="00000000" w:rsidDel="00000000" w:rsidP="00000000" w:rsidRDefault="00000000" w:rsidRPr="00000000" w14:paraId="00000982">
      <w:pPr>
        <w:spacing w:after="0" w:before="0" w:line="480" w:lineRule="auto"/>
        <w:ind w:left="720" w:firstLine="720"/>
        <w:rPr/>
      </w:pPr>
      <w:r w:rsidDel="00000000" w:rsidR="00000000" w:rsidRPr="00000000">
        <w:rPr>
          <w:rtl w:val="0"/>
        </w:rPr>
        <w:t xml:space="preserve">The cheers didn’t stop. If anything, they grew louder.</w:t>
      </w:r>
    </w:p>
    <w:p w:rsidR="00000000" w:rsidDel="00000000" w:rsidP="00000000" w:rsidRDefault="00000000" w:rsidRPr="00000000" w14:paraId="00000983">
      <w:pPr>
        <w:spacing w:after="0" w:before="0" w:line="480" w:lineRule="auto"/>
        <w:ind w:left="720" w:firstLine="720"/>
        <w:rPr/>
      </w:pPr>
      <w:r w:rsidDel="00000000" w:rsidR="00000000" w:rsidRPr="00000000">
        <w:rPr>
          <w:rtl w:val="0"/>
        </w:rPr>
        <w:t xml:space="preserve">And for the first time in his life, Haldric felt something he never thought he would in this building: belonging.</w:t>
      </w:r>
    </w:p>
    <w:p w:rsidR="00000000" w:rsidDel="00000000" w:rsidP="00000000" w:rsidRDefault="00000000" w:rsidRPr="00000000" w14:paraId="00000984">
      <w:pPr>
        <w:spacing w:after="0" w:before="0" w:line="480" w:lineRule="auto"/>
        <w:ind w:left="720" w:firstLine="720"/>
        <w:rPr/>
      </w:pPr>
      <w:r w:rsidDel="00000000" w:rsidR="00000000" w:rsidRPr="00000000">
        <w:rPr>
          <w:rtl w:val="0"/>
        </w:rPr>
        <w:t xml:space="preserve">After shaking hands with everyone, The Prime signaled for the Heir to follow him.</w:t>
      </w:r>
    </w:p>
    <w:p w:rsidR="00000000" w:rsidDel="00000000" w:rsidP="00000000" w:rsidRDefault="00000000" w:rsidRPr="00000000" w14:paraId="00000985">
      <w:pPr>
        <w:spacing w:after="0" w:before="0" w:line="480" w:lineRule="auto"/>
        <w:ind w:left="720" w:firstLine="720"/>
        <w:rPr/>
      </w:pPr>
      <w:r w:rsidDel="00000000" w:rsidR="00000000" w:rsidRPr="00000000">
        <w:rPr>
          <w:rtl w:val="0"/>
        </w:rPr>
      </w:r>
    </w:p>
    <w:p w:rsidR="00000000" w:rsidDel="00000000" w:rsidP="00000000" w:rsidRDefault="00000000" w:rsidRPr="00000000" w14:paraId="00000986">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987">
      <w:pPr>
        <w:spacing w:after="0" w:before="0" w:line="480" w:lineRule="auto"/>
        <w:ind w:left="720" w:firstLine="720"/>
        <w:rPr/>
      </w:pPr>
      <w:r w:rsidDel="00000000" w:rsidR="00000000" w:rsidRPr="00000000">
        <w:rPr>
          <w:rtl w:val="0"/>
        </w:rPr>
      </w:r>
    </w:p>
    <w:p w:rsidR="00000000" w:rsidDel="00000000" w:rsidP="00000000" w:rsidRDefault="00000000" w:rsidRPr="00000000" w14:paraId="00000988">
      <w:pPr>
        <w:spacing w:after="0" w:before="0" w:line="480" w:lineRule="auto"/>
        <w:ind w:left="720" w:firstLine="720"/>
        <w:rPr/>
      </w:pPr>
      <w:r w:rsidDel="00000000" w:rsidR="00000000" w:rsidRPr="00000000">
        <w:rPr>
          <w:rtl w:val="0"/>
        </w:rPr>
        <w:t xml:space="preserve">When the door to the office shut behind them, it muffled the celebration surprisingly well. For a moment, Haldric let himself enjoy the quiet. The stillness was a welcome contrast to the chaos outside.</w:t>
      </w:r>
    </w:p>
    <w:p w:rsidR="00000000" w:rsidDel="00000000" w:rsidP="00000000" w:rsidRDefault="00000000" w:rsidRPr="00000000" w14:paraId="00000989">
      <w:pPr>
        <w:spacing w:after="0" w:before="0" w:line="480" w:lineRule="auto"/>
        <w:ind w:left="720" w:firstLine="720"/>
        <w:rPr/>
      </w:pPr>
      <w:r w:rsidDel="00000000" w:rsidR="00000000" w:rsidRPr="00000000">
        <w:rPr>
          <w:rtl w:val="0"/>
        </w:rPr>
        <w:t xml:space="preserve">The Prime moved behind his desk and paused as his hand hovered over a drawer as if weighing a decision. His shoulders lowered, not with weariness, but with a kind of resolve Haldric had never seen on him in public. He opened a drawer and drew out two objects, setting them on the polished desk with a deliberate care that made Haldric straighten instinctively.</w:t>
      </w:r>
    </w:p>
    <w:p w:rsidR="00000000" w:rsidDel="00000000" w:rsidP="00000000" w:rsidRDefault="00000000" w:rsidRPr="00000000" w14:paraId="0000098A">
      <w:pPr>
        <w:spacing w:after="0" w:before="0" w:line="480" w:lineRule="auto"/>
        <w:ind w:left="720" w:firstLine="720"/>
        <w:rPr/>
      </w:pPr>
      <w:r w:rsidDel="00000000" w:rsidR="00000000" w:rsidRPr="00000000">
        <w:rPr>
          <w:rtl w:val="0"/>
        </w:rPr>
        <w:t xml:space="preserve">A small leather-bound book, its corners worn soft with handling. And beside it, a key unlike any Haldric had ever seen. It bore stone teeth and a gray wooden handle. Scales were etched into the handle, forming a repeating pattern accompanied by a bolt and a set of fangs.</w:t>
      </w:r>
    </w:p>
    <w:p w:rsidR="00000000" w:rsidDel="00000000" w:rsidP="00000000" w:rsidRDefault="00000000" w:rsidRPr="00000000" w14:paraId="0000098B">
      <w:pPr>
        <w:spacing w:after="0" w:before="0" w:line="480" w:lineRule="auto"/>
        <w:ind w:left="720" w:firstLine="720"/>
        <w:rPr/>
      </w:pPr>
      <w:r w:rsidDel="00000000" w:rsidR="00000000" w:rsidRPr="00000000">
        <w:rPr>
          <w:rtl w:val="0"/>
        </w:rPr>
        <w:t xml:space="preserve">Haldric’s mouth went dry. “Sir?”</w:t>
      </w:r>
    </w:p>
    <w:p w:rsidR="00000000" w:rsidDel="00000000" w:rsidP="00000000" w:rsidRDefault="00000000" w:rsidRPr="00000000" w14:paraId="0000098C">
      <w:pPr>
        <w:spacing w:after="0" w:before="0" w:line="480" w:lineRule="auto"/>
        <w:ind w:left="720" w:firstLine="720"/>
        <w:rPr/>
      </w:pPr>
      <w:r w:rsidDel="00000000" w:rsidR="00000000" w:rsidRPr="00000000">
        <w:rPr>
          <w:rtl w:val="0"/>
        </w:rPr>
        <w:t xml:space="preserve">The Prime rested a hand on the book first. “This belonged to the Archon before me. Notes, philosophies, warnings, mistakes. A record not of rulership, but of burden.” His fingers tapped the worn cover. “You will add your own pages when the time comes.”</w:t>
      </w:r>
    </w:p>
    <w:p w:rsidR="00000000" w:rsidDel="00000000" w:rsidP="00000000" w:rsidRDefault="00000000" w:rsidRPr="00000000" w14:paraId="0000098D">
      <w:pPr>
        <w:spacing w:after="0" w:before="0" w:line="480" w:lineRule="auto"/>
        <w:ind w:left="720" w:firstLine="720"/>
        <w:rPr/>
      </w:pPr>
      <w:r w:rsidDel="00000000" w:rsidR="00000000" w:rsidRPr="00000000">
        <w:rPr>
          <w:rtl w:val="0"/>
        </w:rPr>
        <w:t xml:space="preserve">He slid the book a little closer to Haldric. “Do not take these words as law, Haldric. Let this be a guide. Learn from what came before you. An Archon who ignores the past does not spare his Heir from failure; he condemns him to inherit it.”</w:t>
      </w:r>
    </w:p>
    <w:p w:rsidR="00000000" w:rsidDel="00000000" w:rsidP="00000000" w:rsidRDefault="00000000" w:rsidRPr="00000000" w14:paraId="0000098E">
      <w:pPr>
        <w:spacing w:after="0" w:before="0" w:line="480" w:lineRule="auto"/>
        <w:ind w:left="720" w:firstLine="720"/>
        <w:rPr/>
      </w:pPr>
      <w:r w:rsidDel="00000000" w:rsidR="00000000" w:rsidRPr="00000000">
        <w:rPr>
          <w:rtl w:val="0"/>
        </w:rPr>
        <w:t xml:space="preserve">Haldric hesitated before reaching out. The leather was warm from The Prime’s hand. He slid his fingers beneath it to lift, but his hand shook, and the book hardly moved. It felt heavier than it should have, as if the weight came from what was written inside it rather than the book itself. He let it settle back onto the desk.</w:t>
      </w:r>
    </w:p>
    <w:p w:rsidR="00000000" w:rsidDel="00000000" w:rsidP="00000000" w:rsidRDefault="00000000" w:rsidRPr="00000000" w14:paraId="0000098F">
      <w:pPr>
        <w:spacing w:after="0" w:before="0" w:line="480" w:lineRule="auto"/>
        <w:ind w:left="720" w:firstLine="720"/>
        <w:rPr/>
      </w:pPr>
      <w:r w:rsidDel="00000000" w:rsidR="00000000" w:rsidRPr="00000000">
        <w:rPr>
          <w:rtl w:val="0"/>
        </w:rPr>
        <w:t xml:space="preserve">Then The Prime lifted the key.</w:t>
      </w:r>
    </w:p>
    <w:p w:rsidR="00000000" w:rsidDel="00000000" w:rsidP="00000000" w:rsidRDefault="00000000" w:rsidRPr="00000000" w14:paraId="00000990">
      <w:pPr>
        <w:spacing w:after="0" w:before="0" w:line="480" w:lineRule="auto"/>
        <w:ind w:left="720" w:firstLine="720"/>
        <w:rPr/>
      </w:pPr>
      <w:r w:rsidDel="00000000" w:rsidR="00000000" w:rsidRPr="00000000">
        <w:rPr>
          <w:rtl w:val="0"/>
        </w:rPr>
        <w:t xml:space="preserve">“And this,” he continued, “is the Master Key.” He turned it once between his fingers, the faint lines within it catching the light of the chamber. “It opens every lock in Stormhaven. Gates, archives, vaults, homes. If anything in this city has ever been denied to you, this key can grant it.”</w:t>
      </w:r>
    </w:p>
    <w:p w:rsidR="00000000" w:rsidDel="00000000" w:rsidP="00000000" w:rsidRDefault="00000000" w:rsidRPr="00000000" w14:paraId="00000991">
      <w:pPr>
        <w:spacing w:after="0" w:before="0" w:line="480" w:lineRule="auto"/>
        <w:ind w:left="720" w:firstLine="720"/>
        <w:rPr/>
      </w:pPr>
      <w:r w:rsidDel="00000000" w:rsidR="00000000" w:rsidRPr="00000000">
        <w:rPr>
          <w:rtl w:val="0"/>
        </w:rPr>
        <w:t xml:space="preserve">The weight of it settled into Haldric’s palm when The Prime placed it there. It was colder than it looked. Colder than it should have been. His fingers closed around it on instinct, as if afraid it might fall straight through his hand and crack the floor.</w:t>
      </w:r>
    </w:p>
    <w:p w:rsidR="00000000" w:rsidDel="00000000" w:rsidP="00000000" w:rsidRDefault="00000000" w:rsidRPr="00000000" w14:paraId="00000992">
      <w:pPr>
        <w:spacing w:after="0" w:before="0" w:line="480" w:lineRule="auto"/>
        <w:ind w:left="720" w:firstLine="720"/>
        <w:rPr/>
      </w:pPr>
      <w:r w:rsidDel="00000000" w:rsidR="00000000" w:rsidRPr="00000000">
        <w:rPr>
          <w:rtl w:val="0"/>
        </w:rPr>
        <w:t xml:space="preserve">“You will not use it lightly,” The Prime said. “You will carry it always. As proof of your station as well as a reminder of the responsibilities it bears.”</w:t>
      </w:r>
    </w:p>
    <w:p w:rsidR="00000000" w:rsidDel="00000000" w:rsidP="00000000" w:rsidRDefault="00000000" w:rsidRPr="00000000" w14:paraId="00000993">
      <w:pPr>
        <w:spacing w:after="0" w:before="0" w:line="480" w:lineRule="auto"/>
        <w:ind w:left="720" w:firstLine="720"/>
        <w:rPr/>
      </w:pPr>
      <w:r w:rsidDel="00000000" w:rsidR="00000000" w:rsidRPr="00000000">
        <w:rPr>
          <w:rtl w:val="0"/>
        </w:rPr>
        <w:t xml:space="preserve">Haldric’s throat tightened. He nodded, though he was no longer sure what he was agreeing to.</w:t>
      </w:r>
    </w:p>
    <w:p w:rsidR="00000000" w:rsidDel="00000000" w:rsidP="00000000" w:rsidRDefault="00000000" w:rsidRPr="00000000" w14:paraId="00000994">
      <w:pPr>
        <w:spacing w:after="0" w:before="0" w:line="480" w:lineRule="auto"/>
        <w:ind w:left="720" w:firstLine="720"/>
        <w:rPr/>
      </w:pPr>
      <w:r w:rsidDel="00000000" w:rsidR="00000000" w:rsidRPr="00000000">
        <w:rPr>
          <w:rtl w:val="0"/>
        </w:rPr>
        <w:t xml:space="preserve">The Prime reached into the drawer once more and produced a thin cord. With a simple motion, he threaded it through the hollowed center of the key and stepped closer.</w:t>
      </w:r>
    </w:p>
    <w:p w:rsidR="00000000" w:rsidDel="00000000" w:rsidP="00000000" w:rsidRDefault="00000000" w:rsidRPr="00000000" w14:paraId="00000995">
      <w:pPr>
        <w:spacing w:after="0" w:before="0" w:line="480" w:lineRule="auto"/>
        <w:ind w:left="720" w:firstLine="720"/>
        <w:rPr/>
      </w:pPr>
      <w:r w:rsidDel="00000000" w:rsidR="00000000" w:rsidRPr="00000000">
        <w:rPr>
          <w:rtl w:val="0"/>
        </w:rPr>
        <w:t xml:space="preserve">“May I?”</w:t>
      </w:r>
    </w:p>
    <w:p w:rsidR="00000000" w:rsidDel="00000000" w:rsidP="00000000" w:rsidRDefault="00000000" w:rsidRPr="00000000" w14:paraId="00000996">
      <w:pPr>
        <w:spacing w:after="0" w:before="0" w:line="480" w:lineRule="auto"/>
        <w:ind w:left="720" w:firstLine="720"/>
        <w:rPr/>
      </w:pPr>
      <w:r w:rsidDel="00000000" w:rsidR="00000000" w:rsidRPr="00000000">
        <w:rPr>
          <w:rtl w:val="0"/>
        </w:rPr>
        <w:t xml:space="preserve">Haldric dipped his head. The cord brushed the back of his neck as The Prime looped it around and tied it off. The key dropped against his chest with a solid, unforgiving thud.</w:t>
      </w:r>
    </w:p>
    <w:p w:rsidR="00000000" w:rsidDel="00000000" w:rsidP="00000000" w:rsidRDefault="00000000" w:rsidRPr="00000000" w14:paraId="00000997">
      <w:pPr>
        <w:spacing w:after="0" w:before="0" w:line="480" w:lineRule="auto"/>
        <w:ind w:left="720" w:firstLine="720"/>
        <w:rPr/>
      </w:pPr>
      <w:r w:rsidDel="00000000" w:rsidR="00000000" w:rsidRPr="00000000">
        <w:rPr>
          <w:rtl w:val="0"/>
        </w:rPr>
        <w:t xml:space="preserve">“With this key,” The Prime said, his voice barely above a murmur, “the city can no longer question your judgement. However, if Stormhaven falls, it will fall on the shoulders of its Archon.” The Prime then lifted the book from the desk and held it between them. “With this book, swear that you will always question your own judgement and only act with Stormhaven’s best interest in mind.”</w:t>
      </w:r>
    </w:p>
    <w:p w:rsidR="00000000" w:rsidDel="00000000" w:rsidP="00000000" w:rsidRDefault="00000000" w:rsidRPr="00000000" w14:paraId="00000998">
      <w:pPr>
        <w:spacing w:after="0" w:before="0" w:line="480" w:lineRule="auto"/>
        <w:ind w:left="720" w:firstLine="720"/>
        <w:rPr/>
      </w:pPr>
      <w:r w:rsidDel="00000000" w:rsidR="00000000" w:rsidRPr="00000000">
        <w:rPr>
          <w:rtl w:val="0"/>
        </w:rPr>
        <w:t xml:space="preserve">“I… I swear,” Haldric answered, the words leaving him before he realized he’d said them.</w:t>
      </w:r>
    </w:p>
    <w:p w:rsidR="00000000" w:rsidDel="00000000" w:rsidP="00000000" w:rsidRDefault="00000000" w:rsidRPr="00000000" w14:paraId="00000999">
      <w:pPr>
        <w:spacing w:after="0" w:before="0" w:line="480" w:lineRule="auto"/>
        <w:ind w:left="720" w:firstLine="720"/>
        <w:rPr/>
      </w:pPr>
      <w:r w:rsidDel="00000000" w:rsidR="00000000" w:rsidRPr="00000000">
        <w:rPr>
          <w:rtl w:val="0"/>
        </w:rPr>
        <w:t xml:space="preserve">The Prime placed the book into his hands. It was still heavy, unbelievably so. He could already feel the spine digging into his palm. Into his grip. Into his life. And yet it was lighter than it had been earlier. Haldric was a little more confident he had the strength to carry this burden.</w:t>
      </w:r>
    </w:p>
    <w:p w:rsidR="00000000" w:rsidDel="00000000" w:rsidP="00000000" w:rsidRDefault="00000000" w:rsidRPr="00000000" w14:paraId="0000099A">
      <w:pPr>
        <w:spacing w:after="0" w:before="0" w:line="480" w:lineRule="auto"/>
        <w:ind w:left="720" w:firstLine="720"/>
        <w:rPr/>
      </w:pPr>
      <w:r w:rsidDel="00000000" w:rsidR="00000000" w:rsidRPr="00000000">
        <w:rPr>
          <w:rtl w:val="0"/>
        </w:rPr>
        <w:t xml:space="preserve">He slipped the book into his pocket. The spine pressed against his thigh, while the chill of the key brushed his chest as it swayed. Every movement reminding him of their presence.</w:t>
      </w:r>
    </w:p>
    <w:p w:rsidR="00000000" w:rsidDel="00000000" w:rsidP="00000000" w:rsidRDefault="00000000" w:rsidRPr="00000000" w14:paraId="0000099B">
      <w:pPr>
        <w:spacing w:after="0" w:before="0" w:line="480" w:lineRule="auto"/>
        <w:ind w:left="720" w:firstLine="720"/>
        <w:rPr/>
      </w:pPr>
      <w:r w:rsidDel="00000000" w:rsidR="00000000" w:rsidRPr="00000000">
        <w:rPr>
          <w:rtl w:val="0"/>
        </w:rPr>
        <w:t xml:space="preserve">“Thank you, sir,” he managed.</w:t>
      </w:r>
    </w:p>
    <w:p w:rsidR="00000000" w:rsidDel="00000000" w:rsidP="00000000" w:rsidRDefault="00000000" w:rsidRPr="00000000" w14:paraId="0000099C">
      <w:pPr>
        <w:spacing w:after="0" w:before="0" w:line="480" w:lineRule="auto"/>
        <w:ind w:left="720" w:firstLine="720"/>
        <w:rPr/>
      </w:pPr>
      <w:r w:rsidDel="00000000" w:rsidR="00000000" w:rsidRPr="00000000">
        <w:rPr>
          <w:rtl w:val="0"/>
        </w:rPr>
        <w:t xml:space="preserve">The Prime searched his face for a moment. As if sensing Haldric’s new resolve, he nodded, then walked off, tracing his hand against the far wall until—</w:t>
      </w:r>
    </w:p>
    <w:p w:rsidR="00000000" w:rsidDel="00000000" w:rsidP="00000000" w:rsidRDefault="00000000" w:rsidRPr="00000000" w14:paraId="0000099D">
      <w:pPr>
        <w:spacing w:after="0" w:before="0" w:line="480" w:lineRule="auto"/>
        <w:ind w:left="720" w:firstLine="720"/>
        <w:rPr/>
      </w:pPr>
      <w:r w:rsidDel="00000000" w:rsidR="00000000" w:rsidRPr="00000000">
        <w:rPr>
          <w:rtl w:val="0"/>
        </w:rPr>
        <w:t xml:space="preserve">Click.</w:t>
      </w:r>
    </w:p>
    <w:p w:rsidR="00000000" w:rsidDel="00000000" w:rsidP="00000000" w:rsidRDefault="00000000" w:rsidRPr="00000000" w14:paraId="0000099E">
      <w:pPr>
        <w:spacing w:after="0" w:before="0" w:line="480" w:lineRule="auto"/>
        <w:ind w:left="720" w:firstLine="720"/>
        <w:rPr/>
      </w:pPr>
      <w:r w:rsidDel="00000000" w:rsidR="00000000" w:rsidRPr="00000000">
        <w:rPr>
          <w:rtl w:val="0"/>
        </w:rPr>
        <w:t xml:space="preserve">A deep, rumbling shift of stone filled the space.</w:t>
      </w:r>
    </w:p>
    <w:p w:rsidR="00000000" w:rsidDel="00000000" w:rsidP="00000000" w:rsidRDefault="00000000" w:rsidRPr="00000000" w14:paraId="0000099F">
      <w:pPr>
        <w:spacing w:after="0" w:before="0" w:line="480" w:lineRule="auto"/>
        <w:ind w:left="720" w:firstLine="720"/>
        <w:rPr/>
      </w:pPr>
      <w:r w:rsidDel="00000000" w:rsidR="00000000" w:rsidRPr="00000000">
        <w:rPr>
          <w:rtl w:val="0"/>
        </w:rPr>
        <w:t xml:space="preserve">Haldric’s breath hitched as a massive section of the wall slid open, revealing something hidden behind it.</w:t>
      </w:r>
    </w:p>
    <w:p w:rsidR="00000000" w:rsidDel="00000000" w:rsidP="00000000" w:rsidRDefault="00000000" w:rsidRPr="00000000" w14:paraId="000009A0">
      <w:pPr>
        <w:spacing w:after="0" w:before="0" w:line="480" w:lineRule="auto"/>
        <w:ind w:left="720" w:firstLine="720"/>
        <w:rPr/>
      </w:pPr>
      <w:r w:rsidDel="00000000" w:rsidR="00000000" w:rsidRPr="00000000">
        <w:rPr>
          <w:rtl w:val="0"/>
        </w:rPr>
        <w:t xml:space="preserve">A mural.</w:t>
      </w:r>
    </w:p>
    <w:p w:rsidR="00000000" w:rsidDel="00000000" w:rsidP="00000000" w:rsidRDefault="00000000" w:rsidRPr="00000000" w14:paraId="000009A1">
      <w:pPr>
        <w:spacing w:after="0" w:before="0" w:line="480" w:lineRule="auto"/>
        <w:ind w:left="720" w:firstLine="720"/>
        <w:rPr/>
      </w:pPr>
      <w:r w:rsidDel="00000000" w:rsidR="00000000" w:rsidRPr="00000000">
        <w:rPr>
          <w:rtl w:val="0"/>
        </w:rPr>
        <w:t xml:space="preserve">Not just any mural—this one felt ancient, older than the city itself, and more beautiful than even the surface. The figures were breathtaking, all inlaid with stunning precision. Thousands of tiny gemstones had been set directly into the stone, the colors shimmering beneath the chamber’s light, giving the mural an almost living quality.</w:t>
      </w:r>
    </w:p>
    <w:p w:rsidR="00000000" w:rsidDel="00000000" w:rsidP="00000000" w:rsidRDefault="00000000" w:rsidRPr="00000000" w14:paraId="000009A2">
      <w:pPr>
        <w:spacing w:after="0" w:before="0" w:line="480" w:lineRule="auto"/>
        <w:ind w:left="720" w:firstLine="720"/>
        <w:rPr/>
      </w:pPr>
      <w:r w:rsidDel="00000000" w:rsidR="00000000" w:rsidRPr="00000000">
        <w:rPr>
          <w:rtl w:val="0"/>
        </w:rPr>
        <w:t xml:space="preserve">It didn’t just tell a story. It breathed one. </w:t>
      </w:r>
    </w:p>
    <w:p w:rsidR="00000000" w:rsidDel="00000000" w:rsidP="00000000" w:rsidRDefault="00000000" w:rsidRPr="00000000" w14:paraId="000009A3">
      <w:pPr>
        <w:spacing w:after="0" w:before="0" w:line="480" w:lineRule="auto"/>
        <w:ind w:left="720" w:firstLine="720"/>
        <w:rPr/>
      </w:pPr>
      <w:r w:rsidDel="00000000" w:rsidR="00000000" w:rsidRPr="00000000">
        <w:rPr>
          <w:rtl w:val="0"/>
        </w:rPr>
        <w:t xml:space="preserve">A figure at the center—a woman, radiant and full of light. Her form was distorted, her stomach round like an expectant mother.</w:t>
      </w:r>
    </w:p>
    <w:p w:rsidR="00000000" w:rsidDel="00000000" w:rsidP="00000000" w:rsidRDefault="00000000" w:rsidRPr="00000000" w14:paraId="000009A4">
      <w:pPr>
        <w:spacing w:after="0" w:before="0" w:line="480" w:lineRule="auto"/>
        <w:ind w:left="720" w:firstLine="720"/>
        <w:rPr/>
      </w:pPr>
      <w:r w:rsidDel="00000000" w:rsidR="00000000" w:rsidRPr="00000000">
        <w:rPr>
          <w:rtl w:val="0"/>
        </w:rPr>
        <w:t xml:space="preserve">Surrounding her were shards of something broken—something powerful.</w:t>
      </w:r>
    </w:p>
    <w:p w:rsidR="00000000" w:rsidDel="00000000" w:rsidP="00000000" w:rsidRDefault="00000000" w:rsidRPr="00000000" w14:paraId="000009A5">
      <w:pPr>
        <w:spacing w:after="0" w:before="0" w:line="480" w:lineRule="auto"/>
        <w:ind w:left="720" w:firstLine="720"/>
        <w:rPr/>
      </w:pPr>
      <w:r w:rsidDel="00000000" w:rsidR="00000000" w:rsidRPr="00000000">
        <w:rPr>
          <w:rtl w:val="0"/>
        </w:rPr>
        <w:t xml:space="preserve">The Prime Archon stood back, letting Haldric take it in.</w:t>
      </w:r>
    </w:p>
    <w:p w:rsidR="00000000" w:rsidDel="00000000" w:rsidP="00000000" w:rsidRDefault="00000000" w:rsidRPr="00000000" w14:paraId="000009A6">
      <w:pPr>
        <w:spacing w:after="0" w:before="0" w:line="480" w:lineRule="auto"/>
        <w:ind w:left="720" w:firstLine="720"/>
        <w:rPr/>
      </w:pPr>
      <w:r w:rsidDel="00000000" w:rsidR="00000000" w:rsidRPr="00000000">
        <w:rPr>
          <w:rtl w:val="0"/>
        </w:rPr>
        <w:t xml:space="preserve">Then his voice broke the silence.</w:t>
      </w:r>
    </w:p>
    <w:p w:rsidR="00000000" w:rsidDel="00000000" w:rsidP="00000000" w:rsidRDefault="00000000" w:rsidRPr="00000000" w14:paraId="000009A7">
      <w:pPr>
        <w:spacing w:after="0" w:before="0" w:line="480" w:lineRule="auto"/>
        <w:ind w:left="720" w:firstLine="720"/>
        <w:rPr/>
      </w:pPr>
      <w:r w:rsidDel="00000000" w:rsidR="00000000" w:rsidRPr="00000000">
        <w:rPr>
          <w:rtl w:val="0"/>
        </w:rPr>
        <w:t xml:space="preserve">“Do you believe in God, Haldric?”</w:t>
      </w:r>
    </w:p>
    <w:p w:rsidR="00000000" w:rsidDel="00000000" w:rsidP="00000000" w:rsidRDefault="00000000" w:rsidRPr="00000000" w14:paraId="000009A8">
      <w:pPr>
        <w:spacing w:after="0" w:before="0" w:line="480" w:lineRule="auto"/>
        <w:ind w:left="720" w:firstLine="720"/>
        <w:rPr/>
      </w:pPr>
      <w:r w:rsidDel="00000000" w:rsidR="00000000" w:rsidRPr="00000000">
        <w:rPr>
          <w:rtl w:val="0"/>
        </w:rPr>
        <w:t xml:space="preserve">Haldric didn’t look away from the mural. “No. I believe in what I see. And I don’t see Zephyr making our lives any better. No matter how much we pray, we struggle to survive.”</w:t>
      </w:r>
    </w:p>
    <w:p w:rsidR="00000000" w:rsidDel="00000000" w:rsidP="00000000" w:rsidRDefault="00000000" w:rsidRPr="00000000" w14:paraId="000009A9">
      <w:pPr>
        <w:spacing w:after="0" w:before="0" w:line="480" w:lineRule="auto"/>
        <w:ind w:left="720" w:firstLine="720"/>
        <w:rPr/>
      </w:pPr>
      <w:r w:rsidDel="00000000" w:rsidR="00000000" w:rsidRPr="00000000">
        <w:rPr>
          <w:rtl w:val="0"/>
        </w:rPr>
        <w:t xml:space="preserve">The Prime hummed. “Well spoken. I didn’t either—not until the night I became The Prime and was shown an ancient city abandoned by history… among other things. It was filled with murals like this one.”</w:t>
      </w:r>
    </w:p>
    <w:p w:rsidR="00000000" w:rsidDel="00000000" w:rsidP="00000000" w:rsidRDefault="00000000" w:rsidRPr="00000000" w14:paraId="000009AA">
      <w:pPr>
        <w:spacing w:after="0" w:before="0" w:line="480" w:lineRule="auto"/>
        <w:ind w:left="720" w:firstLine="720"/>
        <w:rPr/>
      </w:pPr>
      <w:r w:rsidDel="00000000" w:rsidR="00000000" w:rsidRPr="00000000">
        <w:rPr>
          <w:rtl w:val="0"/>
        </w:rPr>
        <w:t xml:space="preserve">He stepped forward, fingers gliding across the mural’s surface as if tracing a memory etched in stone.</w:t>
      </w:r>
    </w:p>
    <w:p w:rsidR="00000000" w:rsidDel="00000000" w:rsidP="00000000" w:rsidRDefault="00000000" w:rsidRPr="00000000" w14:paraId="000009AB">
      <w:pPr>
        <w:spacing w:after="0" w:before="0" w:line="480" w:lineRule="auto"/>
        <w:ind w:left="720" w:firstLine="720"/>
        <w:rPr/>
      </w:pPr>
      <w:r w:rsidDel="00000000" w:rsidR="00000000" w:rsidRPr="00000000">
        <w:rPr>
          <w:rtl w:val="0"/>
        </w:rPr>
        <w:t xml:space="preserve">“I heard it took years,” he said, voice low with reverence. “But the Zephyrian Acolytes managed to decipher the ancient language and translate the inscriptions. Would you like to hear what this one says, Heir? It is your right.”</w:t>
      </w:r>
    </w:p>
    <w:p w:rsidR="00000000" w:rsidDel="00000000" w:rsidP="00000000" w:rsidRDefault="00000000" w:rsidRPr="00000000" w14:paraId="000009AC">
      <w:pPr>
        <w:spacing w:after="0" w:before="0" w:line="480" w:lineRule="auto"/>
        <w:ind w:left="720" w:firstLine="720"/>
        <w:rPr/>
      </w:pPr>
      <w:r w:rsidDel="00000000" w:rsidR="00000000" w:rsidRPr="00000000">
        <w:rPr>
          <w:rtl w:val="0"/>
        </w:rPr>
        <w:t xml:space="preserve">Haldric didn’t answer. His gaze was already being pulled—past The Prime, toward a section of the mural he hadn’t noticed before.</w:t>
      </w:r>
    </w:p>
    <w:p w:rsidR="00000000" w:rsidDel="00000000" w:rsidP="00000000" w:rsidRDefault="00000000" w:rsidRPr="00000000" w14:paraId="000009AD">
      <w:pPr>
        <w:spacing w:after="0" w:before="0" w:line="480" w:lineRule="auto"/>
        <w:ind w:left="720" w:firstLine="720"/>
        <w:rPr/>
      </w:pPr>
      <w:r w:rsidDel="00000000" w:rsidR="00000000" w:rsidRPr="00000000">
        <w:rPr>
          <w:rtl w:val="0"/>
        </w:rPr>
        <w:t xml:space="preserve">He stepped closer.</w:t>
      </w:r>
    </w:p>
    <w:p w:rsidR="00000000" w:rsidDel="00000000" w:rsidP="00000000" w:rsidRDefault="00000000" w:rsidRPr="00000000" w14:paraId="000009AE">
      <w:pPr>
        <w:spacing w:after="0" w:before="0" w:line="480" w:lineRule="auto"/>
        <w:ind w:left="720" w:firstLine="720"/>
        <w:rPr/>
      </w:pPr>
      <w:r w:rsidDel="00000000" w:rsidR="00000000" w:rsidRPr="00000000">
        <w:rPr>
          <w:rtl w:val="0"/>
        </w:rPr>
        <w:t xml:space="preserve">A single figure stood apart from the others, tall and still, his gaze seeming to meet Haldric’s. There was no mistaking it—those eyes weren’t part of the stone anymore. They were looking straight at him.</w:t>
      </w:r>
    </w:p>
    <w:p w:rsidR="00000000" w:rsidDel="00000000" w:rsidP="00000000" w:rsidRDefault="00000000" w:rsidRPr="00000000" w14:paraId="000009AF">
      <w:pPr>
        <w:spacing w:after="0" w:before="0" w:line="480" w:lineRule="auto"/>
        <w:ind w:left="720" w:firstLine="720"/>
        <w:rPr/>
      </w:pPr>
      <w:r w:rsidDel="00000000" w:rsidR="00000000" w:rsidRPr="00000000">
        <w:rPr>
          <w:i w:val="1"/>
          <w:iCs w:val="1"/>
          <w:rtl w:val="0"/>
        </w:rPr>
        <w:t xml:space="preserve">“Hal,”</w:t>
      </w:r>
      <w:r w:rsidDel="00000000" w:rsidR="00000000" w:rsidRPr="00000000">
        <w:rPr>
          <w:rtl w:val="0"/>
        </w:rPr>
        <w:t xml:space="preserve"> the mural seemed to whisper.</w:t>
      </w:r>
    </w:p>
    <w:p w:rsidR="00000000" w:rsidDel="00000000" w:rsidP="00000000" w:rsidRDefault="00000000" w:rsidRPr="00000000" w14:paraId="000009B0">
      <w:pPr>
        <w:spacing w:after="0" w:before="0" w:line="480" w:lineRule="auto"/>
        <w:ind w:left="720" w:firstLine="720"/>
        <w:rPr/>
      </w:pPr>
      <w:r w:rsidDel="00000000" w:rsidR="00000000" w:rsidRPr="00000000">
        <w:rPr>
          <w:rtl w:val="0"/>
        </w:rPr>
        <w:t xml:space="preserve">That had to be his imagination… right? </w:t>
      </w:r>
    </w:p>
    <w:p w:rsidR="00000000" w:rsidDel="00000000" w:rsidP="00000000" w:rsidRDefault="00000000" w:rsidRPr="00000000" w14:paraId="000009B1">
      <w:pPr>
        <w:spacing w:after="0" w:before="0" w:line="480" w:lineRule="auto"/>
        <w:ind w:left="720" w:firstLine="720"/>
        <w:rPr/>
      </w:pPr>
      <w:r w:rsidDel="00000000" w:rsidR="00000000" w:rsidRPr="00000000">
        <w:rPr>
          <w:rtl w:val="0"/>
        </w:rPr>
        <w:t xml:space="preserve">The figure wore a tunic woven from what looked like living roots and hanging moss. His long brown hair draped over his shoulders, and in one hand, he held a staff glowing faintly with amber light. Perched on his shoulder was a small, four-legged beast, draped in—</w:t>
      </w:r>
    </w:p>
    <w:p w:rsidR="00000000" w:rsidDel="00000000" w:rsidP="00000000" w:rsidRDefault="00000000" w:rsidRPr="00000000" w14:paraId="000009B2">
      <w:pPr>
        <w:spacing w:after="0" w:before="0" w:line="480" w:lineRule="auto"/>
        <w:ind w:left="720" w:firstLine="720"/>
        <w:rPr/>
      </w:pPr>
      <w:r w:rsidDel="00000000" w:rsidR="00000000" w:rsidRPr="00000000">
        <w:rPr>
          <w:rtl w:val="0"/>
        </w:rPr>
        <w:t xml:space="preserve">“Heir?”</w:t>
      </w:r>
    </w:p>
    <w:p w:rsidR="00000000" w:rsidDel="00000000" w:rsidP="00000000" w:rsidRDefault="00000000" w:rsidRPr="00000000" w14:paraId="000009B3">
      <w:pPr>
        <w:spacing w:after="0" w:before="0" w:line="480" w:lineRule="auto"/>
        <w:ind w:left="720" w:firstLine="720"/>
        <w:rPr/>
      </w:pPr>
      <w:r w:rsidDel="00000000" w:rsidR="00000000" w:rsidRPr="00000000">
        <w:rPr>
          <w:rtl w:val="0"/>
        </w:rPr>
        <w:t xml:space="preserve">The Prime’s voice pulled him back. Only then did Haldric realize how close he’d gotten to the wall.</w:t>
      </w:r>
    </w:p>
    <w:p w:rsidR="00000000" w:rsidDel="00000000" w:rsidP="00000000" w:rsidRDefault="00000000" w:rsidRPr="00000000" w14:paraId="000009B4">
      <w:pPr>
        <w:spacing w:after="0" w:before="0" w:line="480" w:lineRule="auto"/>
        <w:ind w:left="720" w:firstLine="720"/>
        <w:rPr/>
      </w:pPr>
      <w:r w:rsidDel="00000000" w:rsidR="00000000" w:rsidRPr="00000000">
        <w:rPr>
          <w:rtl w:val="0"/>
        </w:rPr>
        <w:t xml:space="preserve">He stepped back, turning to The Prime, pulse still racing. “Sorry. It just… pulled me in. Who is this guy supposed to be, anyway? Zephyrs?”</w:t>
      </w:r>
    </w:p>
    <w:p w:rsidR="00000000" w:rsidDel="00000000" w:rsidP="00000000" w:rsidRDefault="00000000" w:rsidRPr="00000000" w14:paraId="000009B5">
      <w:pPr>
        <w:spacing w:after="0" w:before="0" w:line="480" w:lineRule="auto"/>
        <w:ind w:left="720" w:firstLine="720"/>
        <w:rPr/>
      </w:pPr>
      <w:r w:rsidDel="00000000" w:rsidR="00000000" w:rsidRPr="00000000">
        <w:rPr>
          <w:rtl w:val="0"/>
        </w:rPr>
        <w:t xml:space="preserve">“Who, exactly, are you referring to?” The Prime asked.</w:t>
      </w:r>
    </w:p>
    <w:p w:rsidR="00000000" w:rsidDel="00000000" w:rsidP="00000000" w:rsidRDefault="00000000" w:rsidRPr="00000000" w14:paraId="000009B6">
      <w:pPr>
        <w:spacing w:after="0" w:before="0" w:line="480" w:lineRule="auto"/>
        <w:ind w:left="720" w:firstLine="720"/>
        <w:rPr/>
      </w:pPr>
      <w:r w:rsidDel="00000000" w:rsidR="00000000" w:rsidRPr="00000000">
        <w:rPr>
          <w:rtl w:val="0"/>
        </w:rPr>
        <w:t xml:space="preserve">“The guy right—” Haldric looked back at the mural of the Deity , only to find… it was no longer there. </w:t>
      </w:r>
    </w:p>
    <w:p w:rsidR="00000000" w:rsidDel="00000000" w:rsidP="00000000" w:rsidRDefault="00000000" w:rsidRPr="00000000" w14:paraId="000009B7">
      <w:pPr>
        <w:spacing w:after="0" w:before="0" w:line="480" w:lineRule="auto"/>
        <w:ind w:left="720" w:firstLine="720"/>
        <w:rPr/>
      </w:pPr>
      <w:r w:rsidDel="00000000" w:rsidR="00000000" w:rsidRPr="00000000">
        <w:rPr>
          <w:rtl w:val="0"/>
        </w:rPr>
        <w:t xml:space="preserve">Praew would say he’s crazy.</w:t>
      </w:r>
    </w:p>
    <w:p w:rsidR="00000000" w:rsidDel="00000000" w:rsidP="00000000" w:rsidRDefault="00000000" w:rsidRPr="00000000" w14:paraId="000009B8">
      <w:pPr>
        <w:spacing w:after="0" w:before="0" w:line="480" w:lineRule="auto"/>
        <w:ind w:left="720" w:firstLine="720"/>
        <w:rPr/>
      </w:pPr>
      <w:r w:rsidDel="00000000" w:rsidR="00000000" w:rsidRPr="00000000">
        <w:rPr>
          <w:rtl w:val="0"/>
        </w:rPr>
        <w:t xml:space="preserve">“Nothing. Never mind,” he said, recovering quickly. “Just a trick of the light. Anyway, what does the inscription say?”</w:t>
      </w:r>
    </w:p>
    <w:p w:rsidR="00000000" w:rsidDel="00000000" w:rsidP="00000000" w:rsidRDefault="00000000" w:rsidRPr="00000000" w14:paraId="000009B9">
      <w:pPr>
        <w:spacing w:after="0" w:before="0" w:line="480" w:lineRule="auto"/>
        <w:ind w:left="720" w:firstLine="720"/>
        <w:rPr/>
      </w:pPr>
      <w:r w:rsidDel="00000000" w:rsidR="00000000" w:rsidRPr="00000000">
        <w:rPr>
          <w:rtl w:val="0"/>
        </w:rPr>
        <w:t xml:space="preserve">The Prime picked up a thick leather-bound book that had been hidden beneath the mural. After flipping through a few pages, he began to read aloud.</w:t>
      </w:r>
    </w:p>
    <w:p w:rsidR="00000000" w:rsidDel="00000000" w:rsidP="00000000" w:rsidRDefault="00000000" w:rsidRPr="00000000" w14:paraId="000009BA">
      <w:pPr>
        <w:spacing w:after="0" w:before="0" w:line="480" w:lineRule="auto"/>
        <w:ind w:left="720" w:firstLine="720"/>
        <w:rPr/>
      </w:pPr>
      <w:r w:rsidDel="00000000" w:rsidR="00000000" w:rsidRPr="00000000">
        <w:rPr>
          <w:rtl w:val="0"/>
        </w:rPr>
        <w:t xml:space="preserve">And Haldric listened.</w:t>
      </w:r>
    </w:p>
    <w:p w:rsidR="00000000" w:rsidDel="00000000" w:rsidP="00000000" w:rsidRDefault="00000000" w:rsidRPr="00000000" w14:paraId="000009BB">
      <w:pPr>
        <w:spacing w:after="0" w:before="0" w:line="480" w:lineRule="auto"/>
        <w:ind w:left="720" w:firstLine="720"/>
        <w:rPr/>
      </w:pPr>
      <w:r w:rsidDel="00000000" w:rsidR="00000000" w:rsidRPr="00000000">
        <w:rPr>
          <w:rtl w:val="0"/>
        </w:rPr>
        <w:t xml:space="preserve">“In the first days, when the heavens were young and the stones yet gleamed with the breath of divinity, there was but one who watched over mankind.”</w:t>
      </w:r>
    </w:p>
    <w:p w:rsidR="00000000" w:rsidDel="00000000" w:rsidP="00000000" w:rsidRDefault="00000000" w:rsidRPr="00000000" w14:paraId="000009BC">
      <w:pPr>
        <w:spacing w:after="0" w:before="0" w:line="480" w:lineRule="auto"/>
        <w:ind w:left="720" w:firstLine="720"/>
        <w:rPr/>
      </w:pPr>
      <w:r w:rsidDel="00000000" w:rsidR="00000000" w:rsidRPr="00000000">
        <w:rPr>
          <w:rtl w:val="0"/>
        </w:rPr>
        <w:t xml:space="preserve">Even translated, the words felt ancient and foreign to Haldric—the cadence of The Prime’s voice steeped in archaic speech, each syllable drifting past him like a language meant for someone else.</w:t>
      </w:r>
    </w:p>
    <w:p w:rsidR="00000000" w:rsidDel="00000000" w:rsidP="00000000" w:rsidRDefault="00000000" w:rsidRPr="00000000" w14:paraId="000009BD">
      <w:pPr>
        <w:spacing w:after="0" w:before="0" w:line="480" w:lineRule="auto"/>
        <w:ind w:left="720" w:firstLine="720"/>
        <w:rPr/>
      </w:pPr>
      <w:r w:rsidDel="00000000" w:rsidR="00000000" w:rsidRPr="00000000">
        <w:rPr>
          <w:rtl w:val="0"/>
        </w:rPr>
        <w:t xml:space="preserve">“She had no name, for none were needed. She was only known as Mother.</w:t>
      </w:r>
    </w:p>
    <w:p w:rsidR="00000000" w:rsidDel="00000000" w:rsidP="00000000" w:rsidRDefault="00000000" w:rsidRPr="00000000" w14:paraId="000009BE">
      <w:pPr>
        <w:spacing w:after="0" w:before="0" w:line="480" w:lineRule="auto"/>
        <w:ind w:left="720" w:firstLine="720"/>
        <w:rPr/>
      </w:pPr>
      <w:r w:rsidDel="00000000" w:rsidR="00000000" w:rsidRPr="00000000">
        <w:rPr>
          <w:rtl w:val="0"/>
        </w:rPr>
        <w:t xml:space="preserve">“Boundless was her love, unshaken her mercy. If her children hungered, she filled their tables. If they thirsted, she broke the clouds and wept rain upon the fields. If they shivered in the dark, she bid the sun to rise and hold them in its warmth.</w:t>
      </w:r>
    </w:p>
    <w:p w:rsidR="00000000" w:rsidDel="00000000" w:rsidP="00000000" w:rsidRDefault="00000000" w:rsidRPr="00000000" w14:paraId="000009BF">
      <w:pPr>
        <w:spacing w:after="0" w:before="0" w:line="480" w:lineRule="auto"/>
        <w:ind w:left="720" w:firstLine="720"/>
        <w:rPr/>
      </w:pPr>
      <w:r w:rsidDel="00000000" w:rsidR="00000000" w:rsidRPr="00000000">
        <w:rPr>
          <w:rtl w:val="0"/>
        </w:rPr>
        <w:t xml:space="preserve">“Yet power begets envy. And envy begets ruin.</w:t>
      </w:r>
    </w:p>
    <w:p w:rsidR="00000000" w:rsidDel="00000000" w:rsidP="00000000" w:rsidRDefault="00000000" w:rsidRPr="00000000" w14:paraId="000009C0">
      <w:pPr>
        <w:spacing w:after="0" w:before="0" w:line="480" w:lineRule="auto"/>
        <w:ind w:left="720" w:firstLine="720"/>
        <w:rPr/>
      </w:pPr>
      <w:r w:rsidDel="00000000" w:rsidR="00000000" w:rsidRPr="00000000">
        <w:rPr>
          <w:rtl w:val="0"/>
        </w:rPr>
        <w:t xml:space="preserve">“For the other creatures of the world had no Mother, no voice to answer their cries. They saw the gifts mankind had been given, and in their hearts, a question took root.</w:t>
      </w:r>
    </w:p>
    <w:p w:rsidR="00000000" w:rsidDel="00000000" w:rsidP="00000000" w:rsidRDefault="00000000" w:rsidRPr="00000000" w14:paraId="000009C1">
      <w:pPr>
        <w:spacing w:after="0" w:before="0" w:line="480" w:lineRule="auto"/>
        <w:ind w:left="720" w:firstLine="720"/>
        <w:rPr/>
      </w:pPr>
      <w:r w:rsidDel="00000000" w:rsidR="00000000" w:rsidRPr="00000000">
        <w:rPr>
          <w:rtl w:val="0"/>
        </w:rPr>
        <w:t xml:space="preserve">“Why them? Why not us?</w:t>
      </w:r>
    </w:p>
    <w:p w:rsidR="00000000" w:rsidDel="00000000" w:rsidP="00000000" w:rsidRDefault="00000000" w:rsidRPr="00000000" w14:paraId="000009C2">
      <w:pPr>
        <w:spacing w:after="0" w:before="0" w:line="480" w:lineRule="auto"/>
        <w:ind w:left="720" w:firstLine="720"/>
        <w:rPr/>
      </w:pPr>
      <w:r w:rsidDel="00000000" w:rsidR="00000000" w:rsidRPr="00000000">
        <w:rPr>
          <w:rtl w:val="0"/>
        </w:rPr>
        <w:t xml:space="preserve">“Their whispers turned to jealousy. Jealousy to anger. And anger to war.</w:t>
      </w:r>
    </w:p>
    <w:p w:rsidR="00000000" w:rsidDel="00000000" w:rsidP="00000000" w:rsidRDefault="00000000" w:rsidRPr="00000000" w14:paraId="000009C3">
      <w:pPr>
        <w:spacing w:after="0" w:before="0" w:line="480" w:lineRule="auto"/>
        <w:ind w:left="720" w:firstLine="720"/>
        <w:rPr/>
      </w:pPr>
      <w:r w:rsidDel="00000000" w:rsidR="00000000" w:rsidRPr="00000000">
        <w:rPr>
          <w:rtl w:val="0"/>
        </w:rPr>
        <w:t xml:space="preserve">“And so it was that ten great species raised claw and fang, stone and fire, against she who had given mankind life.</w:t>
      </w:r>
    </w:p>
    <w:p w:rsidR="00000000" w:rsidDel="00000000" w:rsidP="00000000" w:rsidRDefault="00000000" w:rsidRPr="00000000" w14:paraId="000009C4">
      <w:pPr>
        <w:spacing w:after="0" w:before="0" w:line="480" w:lineRule="auto"/>
        <w:ind w:left="720" w:firstLine="720"/>
        <w:rPr/>
      </w:pPr>
      <w:r w:rsidDel="00000000" w:rsidR="00000000" w:rsidRPr="00000000">
        <w:rPr>
          <w:rtl w:val="0"/>
        </w:rPr>
        <w:t xml:space="preserve">“They struck her low. Tore her open.</w:t>
      </w:r>
    </w:p>
    <w:p w:rsidR="00000000" w:rsidDel="00000000" w:rsidP="00000000" w:rsidRDefault="00000000" w:rsidRPr="00000000" w14:paraId="000009C5">
      <w:pPr>
        <w:spacing w:after="0" w:before="0" w:line="480" w:lineRule="auto"/>
        <w:ind w:left="720" w:firstLine="720"/>
        <w:rPr/>
      </w:pPr>
      <w:r w:rsidDel="00000000" w:rsidR="00000000" w:rsidRPr="00000000">
        <w:rPr>
          <w:rtl w:val="0"/>
        </w:rPr>
        <w:t xml:space="preserve">“Her womb—the cradle of creation—was sundered, its power spilled like blood upon the ground.</w:t>
      </w:r>
    </w:p>
    <w:p w:rsidR="00000000" w:rsidDel="00000000" w:rsidP="00000000" w:rsidRDefault="00000000" w:rsidRPr="00000000" w14:paraId="000009C6">
      <w:pPr>
        <w:spacing w:after="0" w:before="0" w:line="480" w:lineRule="auto"/>
        <w:ind w:left="720" w:firstLine="720"/>
        <w:rPr/>
      </w:pPr>
      <w:r w:rsidDel="00000000" w:rsidR="00000000" w:rsidRPr="00000000">
        <w:rPr>
          <w:rtl w:val="0"/>
        </w:rPr>
        <w:t xml:space="preserve">“And from its ruin, the great </w:t>
      </w:r>
      <w:sdt>
        <w:sdtPr>
          <w:id w:val="-713898170"/>
          <w:tag w:val="goog_rdk_69"/>
        </w:sdtPr>
        <w:sdtContent>
          <w:commentRangeStart w:id="36"/>
        </w:sdtContent>
      </w:sdt>
      <w:sdt>
        <w:sdtPr>
          <w:id w:val="531823914"/>
          <w:tag w:val="goog_rdk_70"/>
        </w:sdtPr>
        <w:sdtContent>
          <w:commentRangeStart w:id="37"/>
        </w:sdtContent>
      </w:sdt>
      <w:sdt>
        <w:sdtPr>
          <w:id w:val="382329433"/>
          <w:tag w:val="goog_rdk_71"/>
        </w:sdtPr>
        <w:sdtContent>
          <w:commentRangeStart w:id="38"/>
        </w:sdtContent>
      </w:sdt>
      <w:r w:rsidDel="00000000" w:rsidR="00000000" w:rsidRPr="00000000">
        <w:rPr>
          <w:rtl w:val="0"/>
        </w:rPr>
        <w:t xml:space="preserve">Deformite</w:t>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t xml:space="preserve"> was shattered. Scattered. Its pieces carried by thieves and traitors alike. </w:t>
      </w:r>
    </w:p>
    <w:p w:rsidR="00000000" w:rsidDel="00000000" w:rsidP="00000000" w:rsidRDefault="00000000" w:rsidRPr="00000000" w14:paraId="000009C7">
      <w:pPr>
        <w:spacing w:after="0" w:before="0" w:line="480" w:lineRule="auto"/>
        <w:ind w:left="720" w:firstLine="720"/>
        <w:rPr/>
      </w:pPr>
      <w:r w:rsidDel="00000000" w:rsidR="00000000" w:rsidRPr="00000000">
        <w:rPr>
          <w:rtl w:val="0"/>
        </w:rPr>
        <w:t xml:space="preserve">“For it is known: to wield two Heavenly Deformites is to stand among the True Gods.</w:t>
      </w:r>
    </w:p>
    <w:p w:rsidR="00000000" w:rsidDel="00000000" w:rsidP="00000000" w:rsidRDefault="00000000" w:rsidRPr="00000000" w14:paraId="000009C8">
      <w:pPr>
        <w:spacing w:after="0" w:before="0" w:line="480" w:lineRule="auto"/>
        <w:ind w:left="720" w:firstLine="720"/>
        <w:rPr/>
      </w:pPr>
      <w:r w:rsidDel="00000000" w:rsidR="00000000" w:rsidRPr="00000000">
        <w:rPr>
          <w:rtl w:val="0"/>
        </w:rPr>
        <w:t xml:space="preserve">“Thus, the great hunt began.</w:t>
      </w:r>
    </w:p>
    <w:p w:rsidR="00000000" w:rsidDel="00000000" w:rsidP="00000000" w:rsidRDefault="00000000" w:rsidRPr="00000000" w14:paraId="000009C9">
      <w:pPr>
        <w:spacing w:after="0" w:before="0" w:line="480" w:lineRule="auto"/>
        <w:ind w:left="720" w:firstLine="720"/>
        <w:rPr/>
      </w:pPr>
      <w:r w:rsidDel="00000000" w:rsidR="00000000" w:rsidRPr="00000000">
        <w:rPr>
          <w:rtl w:val="0"/>
        </w:rPr>
        <w:t xml:space="preserve">“And among the Hunters, there was one unlike the rest.</w:t>
      </w:r>
    </w:p>
    <w:p w:rsidR="00000000" w:rsidDel="00000000" w:rsidP="00000000" w:rsidRDefault="00000000" w:rsidRPr="00000000" w14:paraId="000009CA">
      <w:pPr>
        <w:spacing w:after="0" w:before="0" w:line="480" w:lineRule="auto"/>
        <w:ind w:left="720" w:firstLine="720"/>
        <w:rPr/>
      </w:pPr>
      <w:r w:rsidDel="00000000" w:rsidR="00000000" w:rsidRPr="00000000">
        <w:rPr>
          <w:rtl w:val="0"/>
        </w:rPr>
        <w:t xml:space="preserve">“A creature of shadows and silk, silent as breath, with eyes that gleamed in the dark.</w:t>
      </w:r>
    </w:p>
    <w:p w:rsidR="00000000" w:rsidDel="00000000" w:rsidP="00000000" w:rsidRDefault="00000000" w:rsidRPr="00000000" w14:paraId="000009CB">
      <w:pPr>
        <w:spacing w:after="0" w:before="0" w:line="480" w:lineRule="auto"/>
        <w:ind w:left="720" w:firstLine="720"/>
        <w:rPr/>
      </w:pPr>
      <w:r w:rsidDel="00000000" w:rsidR="00000000" w:rsidRPr="00000000">
        <w:rPr>
          <w:rtl w:val="0"/>
        </w:rPr>
        <w:t xml:space="preserve">“Sly. Greedy. Cunning.</w:t>
      </w:r>
    </w:p>
    <w:p w:rsidR="00000000" w:rsidDel="00000000" w:rsidP="00000000" w:rsidRDefault="00000000" w:rsidRPr="00000000" w14:paraId="000009CC">
      <w:pPr>
        <w:spacing w:after="0" w:before="0" w:line="480" w:lineRule="auto"/>
        <w:ind w:left="720" w:firstLine="720"/>
        <w:rPr/>
      </w:pPr>
      <w:r w:rsidDel="00000000" w:rsidR="00000000" w:rsidRPr="00000000">
        <w:rPr>
          <w:rtl w:val="0"/>
        </w:rPr>
        <w:t xml:space="preserve">“With quick hands and quicker wit, she slunk through the chaos, her steps softer than whispers. She needed no claws, no weapons—only patience, only guile.</w:t>
      </w:r>
    </w:p>
    <w:p w:rsidR="00000000" w:rsidDel="00000000" w:rsidP="00000000" w:rsidRDefault="00000000" w:rsidRPr="00000000" w14:paraId="000009CD">
      <w:pPr>
        <w:spacing w:after="0" w:before="0" w:line="480" w:lineRule="auto"/>
        <w:ind w:left="720" w:firstLine="720"/>
        <w:rPr/>
      </w:pPr>
      <w:r w:rsidDel="00000000" w:rsidR="00000000" w:rsidRPr="00000000">
        <w:rPr>
          <w:rtl w:val="0"/>
        </w:rPr>
        <w:t xml:space="preserve">“And in the dead of night, when war had left the world in silence, she stole away two Heavily Deformites, cradling them like baubles.</w:t>
      </w:r>
    </w:p>
    <w:p w:rsidR="00000000" w:rsidDel="00000000" w:rsidP="00000000" w:rsidRDefault="00000000" w:rsidRPr="00000000" w14:paraId="000009CE">
      <w:pPr>
        <w:spacing w:after="0" w:before="0" w:line="480" w:lineRule="auto"/>
        <w:ind w:left="720" w:firstLine="720"/>
        <w:rPr/>
      </w:pPr>
      <w:r w:rsidDel="00000000" w:rsidR="00000000" w:rsidRPr="00000000">
        <w:rPr>
          <w:rtl w:val="0"/>
        </w:rPr>
        <w:t xml:space="preserve">“And with them, she wove a world of her own.</w:t>
      </w:r>
    </w:p>
    <w:p w:rsidR="00000000" w:rsidDel="00000000" w:rsidP="00000000" w:rsidRDefault="00000000" w:rsidRPr="00000000" w14:paraId="000009CF">
      <w:pPr>
        <w:spacing w:after="0" w:before="0" w:line="480" w:lineRule="auto"/>
        <w:ind w:left="720" w:firstLine="720"/>
        <w:rPr/>
      </w:pPr>
      <w:r w:rsidDel="00000000" w:rsidR="00000000" w:rsidRPr="00000000">
        <w:rPr>
          <w:rtl w:val="0"/>
        </w:rPr>
        <w:t xml:space="preserve">“But folly is the sister of pride, and in her arrogance, she sought not only to shape a realm—but to fill it.</w:t>
      </w:r>
    </w:p>
    <w:p w:rsidR="00000000" w:rsidDel="00000000" w:rsidP="00000000" w:rsidRDefault="00000000" w:rsidRPr="00000000" w14:paraId="000009D0">
      <w:pPr>
        <w:spacing w:after="0" w:before="0" w:line="480" w:lineRule="auto"/>
        <w:ind w:left="720" w:firstLine="720"/>
        <w:rPr/>
      </w:pPr>
      <w:r w:rsidDel="00000000" w:rsidR="00000000" w:rsidRPr="00000000">
        <w:rPr>
          <w:rtl w:val="0"/>
        </w:rPr>
        <w:t xml:space="preserve">“To prove herself greater than Mother.</w:t>
      </w:r>
    </w:p>
    <w:p w:rsidR="00000000" w:rsidDel="00000000" w:rsidP="00000000" w:rsidRDefault="00000000" w:rsidRPr="00000000" w14:paraId="000009D1">
      <w:pPr>
        <w:spacing w:after="0" w:before="0" w:line="480" w:lineRule="auto"/>
        <w:ind w:left="720" w:firstLine="720"/>
        <w:rPr/>
      </w:pPr>
      <w:r w:rsidDel="00000000" w:rsidR="00000000" w:rsidRPr="00000000">
        <w:rPr>
          <w:rtl w:val="0"/>
        </w:rPr>
        <w:t xml:space="preserve">“She sought to create.</w:t>
      </w:r>
    </w:p>
    <w:p w:rsidR="00000000" w:rsidDel="00000000" w:rsidP="00000000" w:rsidRDefault="00000000" w:rsidRPr="00000000" w14:paraId="000009D2">
      <w:pPr>
        <w:spacing w:after="0" w:before="0" w:line="480" w:lineRule="auto"/>
        <w:ind w:left="720" w:firstLine="720"/>
        <w:rPr/>
      </w:pPr>
      <w:r w:rsidDel="00000000" w:rsidR="00000000" w:rsidRPr="00000000">
        <w:rPr>
          <w:rtl w:val="0"/>
        </w:rPr>
        <w:t xml:space="preserve">“But she could not.</w:t>
      </w:r>
    </w:p>
    <w:p w:rsidR="00000000" w:rsidDel="00000000" w:rsidP="00000000" w:rsidRDefault="00000000" w:rsidRPr="00000000" w14:paraId="000009D3">
      <w:pPr>
        <w:spacing w:after="0" w:before="0" w:line="480" w:lineRule="auto"/>
        <w:ind w:left="720" w:firstLine="720"/>
        <w:rPr/>
      </w:pPr>
      <w:r w:rsidDel="00000000" w:rsidR="00000000" w:rsidRPr="00000000">
        <w:rPr>
          <w:rtl w:val="0"/>
        </w:rPr>
        <w:t xml:space="preserve">“She had no gift of breath, no power of birth.</w:t>
      </w:r>
    </w:p>
    <w:p w:rsidR="00000000" w:rsidDel="00000000" w:rsidP="00000000" w:rsidRDefault="00000000" w:rsidRPr="00000000" w14:paraId="000009D4">
      <w:pPr>
        <w:spacing w:after="0" w:before="0" w:line="480" w:lineRule="auto"/>
        <w:ind w:left="720" w:firstLine="720"/>
        <w:rPr/>
      </w:pPr>
      <w:r w:rsidDel="00000000" w:rsidR="00000000" w:rsidRPr="00000000">
        <w:rPr>
          <w:rtl w:val="0"/>
        </w:rPr>
        <w:t xml:space="preserve">“And so, she stole.</w:t>
      </w:r>
    </w:p>
    <w:p w:rsidR="00000000" w:rsidDel="00000000" w:rsidP="00000000" w:rsidRDefault="00000000" w:rsidRPr="00000000" w14:paraId="000009D5">
      <w:pPr>
        <w:spacing w:after="0" w:before="0" w:line="480" w:lineRule="auto"/>
        <w:ind w:left="720" w:firstLine="720"/>
        <w:rPr/>
      </w:pPr>
      <w:r w:rsidDel="00000000" w:rsidR="00000000" w:rsidRPr="00000000">
        <w:rPr>
          <w:rtl w:val="0"/>
        </w:rPr>
        <w:t xml:space="preserve">“A city. A people.</w:t>
      </w:r>
    </w:p>
    <w:p w:rsidR="00000000" w:rsidDel="00000000" w:rsidP="00000000" w:rsidRDefault="00000000" w:rsidRPr="00000000" w14:paraId="000009D6">
      <w:pPr>
        <w:spacing w:after="0" w:before="0" w:line="480" w:lineRule="auto"/>
        <w:ind w:left="720" w:firstLine="720"/>
        <w:rPr/>
      </w:pPr>
      <w:r w:rsidDel="00000000" w:rsidR="00000000" w:rsidRPr="00000000">
        <w:rPr>
          <w:rtl w:val="0"/>
        </w:rPr>
        <w:t xml:space="preserve">“She ripped them from their home and cast them into her hollow world, watching as they floundered in the storms of her making.</w:t>
      </w:r>
    </w:p>
    <w:p w:rsidR="00000000" w:rsidDel="00000000" w:rsidP="00000000" w:rsidRDefault="00000000" w:rsidRPr="00000000" w14:paraId="000009D7">
      <w:pPr>
        <w:spacing w:after="0" w:before="0" w:line="480" w:lineRule="auto"/>
        <w:ind w:left="720" w:firstLine="720"/>
        <w:rPr/>
      </w:pPr>
      <w:r w:rsidDel="00000000" w:rsidR="00000000" w:rsidRPr="00000000">
        <w:rPr>
          <w:rtl w:val="0"/>
        </w:rPr>
        <w:t xml:space="preserve">“She did not guide them. She did not shield them.</w:t>
      </w:r>
    </w:p>
    <w:p w:rsidR="00000000" w:rsidDel="00000000" w:rsidP="00000000" w:rsidRDefault="00000000" w:rsidRPr="00000000" w14:paraId="000009D8">
      <w:pPr>
        <w:spacing w:after="0" w:before="0" w:line="480" w:lineRule="auto"/>
        <w:ind w:left="720" w:firstLine="720"/>
        <w:rPr/>
      </w:pPr>
      <w:r w:rsidDel="00000000" w:rsidR="00000000" w:rsidRPr="00000000">
        <w:rPr>
          <w:rtl w:val="0"/>
        </w:rPr>
        <w:t xml:space="preserve">“She left them to toil in a land never meant for them, to survive where survival was not promised.</w:t>
      </w:r>
    </w:p>
    <w:p w:rsidR="00000000" w:rsidDel="00000000" w:rsidP="00000000" w:rsidRDefault="00000000" w:rsidRPr="00000000" w14:paraId="000009D9">
      <w:pPr>
        <w:spacing w:after="0" w:before="0" w:line="480" w:lineRule="auto"/>
        <w:ind w:left="720" w:firstLine="720"/>
        <w:rPr/>
      </w:pPr>
      <w:r w:rsidDel="00000000" w:rsidR="00000000" w:rsidRPr="00000000">
        <w:rPr>
          <w:rtl w:val="0"/>
        </w:rPr>
        <w:t xml:space="preserve">“She was careless. Reckless.</w:t>
      </w:r>
    </w:p>
    <w:p w:rsidR="00000000" w:rsidDel="00000000" w:rsidP="00000000" w:rsidRDefault="00000000" w:rsidRPr="00000000" w14:paraId="000009DA">
      <w:pPr>
        <w:spacing w:after="0" w:before="0" w:line="480" w:lineRule="auto"/>
        <w:ind w:left="720" w:firstLine="720"/>
        <w:rPr/>
      </w:pPr>
      <w:r w:rsidDel="00000000" w:rsidR="00000000" w:rsidRPr="00000000">
        <w:rPr>
          <w:rtl w:val="0"/>
        </w:rPr>
        <w:t xml:space="preserve">“She abandoned them.</w:t>
      </w:r>
    </w:p>
    <w:p w:rsidR="00000000" w:rsidDel="00000000" w:rsidP="00000000" w:rsidRDefault="00000000" w:rsidRPr="00000000" w14:paraId="000009DB">
      <w:pPr>
        <w:spacing w:after="0" w:before="0" w:line="480" w:lineRule="auto"/>
        <w:ind w:left="720" w:firstLine="720"/>
        <w:rPr/>
      </w:pPr>
      <w:r w:rsidDel="00000000" w:rsidR="00000000" w:rsidRPr="00000000">
        <w:rPr>
          <w:rtl w:val="0"/>
        </w:rPr>
        <w:t xml:space="preserve">“And it is by her whim, her folly, her failure, that mankind now suffers.</w:t>
      </w:r>
    </w:p>
    <w:p w:rsidR="00000000" w:rsidDel="00000000" w:rsidP="00000000" w:rsidRDefault="00000000" w:rsidRPr="00000000" w14:paraId="000009DC">
      <w:pPr>
        <w:spacing w:after="0" w:before="0" w:line="480" w:lineRule="auto"/>
        <w:ind w:left="720" w:firstLine="720"/>
        <w:rPr/>
      </w:pPr>
      <w:r w:rsidDel="00000000" w:rsidR="00000000" w:rsidRPr="00000000">
        <w:rPr>
          <w:rtl w:val="0"/>
        </w:rPr>
        <w:t xml:space="preserve">“She was no Mother.</w:t>
      </w:r>
    </w:p>
    <w:p w:rsidR="00000000" w:rsidDel="00000000" w:rsidP="00000000" w:rsidRDefault="00000000" w:rsidRPr="00000000" w14:paraId="000009DD">
      <w:pPr>
        <w:spacing w:after="0" w:before="0" w:line="480" w:lineRule="auto"/>
        <w:ind w:left="720" w:firstLine="720"/>
        <w:rPr/>
      </w:pPr>
      <w:sdt>
        <w:sdtPr>
          <w:id w:val="-1331144523"/>
          <w:tag w:val="goog_rdk_72"/>
        </w:sdtPr>
        <w:sdtContent>
          <w:commentRangeStart w:id="39"/>
        </w:sdtContent>
      </w:sdt>
      <w:r w:rsidDel="00000000" w:rsidR="00000000" w:rsidRPr="00000000">
        <w:rPr>
          <w:rtl w:val="0"/>
        </w:rPr>
        <w:t xml:space="preserve">“Only a thief.”</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9DE">
      <w:pPr>
        <w:spacing w:after="0" w:before="0" w:line="480" w:lineRule="auto"/>
        <w:ind w:left="720" w:firstLine="720"/>
        <w:rPr/>
      </w:pPr>
      <w:r w:rsidDel="00000000" w:rsidR="00000000" w:rsidRPr="00000000">
        <w:rPr>
          <w:rtl w:val="0"/>
        </w:rPr>
        <w:t xml:space="preserve">The air was thick with dust and time, the scent of old stone settling deep in his lungs. Haldric stepped forward, once again drawn to the mural. The symbols carved into the rock seemed to hum with something ancient—something weighty.</w:t>
      </w:r>
    </w:p>
    <w:p w:rsidR="00000000" w:rsidDel="00000000" w:rsidP="00000000" w:rsidRDefault="00000000" w:rsidRPr="00000000" w14:paraId="000009DF">
      <w:pPr>
        <w:spacing w:after="0" w:before="0" w:line="480" w:lineRule="auto"/>
        <w:ind w:left="720" w:firstLine="720"/>
        <w:rPr/>
      </w:pPr>
      <w:r w:rsidDel="00000000" w:rsidR="00000000" w:rsidRPr="00000000">
        <w:rPr>
          <w:rtl w:val="0"/>
        </w:rPr>
        <w:t xml:space="preserve">His eyes traced the etched figures, the script of a long-dead tongue. Sharp lines. Curving strokes. A language he could not read, yet somehow </w:t>
      </w:r>
      <w:r w:rsidDel="00000000" w:rsidR="00000000" w:rsidRPr="00000000">
        <w:rPr>
          <w:i w:val="1"/>
          <w:iCs w:val="1"/>
          <w:rtl w:val="0"/>
        </w:rPr>
        <w:t xml:space="preserve">felt.</w:t>
      </w:r>
      <w:r w:rsidDel="00000000" w:rsidR="00000000" w:rsidRPr="00000000">
        <w:rPr>
          <w:rtl w:val="0"/>
        </w:rPr>
      </w:r>
    </w:p>
    <w:p w:rsidR="00000000" w:rsidDel="00000000" w:rsidP="00000000" w:rsidRDefault="00000000" w:rsidRPr="00000000" w14:paraId="000009E0">
      <w:pPr>
        <w:spacing w:after="0" w:before="0" w:line="480" w:lineRule="auto"/>
        <w:ind w:left="720" w:firstLine="720"/>
        <w:rPr/>
      </w:pPr>
      <w:r w:rsidDel="00000000" w:rsidR="00000000" w:rsidRPr="00000000">
        <w:rPr>
          <w:rtl w:val="0"/>
        </w:rPr>
        <w:t xml:space="preserve">His fingers hovered just over the stone, not quite touching, but close. Close enough to sense the weight of history pressing against his skin.</w:t>
      </w:r>
    </w:p>
    <w:p w:rsidR="00000000" w:rsidDel="00000000" w:rsidP="00000000" w:rsidRDefault="00000000" w:rsidRPr="00000000" w14:paraId="000009E1">
      <w:pPr>
        <w:spacing w:after="0" w:before="0" w:line="480" w:lineRule="auto"/>
        <w:ind w:left="720" w:firstLine="720"/>
        <w:rPr/>
      </w:pPr>
      <w:r w:rsidDel="00000000" w:rsidR="00000000" w:rsidRPr="00000000">
        <w:rPr>
          <w:rtl w:val="0"/>
        </w:rPr>
        <w:t xml:space="preserve">Behind him, The Prime Archon’s voice was steady. “That was but one fragment of a truth long buried… the true history of our people.”</w:t>
      </w:r>
    </w:p>
    <w:p w:rsidR="00000000" w:rsidDel="00000000" w:rsidP="00000000" w:rsidRDefault="00000000" w:rsidRPr="00000000" w14:paraId="000009E2">
      <w:pPr>
        <w:spacing w:after="0" w:before="0" w:line="480" w:lineRule="auto"/>
        <w:ind w:left="720" w:firstLine="720"/>
        <w:rPr/>
      </w:pPr>
      <w:r w:rsidDel="00000000" w:rsidR="00000000" w:rsidRPr="00000000">
        <w:rPr>
          <w:rtl w:val="0"/>
        </w:rPr>
        <w:t xml:space="preserve">Haldric nodded slightly. He had heard the story.</w:t>
      </w:r>
    </w:p>
    <w:p w:rsidR="00000000" w:rsidDel="00000000" w:rsidP="00000000" w:rsidRDefault="00000000" w:rsidRPr="00000000" w14:paraId="000009E3">
      <w:pPr>
        <w:spacing w:after="0" w:before="0" w:line="480" w:lineRule="auto"/>
        <w:ind w:left="720" w:firstLine="720"/>
        <w:rPr/>
      </w:pPr>
      <w:r w:rsidDel="00000000" w:rsidR="00000000" w:rsidRPr="00000000">
        <w:rPr>
          <w:rtl w:val="0"/>
        </w:rPr>
        <w:t xml:space="preserve">The Mother, the ten who tore her open. The thief who stole two Heavenly Deformites and wove a world of her own.</w:t>
      </w:r>
    </w:p>
    <w:p w:rsidR="00000000" w:rsidDel="00000000" w:rsidP="00000000" w:rsidRDefault="00000000" w:rsidRPr="00000000" w14:paraId="000009E4">
      <w:pPr>
        <w:spacing w:after="0" w:before="0" w:line="480" w:lineRule="auto"/>
        <w:ind w:left="720" w:firstLine="720"/>
        <w:rPr/>
      </w:pPr>
      <w:r w:rsidDel="00000000" w:rsidR="00000000" w:rsidRPr="00000000">
        <w:rPr>
          <w:rtl w:val="0"/>
        </w:rPr>
        <w:t xml:space="preserve">His gaze moved to the etched figures, lingering on the thief—the one who had cast them into this world.</w:t>
      </w:r>
    </w:p>
    <w:p w:rsidR="00000000" w:rsidDel="00000000" w:rsidP="00000000" w:rsidRDefault="00000000" w:rsidRPr="00000000" w14:paraId="000009E5">
      <w:pPr>
        <w:spacing w:after="0" w:before="0" w:line="480" w:lineRule="auto"/>
        <w:ind w:left="720" w:firstLine="720"/>
        <w:rPr/>
      </w:pPr>
      <w:r w:rsidDel="00000000" w:rsidR="00000000" w:rsidRPr="00000000">
        <w:rPr>
          <w:rtl w:val="0"/>
        </w:rPr>
        <w:t xml:space="preserve">The figure’s eyes had been carved with exacting precision, slanted just slightly, giving the illusion of something clever and unbothered.</w:t>
      </w:r>
    </w:p>
    <w:p w:rsidR="00000000" w:rsidDel="00000000" w:rsidP="00000000" w:rsidRDefault="00000000" w:rsidRPr="00000000" w14:paraId="000009E6">
      <w:pPr>
        <w:spacing w:after="0" w:before="0" w:line="480" w:lineRule="auto"/>
        <w:ind w:left="720" w:firstLine="720"/>
        <w:rPr/>
      </w:pPr>
      <w:r w:rsidDel="00000000" w:rsidR="00000000" w:rsidRPr="00000000">
        <w:rPr>
          <w:rtl w:val="0"/>
        </w:rPr>
        <w:t xml:space="preserve">“Do you have any questions from what I have read so far?”</w:t>
      </w:r>
    </w:p>
    <w:p w:rsidR="00000000" w:rsidDel="00000000" w:rsidP="00000000" w:rsidRDefault="00000000" w:rsidRPr="00000000" w14:paraId="000009E7">
      <w:pPr>
        <w:spacing w:after="0" w:before="0" w:line="480" w:lineRule="auto"/>
        <w:ind w:left="720" w:firstLine="720"/>
        <w:rPr/>
      </w:pPr>
      <w:r w:rsidDel="00000000" w:rsidR="00000000" w:rsidRPr="00000000">
        <w:rPr>
          <w:rtl w:val="0"/>
        </w:rPr>
        <w:t xml:space="preserve">The room held its silence. The weight of The Prime’s words settled into the stone, into the air, into Haldric’s skin.</w:t>
      </w:r>
    </w:p>
    <w:p w:rsidR="00000000" w:rsidDel="00000000" w:rsidP="00000000" w:rsidRDefault="00000000" w:rsidRPr="00000000" w14:paraId="000009E8">
      <w:pPr>
        <w:spacing w:after="0" w:before="0" w:line="480" w:lineRule="auto"/>
        <w:ind w:left="720" w:firstLine="720"/>
        <w:rPr/>
      </w:pPr>
      <w:r w:rsidDel="00000000" w:rsidR="00000000" w:rsidRPr="00000000">
        <w:rPr>
          <w:rtl w:val="0"/>
        </w:rPr>
        <w:t xml:space="preserve">Then—</w:t>
      </w:r>
    </w:p>
    <w:p w:rsidR="00000000" w:rsidDel="00000000" w:rsidP="00000000" w:rsidRDefault="00000000" w:rsidRPr="00000000" w14:paraId="000009E9">
      <w:pPr>
        <w:spacing w:after="0" w:before="0" w:line="480" w:lineRule="auto"/>
        <w:ind w:left="720" w:firstLine="720"/>
        <w:rPr/>
      </w:pPr>
      <w:r w:rsidDel="00000000" w:rsidR="00000000" w:rsidRPr="00000000">
        <w:rPr>
          <w:rtl w:val="0"/>
        </w:rPr>
        <w:t xml:space="preserve">“</w:t>
      </w:r>
      <w:r w:rsidDel="00000000" w:rsidR="00000000" w:rsidRPr="00000000">
        <w:rPr>
          <w:i w:val="1"/>
          <w:iCs w:val="1"/>
          <w:rtl w:val="0"/>
        </w:rPr>
        <w:t xml:space="preserve">Hah. Well, that’s quite the dramatic retelling.</w:t>
      </w:r>
      <w:r w:rsidDel="00000000" w:rsidR="00000000" w:rsidRPr="00000000">
        <w:rPr>
          <w:rtl w:val="0"/>
        </w:rPr>
        <w:t xml:space="preserve">”</w:t>
      </w:r>
    </w:p>
    <w:p w:rsidR="00000000" w:rsidDel="00000000" w:rsidP="00000000" w:rsidRDefault="00000000" w:rsidRPr="00000000" w14:paraId="000009EA">
      <w:pPr>
        <w:spacing w:after="0" w:before="0" w:line="480" w:lineRule="auto"/>
        <w:ind w:left="720" w:firstLine="720"/>
        <w:rPr/>
      </w:pPr>
      <w:r w:rsidDel="00000000" w:rsidR="00000000" w:rsidRPr="00000000">
        <w:rPr>
          <w:rtl w:val="0"/>
        </w:rPr>
        <w:t xml:space="preserve">Haldric flinched. The words … didn’t come from The Prime. The voice was too melodic and feminine.</w:t>
      </w:r>
    </w:p>
    <w:p w:rsidR="00000000" w:rsidDel="00000000" w:rsidP="00000000" w:rsidRDefault="00000000" w:rsidRPr="00000000" w14:paraId="000009EB">
      <w:pPr>
        <w:spacing w:after="0" w:before="0" w:line="480" w:lineRule="auto"/>
        <w:ind w:left="720" w:firstLine="720"/>
        <w:rPr/>
      </w:pPr>
      <w:r w:rsidDel="00000000" w:rsidR="00000000" w:rsidRPr="00000000">
        <w:rPr>
          <w:rtl w:val="0"/>
        </w:rPr>
        <w:t xml:space="preserve">“</w:t>
      </w:r>
      <w:r w:rsidDel="00000000" w:rsidR="00000000" w:rsidRPr="00000000">
        <w:rPr>
          <w:i w:val="1"/>
          <w:iCs w:val="1"/>
          <w:rtl w:val="0"/>
        </w:rPr>
        <w:t xml:space="preserve">What’s next?” </w:t>
      </w:r>
      <w:r w:rsidDel="00000000" w:rsidR="00000000" w:rsidRPr="00000000">
        <w:rPr>
          <w:rtl w:val="0"/>
        </w:rPr>
        <w:t xml:space="preserve">she continued.</w:t>
      </w:r>
      <w:r w:rsidDel="00000000" w:rsidR="00000000" w:rsidRPr="00000000">
        <w:rPr>
          <w:i w:val="1"/>
          <w:iCs w:val="1"/>
          <w:rtl w:val="0"/>
        </w:rPr>
        <w:t xml:space="preserve"> “Are you going to accuse her of devouring the sun every night as well?</w:t>
      </w:r>
      <w:r w:rsidDel="00000000" w:rsidR="00000000" w:rsidRPr="00000000">
        <w:rPr>
          <w:rtl w:val="0"/>
        </w:rPr>
        <w:t xml:space="preserve">”</w:t>
      </w:r>
    </w:p>
    <w:p w:rsidR="00000000" w:rsidDel="00000000" w:rsidP="00000000" w:rsidRDefault="00000000" w:rsidRPr="00000000" w14:paraId="000009EC">
      <w:pPr>
        <w:spacing w:after="0" w:before="0" w:line="480" w:lineRule="auto"/>
        <w:ind w:left="720" w:firstLine="720"/>
        <w:rPr/>
      </w:pPr>
      <w:r w:rsidDel="00000000" w:rsidR="00000000" w:rsidRPr="00000000">
        <w:rPr>
          <w:rtl w:val="0"/>
        </w:rPr>
        <w:t xml:space="preserve">When had someone snuck in? Where were they?</w:t>
      </w:r>
    </w:p>
    <w:p w:rsidR="00000000" w:rsidDel="00000000" w:rsidP="00000000" w:rsidRDefault="00000000" w:rsidRPr="00000000" w14:paraId="000009ED">
      <w:pPr>
        <w:spacing w:after="0" w:before="0" w:line="480" w:lineRule="auto"/>
        <w:ind w:left="720" w:firstLine="720"/>
        <w:rPr/>
      </w:pPr>
      <w:r w:rsidDel="00000000" w:rsidR="00000000" w:rsidRPr="00000000">
        <w:rPr>
          <w:rtl w:val="0"/>
        </w:rPr>
        <w:t xml:space="preserve">His breath caught as he scanned the room.</w:t>
      </w:r>
    </w:p>
    <w:p w:rsidR="00000000" w:rsidDel="00000000" w:rsidP="00000000" w:rsidRDefault="00000000" w:rsidRPr="00000000" w14:paraId="000009EE">
      <w:pPr>
        <w:spacing w:after="0" w:before="0" w:line="480" w:lineRule="auto"/>
        <w:ind w:left="720" w:firstLine="720"/>
        <w:rPr/>
      </w:pPr>
      <w:r w:rsidDel="00000000" w:rsidR="00000000" w:rsidRPr="00000000">
        <w:rPr>
          <w:rtl w:val="0"/>
        </w:rPr>
        <w:t xml:space="preserve">There!</w:t>
      </w:r>
    </w:p>
    <w:p w:rsidR="00000000" w:rsidDel="00000000" w:rsidP="00000000" w:rsidRDefault="00000000" w:rsidRPr="00000000" w14:paraId="000009EF">
      <w:pPr>
        <w:spacing w:after="0" w:before="0" w:line="480" w:lineRule="auto"/>
        <w:ind w:left="720" w:firstLine="720"/>
        <w:rPr/>
      </w:pPr>
      <w:r w:rsidDel="00000000" w:rsidR="00000000" w:rsidRPr="00000000">
        <w:rPr>
          <w:rtl w:val="0"/>
        </w:rPr>
        <w:t xml:space="preserve">Leaning against the far wall, arms crossed, weight settled lazily into her hip—like she had always been there.</w:t>
      </w:r>
    </w:p>
    <w:p w:rsidR="00000000" w:rsidDel="00000000" w:rsidP="00000000" w:rsidRDefault="00000000" w:rsidRPr="00000000" w14:paraId="000009F0">
      <w:pPr>
        <w:spacing w:after="0" w:before="0" w:line="480" w:lineRule="auto"/>
        <w:ind w:left="720" w:firstLine="720"/>
        <w:rPr/>
      </w:pPr>
      <w:r w:rsidDel="00000000" w:rsidR="00000000" w:rsidRPr="00000000">
        <w:rPr>
          <w:rtl w:val="0"/>
        </w:rPr>
        <w:t xml:space="preserve">His mind reeled. Who—?</w:t>
      </w:r>
    </w:p>
    <w:p w:rsidR="00000000" w:rsidDel="00000000" w:rsidP="00000000" w:rsidRDefault="00000000" w:rsidRPr="00000000" w14:paraId="000009F1">
      <w:pPr>
        <w:spacing w:after="0" w:before="0" w:line="480" w:lineRule="auto"/>
        <w:ind w:left="720" w:firstLine="720"/>
        <w:rPr/>
      </w:pPr>
      <w:r w:rsidDel="00000000" w:rsidR="00000000" w:rsidRPr="00000000">
        <w:rPr>
          <w:rtl w:val="0"/>
        </w:rPr>
        <w:t xml:space="preserve">His gut twisted. How—?</w:t>
      </w:r>
    </w:p>
    <w:p w:rsidR="00000000" w:rsidDel="00000000" w:rsidP="00000000" w:rsidRDefault="00000000" w:rsidRPr="00000000" w14:paraId="000009F2">
      <w:pPr>
        <w:spacing w:after="0" w:before="0" w:line="480" w:lineRule="auto"/>
        <w:ind w:left="720" w:firstLine="720"/>
        <w:rPr/>
      </w:pPr>
      <w:r w:rsidDel="00000000" w:rsidR="00000000" w:rsidRPr="00000000">
        <w:rPr>
          <w:rtl w:val="0"/>
        </w:rPr>
        <w:t xml:space="preserve">She didn’t belong. That much was obvious.</w:t>
      </w:r>
    </w:p>
    <w:p w:rsidR="00000000" w:rsidDel="00000000" w:rsidP="00000000" w:rsidRDefault="00000000" w:rsidRPr="00000000" w14:paraId="000009F3">
      <w:pPr>
        <w:spacing w:after="0" w:before="0" w:line="480" w:lineRule="auto"/>
        <w:ind w:left="720" w:firstLine="720"/>
        <w:rPr/>
      </w:pPr>
      <w:r w:rsidDel="00000000" w:rsidR="00000000" w:rsidRPr="00000000">
        <w:rPr>
          <w:rtl w:val="0"/>
        </w:rPr>
        <w:t xml:space="preserve">Not in the way a stranger shouldn’t be here, but in the way she looked too clean.</w:t>
      </w:r>
    </w:p>
    <w:p w:rsidR="00000000" w:rsidDel="00000000" w:rsidP="00000000" w:rsidRDefault="00000000" w:rsidRPr="00000000" w14:paraId="000009F4">
      <w:pPr>
        <w:spacing w:after="0" w:before="0" w:line="480" w:lineRule="auto"/>
        <w:ind w:left="720" w:firstLine="720"/>
        <w:rPr/>
      </w:pPr>
      <w:r w:rsidDel="00000000" w:rsidR="00000000" w:rsidRPr="00000000">
        <w:rPr>
          <w:rtl w:val="0"/>
        </w:rPr>
        <w:t xml:space="preserve">The underground left its mark on everyone. The damp air clung to skin. Dust settled in hair, on clothes. Even The Prime Archon, meticulous as he was, bore the faint signs of someone who lived in stone corridors.</w:t>
      </w:r>
    </w:p>
    <w:p w:rsidR="00000000" w:rsidDel="00000000" w:rsidP="00000000" w:rsidRDefault="00000000" w:rsidRPr="00000000" w14:paraId="000009F5">
      <w:pPr>
        <w:spacing w:after="0" w:before="0" w:line="480" w:lineRule="auto"/>
        <w:ind w:left="720" w:firstLine="720"/>
        <w:rPr/>
      </w:pPr>
      <w:r w:rsidDel="00000000" w:rsidR="00000000" w:rsidRPr="00000000">
        <w:rPr>
          <w:rtl w:val="0"/>
        </w:rPr>
        <w:t xml:space="preserve">But her?</w:t>
      </w:r>
    </w:p>
    <w:p w:rsidR="00000000" w:rsidDel="00000000" w:rsidP="00000000" w:rsidRDefault="00000000" w:rsidRPr="00000000" w14:paraId="000009F6">
      <w:pPr>
        <w:spacing w:after="0" w:before="0" w:line="480" w:lineRule="auto"/>
        <w:ind w:left="720" w:firstLine="720"/>
        <w:rPr/>
      </w:pPr>
      <w:r w:rsidDel="00000000" w:rsidR="00000000" w:rsidRPr="00000000">
        <w:rPr>
          <w:rtl w:val="0"/>
        </w:rPr>
        <w:t xml:space="preserve">Nothing.</w:t>
      </w:r>
    </w:p>
    <w:p w:rsidR="00000000" w:rsidDel="00000000" w:rsidP="00000000" w:rsidRDefault="00000000" w:rsidRPr="00000000" w14:paraId="000009F7">
      <w:pPr>
        <w:spacing w:after="0" w:before="0" w:line="480" w:lineRule="auto"/>
        <w:ind w:left="720" w:firstLine="720"/>
        <w:rPr/>
      </w:pPr>
      <w:r w:rsidDel="00000000" w:rsidR="00000000" w:rsidRPr="00000000">
        <w:rPr>
          <w:rtl w:val="0"/>
        </w:rPr>
        <w:t xml:space="preserve">No dust on her sleeves. No dampness weighing down her hair. Not a smudge of grit on her skin.</w:t>
      </w:r>
    </w:p>
    <w:p w:rsidR="00000000" w:rsidDel="00000000" w:rsidP="00000000" w:rsidRDefault="00000000" w:rsidRPr="00000000" w14:paraId="000009F8">
      <w:pPr>
        <w:spacing w:after="0" w:before="0" w:line="480" w:lineRule="auto"/>
        <w:ind w:left="720" w:firstLine="720"/>
        <w:rPr/>
      </w:pPr>
      <w:r w:rsidDel="00000000" w:rsidR="00000000" w:rsidRPr="00000000">
        <w:rPr>
          <w:rtl w:val="0"/>
        </w:rPr>
        <w:t xml:space="preserve">Her hair was pale—not faded, not silver, but the kind of white that never touched grime. It should have looked dull in the dim torchlight, but somehow, it didn’t. Somehow, it caught the flickering glow just enough to seem like mist curling at the edges.</w:t>
      </w:r>
    </w:p>
    <w:p w:rsidR="00000000" w:rsidDel="00000000" w:rsidP="00000000" w:rsidRDefault="00000000" w:rsidRPr="00000000" w14:paraId="000009F9">
      <w:pPr>
        <w:spacing w:after="0" w:before="0" w:line="480" w:lineRule="auto"/>
        <w:ind w:left="720" w:firstLine="720"/>
        <w:rPr/>
      </w:pPr>
      <w:r w:rsidDel="00000000" w:rsidR="00000000" w:rsidRPr="00000000">
        <w:rPr>
          <w:rtl w:val="0"/>
        </w:rPr>
        <w:t xml:space="preserve">Her skin was smooth, too smooth, untouched by the roughness of this world. Like polished stone shaped by wind and time, yet never broken.</w:t>
      </w:r>
    </w:p>
    <w:p w:rsidR="00000000" w:rsidDel="00000000" w:rsidP="00000000" w:rsidRDefault="00000000" w:rsidRPr="00000000" w14:paraId="000009FA">
      <w:pPr>
        <w:spacing w:after="0" w:before="0" w:line="480" w:lineRule="auto"/>
        <w:ind w:left="720" w:firstLine="720"/>
        <w:rPr/>
      </w:pPr>
      <w:r w:rsidDel="00000000" w:rsidR="00000000" w:rsidRPr="00000000">
        <w:rPr>
          <w:rtl w:val="0"/>
        </w:rPr>
        <w:t xml:space="preserve">Her eyes—sharp, too sharp. There was an intelligence behind them, something calculating. Like she wasn’t just looking at him, but through him.</w:t>
      </w:r>
    </w:p>
    <w:p w:rsidR="00000000" w:rsidDel="00000000" w:rsidP="00000000" w:rsidRDefault="00000000" w:rsidRPr="00000000" w14:paraId="000009FB">
      <w:pPr>
        <w:spacing w:after="0" w:before="0" w:line="480" w:lineRule="auto"/>
        <w:ind w:left="720" w:firstLine="720"/>
        <w:rPr/>
      </w:pPr>
      <w:r w:rsidDel="00000000" w:rsidR="00000000" w:rsidRPr="00000000">
        <w:rPr>
          <w:rtl w:val="0"/>
        </w:rPr>
        <w:t xml:space="preserve">Even the way she stood was wrong.</w:t>
      </w:r>
    </w:p>
    <w:p w:rsidR="00000000" w:rsidDel="00000000" w:rsidP="00000000" w:rsidRDefault="00000000" w:rsidRPr="00000000" w14:paraId="000009FC">
      <w:pPr>
        <w:spacing w:after="0" w:before="0" w:line="480" w:lineRule="auto"/>
        <w:ind w:left="720" w:firstLine="720"/>
        <w:rPr/>
      </w:pPr>
      <w:r w:rsidDel="00000000" w:rsidR="00000000" w:rsidRPr="00000000">
        <w:rPr>
          <w:rtl w:val="0"/>
        </w:rPr>
        <w:t xml:space="preserve">Relaxed, unconcerned. Like the walls around her weren’t closing in with silence. Like she had all the time in the world.</w:t>
      </w:r>
    </w:p>
    <w:p w:rsidR="00000000" w:rsidDel="00000000" w:rsidP="00000000" w:rsidRDefault="00000000" w:rsidRPr="00000000" w14:paraId="000009FD">
      <w:pPr>
        <w:spacing w:after="0" w:before="0" w:line="480" w:lineRule="auto"/>
        <w:ind w:left="720" w:firstLine="720"/>
        <w:rPr/>
      </w:pPr>
      <w:r w:rsidDel="00000000" w:rsidR="00000000" w:rsidRPr="00000000">
        <w:rPr>
          <w:rtl w:val="0"/>
        </w:rPr>
        <w:t xml:space="preserve">Then, as if sensing his stare, she smirked.</w:t>
      </w:r>
    </w:p>
    <w:p w:rsidR="00000000" w:rsidDel="00000000" w:rsidP="00000000" w:rsidRDefault="00000000" w:rsidRPr="00000000" w14:paraId="000009FE">
      <w:pPr>
        <w:spacing w:after="0" w:before="0" w:line="480" w:lineRule="auto"/>
        <w:ind w:left="720" w:firstLine="720"/>
        <w:rPr/>
      </w:pPr>
      <w:r w:rsidDel="00000000" w:rsidR="00000000" w:rsidRPr="00000000">
        <w:rPr>
          <w:rtl w:val="0"/>
        </w:rPr>
        <w:t xml:space="preserve">She flicked her gaze toward The Prime, the corner of her lips twitching in an almost-smile.</w:t>
      </w:r>
    </w:p>
    <w:p w:rsidR="00000000" w:rsidDel="00000000" w:rsidP="00000000" w:rsidRDefault="00000000" w:rsidRPr="00000000" w14:paraId="000009FF">
      <w:pPr>
        <w:spacing w:after="0" w:before="0" w:line="480" w:lineRule="auto"/>
        <w:ind w:left="720" w:firstLine="720"/>
        <w:rPr/>
      </w:pPr>
      <w:r w:rsidDel="00000000" w:rsidR="00000000" w:rsidRPr="00000000">
        <w:rPr>
          <w:rtl w:val="0"/>
        </w:rPr>
        <w:t xml:space="preserve">“</w:t>
      </w:r>
      <w:r w:rsidDel="00000000" w:rsidR="00000000" w:rsidRPr="00000000">
        <w:rPr>
          <w:i w:val="1"/>
          <w:iCs w:val="1"/>
          <w:rtl w:val="0"/>
        </w:rPr>
        <w:t xml:space="preserve">Tell me, did you stretch the truth on purpose, or is this just the best your little translators could come up with?</w:t>
      </w:r>
      <w:r w:rsidDel="00000000" w:rsidR="00000000" w:rsidRPr="00000000">
        <w:rPr>
          <w:rtl w:val="0"/>
        </w:rPr>
        <w:t xml:space="preserve">”</w:t>
      </w:r>
    </w:p>
    <w:p w:rsidR="00000000" w:rsidDel="00000000" w:rsidP="00000000" w:rsidRDefault="00000000" w:rsidRPr="00000000" w14:paraId="00000A00">
      <w:pPr>
        <w:spacing w:after="0" w:before="0" w:line="480" w:lineRule="auto"/>
        <w:ind w:left="720" w:firstLine="720"/>
        <w:rPr/>
      </w:pPr>
      <w:r w:rsidDel="00000000" w:rsidR="00000000" w:rsidRPr="00000000">
        <w:rPr>
          <w:rtl w:val="0"/>
        </w:rPr>
        <w:t xml:space="preserve">Haldric’s eyes snapped to The Prime Archon, expecting a reaction.</w:t>
      </w:r>
    </w:p>
    <w:p w:rsidR="00000000" w:rsidDel="00000000" w:rsidP="00000000" w:rsidRDefault="00000000" w:rsidRPr="00000000" w14:paraId="00000A01">
      <w:pPr>
        <w:spacing w:after="0" w:before="0" w:line="480" w:lineRule="auto"/>
        <w:ind w:left="720" w:firstLine="720"/>
        <w:rPr/>
      </w:pPr>
      <w:r w:rsidDel="00000000" w:rsidR="00000000" w:rsidRPr="00000000">
        <w:rPr>
          <w:rtl w:val="0"/>
        </w:rPr>
        <w:t xml:space="preserve">But The Prime didn’t move.</w:t>
      </w:r>
    </w:p>
    <w:p w:rsidR="00000000" w:rsidDel="00000000" w:rsidP="00000000" w:rsidRDefault="00000000" w:rsidRPr="00000000" w14:paraId="00000A02">
      <w:pPr>
        <w:spacing w:after="0" w:before="0" w:line="480" w:lineRule="auto"/>
        <w:ind w:left="720" w:firstLine="720"/>
        <w:rPr/>
      </w:pPr>
      <w:r w:rsidDel="00000000" w:rsidR="00000000" w:rsidRPr="00000000">
        <w:rPr>
          <w:rtl w:val="0"/>
        </w:rPr>
        <w:t xml:space="preserve">Didn’t flinch. Didn’t shift, he just stared at Haldric expectantly.</w:t>
      </w:r>
    </w:p>
    <w:p w:rsidR="00000000" w:rsidDel="00000000" w:rsidP="00000000" w:rsidRDefault="00000000" w:rsidRPr="00000000" w14:paraId="00000A03">
      <w:pPr>
        <w:spacing w:after="0" w:before="0" w:line="480" w:lineRule="auto"/>
        <w:ind w:left="720" w:firstLine="720"/>
        <w:rPr/>
      </w:pPr>
      <w:r w:rsidDel="00000000" w:rsidR="00000000" w:rsidRPr="00000000">
        <w:rPr>
          <w:rtl w:val="0"/>
        </w:rPr>
        <w:t xml:space="preserve">He didn’t so much as acknowledge her.</w:t>
      </w:r>
    </w:p>
    <w:p w:rsidR="00000000" w:rsidDel="00000000" w:rsidP="00000000" w:rsidRDefault="00000000" w:rsidRPr="00000000" w14:paraId="00000A04">
      <w:pPr>
        <w:spacing w:after="0" w:before="0" w:line="480" w:lineRule="auto"/>
        <w:ind w:left="720" w:firstLine="720"/>
        <w:rPr/>
      </w:pPr>
      <w:r w:rsidDel="00000000" w:rsidR="00000000" w:rsidRPr="00000000">
        <w:rPr>
          <w:rtl w:val="0"/>
        </w:rPr>
        <w:t xml:space="preserve">Like she wasn’t there.</w:t>
      </w:r>
    </w:p>
    <w:p w:rsidR="00000000" w:rsidDel="00000000" w:rsidP="00000000" w:rsidRDefault="00000000" w:rsidRPr="00000000" w14:paraId="00000A05">
      <w:pPr>
        <w:spacing w:after="0" w:before="0" w:line="480" w:lineRule="auto"/>
        <w:ind w:left="720" w:firstLine="720"/>
        <w:rPr/>
      </w:pPr>
      <w:r w:rsidDel="00000000" w:rsidR="00000000" w:rsidRPr="00000000">
        <w:rPr>
          <w:rtl w:val="0"/>
        </w:rPr>
        <w:t xml:space="preserve">Haldric swallowed, throat suddenly dry.</w:t>
      </w:r>
    </w:p>
    <w:p w:rsidR="00000000" w:rsidDel="00000000" w:rsidP="00000000" w:rsidRDefault="00000000" w:rsidRPr="00000000" w14:paraId="00000A06">
      <w:pPr>
        <w:spacing w:after="0" w:before="0" w:line="480" w:lineRule="auto"/>
        <w:ind w:left="720" w:firstLine="720"/>
        <w:rPr/>
      </w:pPr>
      <w:r w:rsidDel="00000000" w:rsidR="00000000" w:rsidRPr="00000000">
        <w:rPr>
          <w:rtl w:val="0"/>
        </w:rPr>
        <w:t xml:space="preserve">He turned back to the woman. “Who—”</w:t>
      </w:r>
    </w:p>
    <w:p w:rsidR="00000000" w:rsidDel="00000000" w:rsidP="00000000" w:rsidRDefault="00000000" w:rsidRPr="00000000" w14:paraId="00000A07">
      <w:pPr>
        <w:spacing w:after="0" w:before="0" w:line="480" w:lineRule="auto"/>
        <w:ind w:left="720" w:firstLine="720"/>
        <w:rPr/>
      </w:pPr>
      <w:r w:rsidDel="00000000" w:rsidR="00000000" w:rsidRPr="00000000">
        <w:rPr>
          <w:rtl w:val="0"/>
        </w:rPr>
        <w:t xml:space="preserve">She cut him off with a flick of her fingers.</w:t>
      </w:r>
    </w:p>
    <w:p w:rsidR="00000000" w:rsidDel="00000000" w:rsidP="00000000" w:rsidRDefault="00000000" w:rsidRPr="00000000" w14:paraId="00000A08">
      <w:pPr>
        <w:spacing w:after="0" w:before="0" w:line="480" w:lineRule="auto"/>
        <w:ind w:left="720" w:firstLine="720"/>
        <w:rPr/>
      </w:pPr>
      <w:r w:rsidDel="00000000" w:rsidR="00000000" w:rsidRPr="00000000">
        <w:rPr>
          <w:rtl w:val="0"/>
        </w:rPr>
        <w:t xml:space="preserve">“</w:t>
      </w:r>
      <w:r w:rsidDel="00000000" w:rsidR="00000000" w:rsidRPr="00000000">
        <w:rPr>
          <w:i w:val="1"/>
          <w:iCs w:val="1"/>
          <w:rtl w:val="0"/>
        </w:rPr>
        <w:t xml:space="preserve">No, no, let me guess.</w:t>
      </w:r>
      <w:r w:rsidDel="00000000" w:rsidR="00000000" w:rsidRPr="00000000">
        <w:rPr>
          <w:rtl w:val="0"/>
        </w:rPr>
        <w:t xml:space="preserve">” She tilted her head, her expression caught somewhere between amusement and boredom. “</w:t>
      </w:r>
      <w:r w:rsidDel="00000000" w:rsidR="00000000" w:rsidRPr="00000000">
        <w:rPr>
          <w:i w:val="1"/>
          <w:iCs w:val="1"/>
          <w:rtl w:val="0"/>
        </w:rPr>
        <w:t xml:space="preserve">You’re going to ask who I am, how I got in here, what I want. Blah, blah. But really, aren’t those such boring questions, Hal?</w:t>
      </w:r>
      <w:r w:rsidDel="00000000" w:rsidR="00000000" w:rsidRPr="00000000">
        <w:rPr>
          <w:rtl w:val="0"/>
        </w:rPr>
        <w:t xml:space="preserve">”</w:t>
      </w:r>
    </w:p>
    <w:p w:rsidR="00000000" w:rsidDel="00000000" w:rsidP="00000000" w:rsidRDefault="00000000" w:rsidRPr="00000000" w14:paraId="00000A09">
      <w:pPr>
        <w:spacing w:after="0" w:before="0" w:line="480" w:lineRule="auto"/>
        <w:ind w:left="720" w:firstLine="720"/>
        <w:rPr/>
      </w:pPr>
      <w:r w:rsidDel="00000000" w:rsidR="00000000" w:rsidRPr="00000000">
        <w:rPr>
          <w:rtl w:val="0"/>
        </w:rPr>
        <w:t xml:space="preserve">Haldric clenched his jaw.</w:t>
      </w:r>
    </w:p>
    <w:p w:rsidR="00000000" w:rsidDel="00000000" w:rsidP="00000000" w:rsidRDefault="00000000" w:rsidRPr="00000000" w14:paraId="00000A0A">
      <w:pPr>
        <w:spacing w:after="0" w:before="0" w:line="480" w:lineRule="auto"/>
        <w:ind w:left="720" w:firstLine="720"/>
        <w:rPr/>
      </w:pPr>
      <w:r w:rsidDel="00000000" w:rsidR="00000000" w:rsidRPr="00000000">
        <w:rPr>
          <w:rtl w:val="0"/>
        </w:rPr>
        <w:t xml:space="preserve">Everything about her was wrong but not in a way he could name.</w:t>
      </w:r>
    </w:p>
    <w:p w:rsidR="00000000" w:rsidDel="00000000" w:rsidP="00000000" w:rsidRDefault="00000000" w:rsidRPr="00000000" w14:paraId="00000A0B">
      <w:pPr>
        <w:spacing w:after="0" w:before="0" w:line="480" w:lineRule="auto"/>
        <w:ind w:left="720" w:firstLine="720"/>
        <w:rPr/>
      </w:pPr>
      <w:r w:rsidDel="00000000" w:rsidR="00000000" w:rsidRPr="00000000">
        <w:rPr>
          <w:rtl w:val="0"/>
        </w:rPr>
        <w:t xml:space="preserve">She let out a short laugh, shaking her head.</w:t>
      </w:r>
    </w:p>
    <w:p w:rsidR="00000000" w:rsidDel="00000000" w:rsidP="00000000" w:rsidRDefault="00000000" w:rsidRPr="00000000" w14:paraId="00000A0C">
      <w:pPr>
        <w:spacing w:after="0" w:before="0" w:line="480" w:lineRule="auto"/>
        <w:ind w:left="720" w:firstLine="720"/>
        <w:rPr/>
      </w:pPr>
      <w:r w:rsidDel="00000000" w:rsidR="00000000" w:rsidRPr="00000000">
        <w:rPr>
          <w:rtl w:val="0"/>
        </w:rPr>
        <w:t xml:space="preserve">“</w:t>
      </w:r>
      <w:r w:rsidDel="00000000" w:rsidR="00000000" w:rsidRPr="00000000">
        <w:rPr>
          <w:i w:val="1"/>
          <w:iCs w:val="1"/>
          <w:rtl w:val="0"/>
        </w:rPr>
        <w:t xml:space="preserve">I’ll admit,</w:t>
      </w:r>
      <w:r w:rsidDel="00000000" w:rsidR="00000000" w:rsidRPr="00000000">
        <w:rPr>
          <w:rtl w:val="0"/>
        </w:rPr>
        <w:t xml:space="preserve">” she mused, flicking a glance back at the mural, “</w:t>
      </w:r>
      <w:r w:rsidDel="00000000" w:rsidR="00000000" w:rsidRPr="00000000">
        <w:rPr>
          <w:i w:val="1"/>
          <w:iCs w:val="1"/>
          <w:rtl w:val="0"/>
        </w:rPr>
        <w:t xml:space="preserve">I didn’t think anyone was still telling this story.</w:t>
      </w:r>
      <w:r w:rsidDel="00000000" w:rsidR="00000000" w:rsidRPr="00000000">
        <w:rPr>
          <w:rtl w:val="0"/>
        </w:rPr>
        <w:t xml:space="preserve">” She smirked. “</w:t>
      </w:r>
      <w:r w:rsidDel="00000000" w:rsidR="00000000" w:rsidRPr="00000000">
        <w:rPr>
          <w:i w:val="1"/>
          <w:iCs w:val="1"/>
          <w:rtl w:val="0"/>
        </w:rPr>
        <w:t xml:space="preserve">But since we’re all sharing stories today…</w:t>
      </w:r>
      <w:r w:rsidDel="00000000" w:rsidR="00000000" w:rsidRPr="00000000">
        <w:rPr>
          <w:rtl w:val="0"/>
        </w:rPr>
        <w:t xml:space="preserve">” She gestured lazily toward the mural. “</w:t>
      </w:r>
      <w:r w:rsidDel="00000000" w:rsidR="00000000" w:rsidRPr="00000000">
        <w:rPr>
          <w:i w:val="1"/>
          <w:iCs w:val="1"/>
          <w:rtl w:val="0"/>
        </w:rPr>
        <w:t xml:space="preserve">Tell me, child. Do you believe the story?</w:t>
      </w:r>
      <w:r w:rsidDel="00000000" w:rsidR="00000000" w:rsidRPr="00000000">
        <w:rPr>
          <w:rtl w:val="0"/>
        </w:rPr>
        <w:t xml:space="preserve">”</w:t>
      </w:r>
    </w:p>
    <w:p w:rsidR="00000000" w:rsidDel="00000000" w:rsidP="00000000" w:rsidRDefault="00000000" w:rsidRPr="00000000" w14:paraId="00000A0D">
      <w:pPr>
        <w:spacing w:after="0" w:before="0" w:line="480" w:lineRule="auto"/>
        <w:ind w:left="720" w:firstLine="720"/>
        <w:rPr/>
      </w:pPr>
      <w:r w:rsidDel="00000000" w:rsidR="00000000" w:rsidRPr="00000000">
        <w:rPr>
          <w:rtl w:val="0"/>
        </w:rPr>
        <w:t xml:space="preserve">Haldric tried to swallow, but his mouth was too dry. Did he believe it? He wanted to, but did he, really? When he finally found the courage, his voice came quieter than expected. “I… I don’t know.”</w:t>
      </w:r>
    </w:p>
    <w:p w:rsidR="00000000" w:rsidDel="00000000" w:rsidP="00000000" w:rsidRDefault="00000000" w:rsidRPr="00000000" w14:paraId="00000A0E">
      <w:pPr>
        <w:spacing w:after="0" w:before="0" w:line="480" w:lineRule="auto"/>
        <w:ind w:left="720" w:firstLine="720"/>
        <w:rPr/>
      </w:pPr>
      <w:r w:rsidDel="00000000" w:rsidR="00000000" w:rsidRPr="00000000">
        <w:rPr>
          <w:rtl w:val="0"/>
        </w:rPr>
        <w:t xml:space="preserve">The woman nodded. “</w:t>
      </w:r>
      <w:r w:rsidDel="00000000" w:rsidR="00000000" w:rsidRPr="00000000">
        <w:rPr>
          <w:i w:val="1"/>
          <w:iCs w:val="1"/>
          <w:rtl w:val="0"/>
        </w:rPr>
        <w:t xml:space="preserve">Looks like there’s hope for you little rodents yet.</w:t>
      </w:r>
      <w:r w:rsidDel="00000000" w:rsidR="00000000" w:rsidRPr="00000000">
        <w:rPr>
          <w:rtl w:val="0"/>
        </w:rPr>
        <w:t xml:space="preserve">” </w:t>
      </w:r>
    </w:p>
    <w:p w:rsidR="00000000" w:rsidDel="00000000" w:rsidP="00000000" w:rsidRDefault="00000000" w:rsidRPr="00000000" w14:paraId="00000A0F">
      <w:pPr>
        <w:spacing w:after="0" w:before="0" w:line="480" w:lineRule="auto"/>
        <w:ind w:left="720" w:firstLine="720"/>
        <w:rPr/>
      </w:pPr>
      <w:r w:rsidDel="00000000" w:rsidR="00000000" w:rsidRPr="00000000">
        <w:rPr>
          <w:rtl w:val="0"/>
        </w:rPr>
        <w:t xml:space="preserve">Then, without another word, she strode toward The Prime’s door and—</w:t>
      </w:r>
    </w:p>
    <w:p w:rsidR="00000000" w:rsidDel="00000000" w:rsidP="00000000" w:rsidRDefault="00000000" w:rsidRPr="00000000" w14:paraId="00000A10">
      <w:pPr>
        <w:spacing w:after="0" w:before="0" w:line="480" w:lineRule="auto"/>
        <w:ind w:left="720" w:firstLine="720"/>
        <w:rPr/>
      </w:pPr>
      <w:r w:rsidDel="00000000" w:rsidR="00000000" w:rsidRPr="00000000">
        <w:rPr>
          <w:rtl w:val="0"/>
        </w:rPr>
        <w:t xml:space="preserve">…she—</w:t>
      </w:r>
    </w:p>
    <w:p w:rsidR="00000000" w:rsidDel="00000000" w:rsidP="00000000" w:rsidRDefault="00000000" w:rsidRPr="00000000" w14:paraId="00000A11">
      <w:pPr>
        <w:spacing w:after="0" w:before="0" w:line="480" w:lineRule="auto"/>
        <w:ind w:left="720" w:firstLine="720"/>
        <w:rPr/>
      </w:pPr>
      <w:r w:rsidDel="00000000" w:rsidR="00000000" w:rsidRPr="00000000">
        <w:rPr>
          <w:i w:val="1"/>
          <w:iCs w:val="1"/>
          <w:rtl w:val="0"/>
        </w:rPr>
        <w:t xml:space="preserve">Did she just walk through it?</w:t>
      </w:r>
      <w:r w:rsidDel="00000000" w:rsidR="00000000" w:rsidRPr="00000000">
        <w:rPr>
          <w:rtl w:val="0"/>
        </w:rPr>
        <w:t xml:space="preserve"> Gone.</w:t>
      </w:r>
    </w:p>
    <w:p w:rsidR="00000000" w:rsidDel="00000000" w:rsidP="00000000" w:rsidRDefault="00000000" w:rsidRPr="00000000" w14:paraId="00000A12">
      <w:pPr>
        <w:spacing w:after="0" w:before="0" w:line="480" w:lineRule="auto"/>
        <w:ind w:left="720" w:firstLine="720"/>
        <w:rPr/>
      </w:pPr>
      <w:r w:rsidDel="00000000" w:rsidR="00000000" w:rsidRPr="00000000">
        <w:rPr>
          <w:rtl w:val="0"/>
        </w:rPr>
        <w:t xml:space="preserve">No sound of footsteps. No lingering presence. The door hadn’t even moved. Haldric stared. The air felt different, wrong in a way he couldn’t place.</w:t>
      </w:r>
    </w:p>
    <w:p w:rsidR="00000000" w:rsidDel="00000000" w:rsidP="00000000" w:rsidRDefault="00000000" w:rsidRPr="00000000" w14:paraId="00000A13">
      <w:pPr>
        <w:spacing w:after="0" w:before="0" w:line="480" w:lineRule="auto"/>
        <w:ind w:left="720" w:firstLine="720"/>
        <w:rPr/>
      </w:pPr>
      <w:r w:rsidDel="00000000" w:rsidR="00000000" w:rsidRPr="00000000">
        <w:rPr>
          <w:rtl w:val="0"/>
        </w:rPr>
        <w:t xml:space="preserve">The Prime Archon sighed audibly. “I think this will be a good stopping point for the day.”</w:t>
      </w:r>
    </w:p>
    <w:p w:rsidR="00000000" w:rsidDel="00000000" w:rsidP="00000000" w:rsidRDefault="00000000" w:rsidRPr="00000000" w14:paraId="00000A14">
      <w:pPr>
        <w:spacing w:after="0" w:before="0" w:line="480" w:lineRule="auto"/>
        <w:ind w:left="720" w:firstLine="720"/>
        <w:rPr>
          <w:i w:val="1"/>
          <w:iCs w:val="1"/>
        </w:rPr>
      </w:pPr>
      <w:r w:rsidDel="00000000" w:rsidR="00000000" w:rsidRPr="00000000">
        <w:rPr>
          <w:rtl w:val="0"/>
        </w:rPr>
        <w:t xml:space="preserve">Haldric blinked, barely processing the words. </w:t>
      </w:r>
      <w:r w:rsidDel="00000000" w:rsidR="00000000" w:rsidRPr="00000000">
        <w:rPr>
          <w:i w:val="1"/>
          <w:iCs w:val="1"/>
          <w:rtl w:val="0"/>
        </w:rPr>
        <w:t xml:space="preserve">A stopping point? That’s it?</w:t>
      </w:r>
    </w:p>
    <w:p w:rsidR="00000000" w:rsidDel="00000000" w:rsidP="00000000" w:rsidRDefault="00000000" w:rsidRPr="00000000" w14:paraId="00000A15">
      <w:pPr>
        <w:spacing w:after="0" w:before="0" w:line="480" w:lineRule="auto"/>
        <w:ind w:left="720" w:firstLine="720"/>
        <w:rPr>
          <w:i w:val="1"/>
          <w:iCs w:val="1"/>
        </w:rPr>
      </w:pPr>
      <w:r w:rsidDel="00000000" w:rsidR="00000000" w:rsidRPr="00000000">
        <w:rPr>
          <w:i w:val="1"/>
          <w:iCs w:val="1"/>
          <w:rtl w:val="0"/>
        </w:rPr>
        <w:t xml:space="preserve">Did The Prime really see nothing? Could he truly not hear her, even as she openly scorned him? What… what is happening to me? First that Nature Deity vanished from the wall, and now this?</w:t>
      </w:r>
    </w:p>
    <w:p w:rsidR="00000000" w:rsidDel="00000000" w:rsidP="00000000" w:rsidRDefault="00000000" w:rsidRPr="00000000" w14:paraId="00000A16">
      <w:pPr>
        <w:spacing w:after="0" w:before="0" w:line="480" w:lineRule="auto"/>
        <w:ind w:left="720" w:firstLine="720"/>
        <w:rPr/>
      </w:pPr>
      <w:r w:rsidDel="00000000" w:rsidR="00000000" w:rsidRPr="00000000">
        <w:rPr>
          <w:rtl w:val="0"/>
        </w:rPr>
        <w:t xml:space="preserve">The Prime turned away, but the sigh he left behind clung to Haldric’s thoughts like dust in the air.</w:t>
      </w:r>
    </w:p>
    <w:p w:rsidR="00000000" w:rsidDel="00000000" w:rsidP="00000000" w:rsidRDefault="00000000" w:rsidRPr="00000000" w14:paraId="00000A17">
      <w:pPr>
        <w:spacing w:after="0" w:before="0" w:line="480" w:lineRule="auto"/>
        <w:ind w:left="720" w:firstLine="720"/>
        <w:rPr>
          <w:i w:val="1"/>
          <w:iCs w:val="1"/>
        </w:rPr>
      </w:pPr>
      <w:r w:rsidDel="00000000" w:rsidR="00000000" w:rsidRPr="00000000">
        <w:rPr>
          <w:i w:val="1"/>
          <w:iCs w:val="1"/>
          <w:rtl w:val="0"/>
        </w:rPr>
        <w:t xml:space="preserve">Did he seem… disappointed?</w:t>
      </w:r>
    </w:p>
    <w:p w:rsidR="00000000" w:rsidDel="00000000" w:rsidP="00000000" w:rsidRDefault="00000000" w:rsidRPr="00000000" w14:paraId="00000A18">
      <w:pPr>
        <w:spacing w:after="0" w:before="0" w:line="480" w:lineRule="auto"/>
        <w:ind w:left="720" w:firstLine="720"/>
        <w:rPr/>
      </w:pPr>
      <w:r w:rsidDel="00000000" w:rsidR="00000000" w:rsidRPr="00000000">
        <w:rPr>
          <w:rtl w:val="0"/>
        </w:rPr>
        <w:t xml:space="preserve">The thought sat uneasily in Haldric’s chest. </w:t>
      </w:r>
    </w:p>
    <w:p w:rsidR="00000000" w:rsidDel="00000000" w:rsidP="00000000" w:rsidRDefault="00000000" w:rsidRPr="00000000" w14:paraId="00000A19">
      <w:pPr>
        <w:spacing w:after="0" w:before="0" w:line="480" w:lineRule="auto"/>
        <w:ind w:left="720" w:firstLine="720"/>
        <w:rPr>
          <w:i w:val="1"/>
          <w:iCs w:val="1"/>
        </w:rPr>
      </w:pPr>
      <w:r w:rsidDel="00000000" w:rsidR="00000000" w:rsidRPr="00000000">
        <w:rPr>
          <w:i w:val="1"/>
          <w:iCs w:val="1"/>
          <w:rtl w:val="0"/>
        </w:rPr>
        <w:t xml:space="preserve">What was the last thing The Prime said before she appeared</w:t>
      </w:r>
      <w:r w:rsidDel="00000000" w:rsidR="00000000" w:rsidRPr="00000000">
        <w:rPr>
          <w:rtl w:val="0"/>
        </w:rPr>
        <w:t xml:space="preserve">?</w:t>
      </w:r>
      <w:r w:rsidDel="00000000" w:rsidR="00000000" w:rsidRPr="00000000">
        <w:rPr>
          <w:i w:val="1"/>
          <w:iCs w:val="1"/>
          <w:rtl w:val="0"/>
        </w:rPr>
        <w:t xml:space="preserve"> He asked if I had any questions about what he’d read… right? And if he couldn’t see or hear the girl, then my reply was…</w:t>
      </w:r>
    </w:p>
    <w:p w:rsidR="00000000" w:rsidDel="00000000" w:rsidP="00000000" w:rsidRDefault="00000000" w:rsidRPr="00000000" w14:paraId="00000A1A">
      <w:pPr>
        <w:spacing w:after="0" w:before="0" w:line="480" w:lineRule="auto"/>
        <w:ind w:left="720" w:firstLine="720"/>
        <w:rPr>
          <w:i w:val="1"/>
          <w:iCs w:val="1"/>
        </w:rPr>
      </w:pPr>
      <w:r w:rsidDel="00000000" w:rsidR="00000000" w:rsidRPr="00000000">
        <w:rPr>
          <w:i w:val="1"/>
          <w:iCs w:val="1"/>
          <w:rtl w:val="0"/>
        </w:rPr>
        <w:t xml:space="preserve">“Who—” …and later… “I don’t know.”</w:t>
      </w:r>
    </w:p>
    <w:p w:rsidR="00000000" w:rsidDel="00000000" w:rsidP="00000000" w:rsidRDefault="00000000" w:rsidRPr="00000000" w14:paraId="00000A1B">
      <w:pPr>
        <w:spacing w:after="0" w:before="0" w:line="480" w:lineRule="auto"/>
        <w:ind w:left="720" w:firstLine="720"/>
        <w:rPr>
          <w:i w:val="1"/>
          <w:iCs w:val="1"/>
        </w:rPr>
      </w:pPr>
      <w:r w:rsidDel="00000000" w:rsidR="00000000" w:rsidRPr="00000000">
        <w:rPr>
          <w:i w:val="1"/>
          <w:iCs w:val="1"/>
          <w:rtl w:val="0"/>
        </w:rPr>
        <w:t xml:space="preserve">Stone me, he thinks I wasn’t paying attention at all!</w:t>
      </w:r>
    </w:p>
    <w:p w:rsidR="00000000" w:rsidDel="00000000" w:rsidP="00000000" w:rsidRDefault="00000000" w:rsidRPr="00000000" w14:paraId="00000A1C">
      <w:pPr>
        <w:spacing w:after="0" w:before="0" w:line="480" w:lineRule="auto"/>
        <w:ind w:left="720" w:firstLine="720"/>
        <w:rPr/>
      </w:pPr>
      <w:r w:rsidDel="00000000" w:rsidR="00000000" w:rsidRPr="00000000">
        <w:rPr>
          <w:rtl w:val="0"/>
        </w:rPr>
        <w:t xml:space="preserve">Before Haldric could reassure The Prime, before he could even try to seem more engaged, the man spoke first.</w:t>
      </w:r>
    </w:p>
    <w:p w:rsidR="00000000" w:rsidDel="00000000" w:rsidP="00000000" w:rsidRDefault="00000000" w:rsidRPr="00000000" w14:paraId="00000A1D">
      <w:pPr>
        <w:spacing w:after="0" w:before="0" w:line="480" w:lineRule="auto"/>
        <w:ind w:left="720" w:firstLine="720"/>
        <w:rPr/>
      </w:pPr>
      <w:r w:rsidDel="00000000" w:rsidR="00000000" w:rsidRPr="00000000">
        <w:rPr>
          <w:rtl w:val="0"/>
        </w:rPr>
        <w:t xml:space="preserve">“You’ll need time to digest what you’ve heard.”  Then with a sharper tone, The Prime continued “This goes without saying, but this isn’t information you can share. No friends. No family.”</w:t>
      </w:r>
    </w:p>
    <w:p w:rsidR="00000000" w:rsidDel="00000000" w:rsidP="00000000" w:rsidRDefault="00000000" w:rsidRPr="00000000" w14:paraId="00000A1E">
      <w:pPr>
        <w:spacing w:after="0" w:before="0" w:line="480" w:lineRule="auto"/>
        <w:ind w:left="720" w:firstLine="720"/>
        <w:rPr/>
      </w:pPr>
      <w:r w:rsidDel="00000000" w:rsidR="00000000" w:rsidRPr="00000000">
        <w:rPr>
          <w:rtl w:val="0"/>
        </w:rPr>
        <w:t xml:space="preserve">His gaze settled on Haldric. “This must stay between us.”</w:t>
      </w:r>
    </w:p>
    <w:p w:rsidR="00000000" w:rsidDel="00000000" w:rsidP="00000000" w:rsidRDefault="00000000" w:rsidRPr="00000000" w14:paraId="00000A1F">
      <w:pPr>
        <w:spacing w:after="0" w:before="0" w:line="480" w:lineRule="auto"/>
        <w:ind w:left="720" w:firstLine="720"/>
        <w:rPr/>
      </w:pPr>
      <w:r w:rsidDel="00000000" w:rsidR="00000000" w:rsidRPr="00000000">
        <w:rPr>
          <w:rtl w:val="0"/>
        </w:rPr>
        <w:t xml:space="preserve">Haldric nodded automatically. “I understand.”</w:t>
      </w:r>
    </w:p>
    <w:p w:rsidR="00000000" w:rsidDel="00000000" w:rsidP="00000000" w:rsidRDefault="00000000" w:rsidRPr="00000000" w14:paraId="00000A20">
      <w:pPr>
        <w:spacing w:after="0" w:before="0" w:line="480" w:lineRule="auto"/>
        <w:ind w:left="720" w:firstLine="720"/>
        <w:rPr/>
      </w:pPr>
      <w:r w:rsidDel="00000000" w:rsidR="00000000" w:rsidRPr="00000000">
        <w:rPr>
          <w:rtl w:val="0"/>
        </w:rPr>
        <w:t xml:space="preserve">The Prime turned away. Taking it as a dismissal, Haldric stepped out of the office, and the door clicked shut behind him.</w:t>
      </w:r>
    </w:p>
    <w:p w:rsidR="00000000" w:rsidDel="00000000" w:rsidP="00000000" w:rsidRDefault="00000000" w:rsidRPr="00000000" w14:paraId="00000A21">
      <w:pPr>
        <w:spacing w:after="0" w:before="0" w:line="480" w:lineRule="auto"/>
        <w:ind w:left="720" w:firstLine="720"/>
        <w:rPr/>
      </w:pPr>
      <w:r w:rsidDel="00000000" w:rsidR="00000000" w:rsidRPr="00000000">
        <w:rPr>
          <w:rtl w:val="0"/>
        </w:rPr>
        <w:t xml:space="preserve">And only then, alone in the quiet, did the weight of it all finally settle.</w:t>
      </w:r>
    </w:p>
    <w:p w:rsidR="00000000" w:rsidDel="00000000" w:rsidP="00000000" w:rsidRDefault="00000000" w:rsidRPr="00000000" w14:paraId="00000A22">
      <w:pPr>
        <w:spacing w:after="0" w:before="0" w:line="480" w:lineRule="auto"/>
        <w:ind w:left="720" w:firstLine="720"/>
        <w:rPr/>
      </w:pPr>
      <w:r w:rsidDel="00000000" w:rsidR="00000000" w:rsidRPr="00000000">
        <w:rPr>
          <w:rtl w:val="0"/>
        </w:rPr>
        <w:t xml:space="preserve">Haldric barely remembered the walk back to his home. His mind churned with everything: The Prime’s words, the mural, the woman who shouldn’t exist.</w:t>
      </w:r>
    </w:p>
    <w:p w:rsidR="00000000" w:rsidDel="00000000" w:rsidP="00000000" w:rsidRDefault="00000000" w:rsidRPr="00000000" w14:paraId="00000A23">
      <w:pPr>
        <w:spacing w:after="0" w:before="0" w:line="480" w:lineRule="auto"/>
        <w:ind w:left="720" w:firstLine="720"/>
        <w:rPr/>
      </w:pPr>
      <w:r w:rsidDel="00000000" w:rsidR="00000000" w:rsidRPr="00000000">
        <w:rPr>
          <w:rtl w:val="0"/>
        </w:rPr>
        <w:t xml:space="preserve">His Grayparents were waiting. Worry lined their faces, but before they could ask, he cut them off with a tired smile.</w:t>
      </w:r>
    </w:p>
    <w:p w:rsidR="00000000" w:rsidDel="00000000" w:rsidP="00000000" w:rsidRDefault="00000000" w:rsidRPr="00000000" w14:paraId="00000A24">
      <w:pPr>
        <w:spacing w:after="0" w:before="0" w:line="480" w:lineRule="auto"/>
        <w:ind w:left="720" w:firstLine="720"/>
        <w:rPr/>
      </w:pPr>
      <w:r w:rsidDel="00000000" w:rsidR="00000000" w:rsidRPr="00000000">
        <w:rPr>
          <w:rtl w:val="0"/>
        </w:rPr>
        <w:t xml:space="preserve">“I’m alright.”</w:t>
      </w:r>
    </w:p>
    <w:p w:rsidR="00000000" w:rsidDel="00000000" w:rsidP="00000000" w:rsidRDefault="00000000" w:rsidRPr="00000000" w14:paraId="00000A25">
      <w:pPr>
        <w:spacing w:after="0" w:before="0" w:line="480" w:lineRule="auto"/>
        <w:ind w:left="720" w:firstLine="720"/>
        <w:rPr/>
      </w:pPr>
      <w:r w:rsidDel="00000000" w:rsidR="00000000" w:rsidRPr="00000000">
        <w:rPr>
          <w:rtl w:val="0"/>
        </w:rPr>
        <w:t xml:space="preserve">They didn’t seem convinced, but they let it be. Wintrid muttered something going to bed, while Cenrick gave his shoulder a squeeze—wordless, but firm. </w:t>
      </w:r>
    </w:p>
    <w:p w:rsidR="00000000" w:rsidDel="00000000" w:rsidP="00000000" w:rsidRDefault="00000000" w:rsidRPr="00000000" w14:paraId="00000A26">
      <w:pPr>
        <w:spacing w:after="0" w:before="0" w:line="480" w:lineRule="auto"/>
        <w:ind w:left="720" w:firstLine="720"/>
        <w:rPr/>
      </w:pPr>
      <w:r w:rsidDel="00000000" w:rsidR="00000000" w:rsidRPr="00000000">
        <w:rPr>
          <w:rtl w:val="0"/>
        </w:rPr>
        <w:t xml:space="preserve">Haldric exhaled, stepping into his room.</w:t>
      </w:r>
    </w:p>
    <w:p w:rsidR="00000000" w:rsidDel="00000000" w:rsidP="00000000" w:rsidRDefault="00000000" w:rsidRPr="00000000" w14:paraId="00000A27">
      <w:pPr>
        <w:spacing w:after="0" w:before="0" w:line="480" w:lineRule="auto"/>
        <w:ind w:left="720" w:firstLine="720"/>
        <w:rPr/>
      </w:pPr>
      <w:r w:rsidDel="00000000" w:rsidR="00000000" w:rsidRPr="00000000">
        <w:rPr>
          <w:rtl w:val="0"/>
        </w:rPr>
        <w:t xml:space="preserve">He was ready to collapse, sleep early for once. The last few days had been… too much.</w:t>
      </w:r>
    </w:p>
    <w:p w:rsidR="00000000" w:rsidDel="00000000" w:rsidP="00000000" w:rsidRDefault="00000000" w:rsidRPr="00000000" w14:paraId="00000A28">
      <w:pPr>
        <w:spacing w:after="0" w:before="0" w:line="480" w:lineRule="auto"/>
        <w:ind w:left="720" w:firstLine="720"/>
        <w:rPr/>
      </w:pPr>
      <w:r w:rsidDel="00000000" w:rsidR="00000000" w:rsidRPr="00000000">
        <w:rPr>
          <w:rtl w:val="0"/>
        </w:rPr>
        <w:t xml:space="preserve">Then, the knock.</w:t>
      </w:r>
    </w:p>
    <w:p w:rsidR="00000000" w:rsidDel="00000000" w:rsidP="00000000" w:rsidRDefault="00000000" w:rsidRPr="00000000" w14:paraId="00000A29">
      <w:pPr>
        <w:spacing w:after="0" w:before="0" w:line="480" w:lineRule="auto"/>
        <w:ind w:left="720" w:firstLine="720"/>
        <w:rPr/>
      </w:pPr>
      <w:r w:rsidDel="00000000" w:rsidR="00000000" w:rsidRPr="00000000">
        <w:rPr>
          <w:rtl w:val="0"/>
        </w:rPr>
        <w:t xml:space="preserve">Haldric groaned. He didn’t even need to guess.</w:t>
      </w:r>
    </w:p>
    <w:p w:rsidR="00000000" w:rsidDel="00000000" w:rsidP="00000000" w:rsidRDefault="00000000" w:rsidRPr="00000000" w14:paraId="00000A2A">
      <w:pPr>
        <w:spacing w:after="0" w:before="0" w:line="480" w:lineRule="auto"/>
        <w:ind w:left="720" w:firstLine="720"/>
        <w:rPr/>
      </w:pPr>
      <w:r w:rsidDel="00000000" w:rsidR="00000000" w:rsidRPr="00000000">
        <w:rPr>
          <w:rtl w:val="0"/>
        </w:rPr>
        <w:t xml:space="preserve">When he opened the door, Praew grinned up at him.</w:t>
      </w:r>
    </w:p>
    <w:p w:rsidR="00000000" w:rsidDel="00000000" w:rsidP="00000000" w:rsidRDefault="00000000" w:rsidRPr="00000000" w14:paraId="00000A2B">
      <w:pPr>
        <w:spacing w:after="0" w:before="0" w:line="480" w:lineRule="auto"/>
        <w:ind w:left="720" w:firstLine="720"/>
        <w:rPr/>
      </w:pPr>
      <w:r w:rsidDel="00000000" w:rsidR="00000000" w:rsidRPr="00000000">
        <w:rPr>
          <w:rtl w:val="0"/>
        </w:rPr>
        <w:t xml:space="preserve">“I’m honored!” she gasped dramatically, clutching her chest like she’d been blessed by a deity . “I get to spend time with such a famous person!”</w:t>
      </w:r>
    </w:p>
    <w:p w:rsidR="00000000" w:rsidDel="00000000" w:rsidP="00000000" w:rsidRDefault="00000000" w:rsidRPr="00000000" w14:paraId="00000A2C">
      <w:pPr>
        <w:spacing w:after="0" w:before="0" w:line="480" w:lineRule="auto"/>
        <w:ind w:left="720" w:firstLine="720"/>
        <w:rPr/>
      </w:pPr>
      <w:r w:rsidDel="00000000" w:rsidR="00000000" w:rsidRPr="00000000">
        <w:rPr>
          <w:rtl w:val="0"/>
        </w:rPr>
        <w:t xml:space="preserve">Haldric pinched the bridge of his nose. “Alright, alright, that’s enough.”</w:t>
      </w:r>
    </w:p>
    <w:p w:rsidR="00000000" w:rsidDel="00000000" w:rsidP="00000000" w:rsidRDefault="00000000" w:rsidRPr="00000000" w14:paraId="00000A2D">
      <w:pPr>
        <w:spacing w:after="0" w:before="0" w:line="480" w:lineRule="auto"/>
        <w:ind w:left="720" w:firstLine="720"/>
        <w:rPr/>
      </w:pPr>
      <w:r w:rsidDel="00000000" w:rsidR="00000000" w:rsidRPr="00000000">
        <w:rPr>
          <w:rtl w:val="0"/>
        </w:rPr>
        <w:t xml:space="preserve">But she wasn’t done. “You’re all anyone’s talking about! An unarmed administrator from The Prime’s office took on a Mythical Beast Hunter while blindfolded. In a sword fight. And won.” She laughed, shaking her head. “I do want to know how exactly you cut off his hand without a weapon, though.”</w:t>
      </w:r>
    </w:p>
    <w:p w:rsidR="00000000" w:rsidDel="00000000" w:rsidP="00000000" w:rsidRDefault="00000000" w:rsidRPr="00000000" w14:paraId="00000A2E">
      <w:pPr>
        <w:spacing w:after="0" w:before="0" w:line="480" w:lineRule="auto"/>
        <w:ind w:left="720" w:firstLine="720"/>
        <w:rPr/>
      </w:pPr>
      <w:r w:rsidDel="00000000" w:rsidR="00000000" w:rsidRPr="00000000">
        <w:rPr>
          <w:rtl w:val="0"/>
        </w:rPr>
        <w:t xml:space="preserve">She raised a brow. “What did you do? Skip our meeting last night to run around spreading false rumors about yourself?”</w:t>
      </w:r>
    </w:p>
    <w:p w:rsidR="00000000" w:rsidDel="00000000" w:rsidP="00000000" w:rsidRDefault="00000000" w:rsidRPr="00000000" w14:paraId="00000A2F">
      <w:pPr>
        <w:spacing w:after="0" w:before="0" w:line="480" w:lineRule="auto"/>
        <w:ind w:left="720" w:firstLine="720"/>
        <w:rPr/>
      </w:pPr>
      <w:r w:rsidDel="00000000" w:rsidR="00000000" w:rsidRPr="00000000">
        <w:rPr>
          <w:rtl w:val="0"/>
        </w:rPr>
        <w:t xml:space="preserve">Haldric sighed. The truth was… worse.</w:t>
      </w:r>
    </w:p>
    <w:p w:rsidR="00000000" w:rsidDel="00000000" w:rsidP="00000000" w:rsidRDefault="00000000" w:rsidRPr="00000000" w14:paraId="00000A30">
      <w:pPr>
        <w:spacing w:after="0" w:before="0" w:line="480" w:lineRule="auto"/>
        <w:ind w:left="720" w:firstLine="720"/>
        <w:rPr/>
      </w:pPr>
      <w:r w:rsidDel="00000000" w:rsidR="00000000" w:rsidRPr="00000000">
        <w:rPr>
          <w:rtl w:val="0"/>
        </w:rPr>
        <w:t xml:space="preserve">With the Grayparents in bed, Haldric and Praew sat at the living room table as he recounted the last two days. Praew listened, and the more he spoke, the wider her eyes got.</w:t>
      </w:r>
    </w:p>
    <w:p w:rsidR="00000000" w:rsidDel="00000000" w:rsidP="00000000" w:rsidRDefault="00000000" w:rsidRPr="00000000" w14:paraId="00000A31">
      <w:pPr>
        <w:spacing w:after="0" w:before="0" w:line="480" w:lineRule="auto"/>
        <w:ind w:left="720" w:firstLine="720"/>
        <w:rPr/>
      </w:pPr>
      <w:r w:rsidDel="00000000" w:rsidR="00000000" w:rsidRPr="00000000">
        <w:rPr>
          <w:rtl w:val="0"/>
        </w:rPr>
        <w:t xml:space="preserve">By the time he finished, she was staring. Jaw slack.</w:t>
      </w:r>
    </w:p>
    <w:p w:rsidR="00000000" w:rsidDel="00000000" w:rsidP="00000000" w:rsidRDefault="00000000" w:rsidRPr="00000000" w14:paraId="00000A32">
      <w:pPr>
        <w:spacing w:after="0" w:before="0" w:line="480" w:lineRule="auto"/>
        <w:ind w:left="720" w:firstLine="720"/>
        <w:rPr/>
      </w:pPr>
      <w:r w:rsidDel="00000000" w:rsidR="00000000" w:rsidRPr="00000000">
        <w:rPr>
          <w:rtl w:val="0"/>
        </w:rPr>
        <w:t xml:space="preserve">Then—</w:t>
      </w:r>
    </w:p>
    <w:p w:rsidR="00000000" w:rsidDel="00000000" w:rsidP="00000000" w:rsidRDefault="00000000" w:rsidRPr="00000000" w14:paraId="00000A33">
      <w:pPr>
        <w:spacing w:after="0" w:before="0" w:line="480" w:lineRule="auto"/>
        <w:ind w:left="720" w:firstLine="720"/>
        <w:rPr/>
      </w:pPr>
      <w:r w:rsidDel="00000000" w:rsidR="00000000" w:rsidRPr="00000000">
        <w:rPr>
          <w:rtl w:val="0"/>
        </w:rPr>
        <w:t xml:space="preserve">“ARE YOU INSANE?!”</w:t>
      </w:r>
    </w:p>
    <w:p w:rsidR="00000000" w:rsidDel="00000000" w:rsidP="00000000" w:rsidRDefault="00000000" w:rsidRPr="00000000" w14:paraId="00000A34">
      <w:pPr>
        <w:spacing w:after="0" w:before="0" w:line="480" w:lineRule="auto"/>
        <w:ind w:left="720" w:firstLine="720"/>
        <w:rPr/>
      </w:pPr>
      <w:r w:rsidDel="00000000" w:rsidR="00000000" w:rsidRPr="00000000">
        <w:rPr>
          <w:rtl w:val="0"/>
        </w:rPr>
        <w:t xml:space="preserve">Haldric winced. “Praew—”</w:t>
      </w:r>
    </w:p>
    <w:p w:rsidR="00000000" w:rsidDel="00000000" w:rsidP="00000000" w:rsidRDefault="00000000" w:rsidRPr="00000000" w14:paraId="00000A35">
      <w:pPr>
        <w:spacing w:after="0" w:before="0" w:line="480" w:lineRule="auto"/>
        <w:ind w:left="720" w:firstLine="720"/>
        <w:rPr/>
      </w:pPr>
      <w:r w:rsidDel="00000000" w:rsidR="00000000" w:rsidRPr="00000000">
        <w:rPr>
          <w:rtl w:val="0"/>
        </w:rPr>
        <w:t xml:space="preserve">“You did WHAT?!”</w:t>
      </w:r>
    </w:p>
    <w:p w:rsidR="00000000" w:rsidDel="00000000" w:rsidP="00000000" w:rsidRDefault="00000000" w:rsidRPr="00000000" w14:paraId="00000A36">
      <w:pPr>
        <w:spacing w:after="0" w:before="0" w:line="480" w:lineRule="auto"/>
        <w:ind w:left="720" w:firstLine="720"/>
        <w:rPr/>
      </w:pPr>
      <w:r w:rsidDel="00000000" w:rsidR="00000000" w:rsidRPr="00000000">
        <w:rPr>
          <w:rtl w:val="0"/>
        </w:rPr>
        <w:t xml:space="preserve">She looked ready to shake him, like somehow that would make the last two days sound less ridiculous.</w:t>
      </w:r>
    </w:p>
    <w:p w:rsidR="00000000" w:rsidDel="00000000" w:rsidP="00000000" w:rsidRDefault="00000000" w:rsidRPr="00000000" w14:paraId="00000A37">
      <w:pPr>
        <w:spacing w:after="0" w:before="0" w:line="480" w:lineRule="auto"/>
        <w:ind w:left="720" w:firstLine="720"/>
        <w:rPr/>
      </w:pPr>
      <w:r w:rsidDel="00000000" w:rsidR="00000000" w:rsidRPr="00000000">
        <w:rPr>
          <w:rtl w:val="0"/>
        </w:rPr>
        <w:t xml:space="preserve">He’d kept certain details to himself—the blinding sun, the mural, that woman. No one acclimated was allowed to talk about the first light. No one spoke about the strength they gained.</w:t>
      </w:r>
    </w:p>
    <w:p w:rsidR="00000000" w:rsidDel="00000000" w:rsidP="00000000" w:rsidRDefault="00000000" w:rsidRPr="00000000" w14:paraId="00000A38">
      <w:pPr>
        <w:spacing w:after="0" w:before="0" w:line="480" w:lineRule="auto"/>
        <w:ind w:left="720" w:firstLine="720"/>
        <w:rPr/>
      </w:pPr>
      <w:r w:rsidDel="00000000" w:rsidR="00000000" w:rsidRPr="00000000">
        <w:rPr>
          <w:rtl w:val="0"/>
        </w:rPr>
        <w:t xml:space="preserve">And the mural? That woman? There was no point.</w:t>
      </w:r>
    </w:p>
    <w:p w:rsidR="00000000" w:rsidDel="00000000" w:rsidP="00000000" w:rsidRDefault="00000000" w:rsidRPr="00000000" w14:paraId="00000A39">
      <w:pPr>
        <w:spacing w:after="0" w:before="0" w:line="480" w:lineRule="auto"/>
        <w:ind w:left="720" w:firstLine="720"/>
        <w:rPr/>
      </w:pPr>
      <w:r w:rsidDel="00000000" w:rsidR="00000000" w:rsidRPr="00000000">
        <w:rPr>
          <w:rtl w:val="0"/>
        </w:rPr>
        <w:t xml:space="preserve">Praew exhaled, rubbing her temple. “Wow.”</w:t>
      </w:r>
    </w:p>
    <w:p w:rsidR="00000000" w:rsidDel="00000000" w:rsidP="00000000" w:rsidRDefault="00000000" w:rsidRPr="00000000" w14:paraId="00000A3A">
      <w:pPr>
        <w:spacing w:after="0" w:before="0" w:line="480" w:lineRule="auto"/>
        <w:ind w:left="720" w:firstLine="720"/>
        <w:rPr/>
      </w:pPr>
      <w:r w:rsidDel="00000000" w:rsidR="00000000" w:rsidRPr="00000000">
        <w:rPr>
          <w:rtl w:val="0"/>
        </w:rPr>
        <w:t xml:space="preserve">Then, more slowly, “So… you’re really going to be the next Prime Archon?”</w:t>
      </w:r>
    </w:p>
    <w:p w:rsidR="00000000" w:rsidDel="00000000" w:rsidP="00000000" w:rsidRDefault="00000000" w:rsidRPr="00000000" w14:paraId="00000A3B">
      <w:pPr>
        <w:spacing w:after="0" w:before="0" w:line="480" w:lineRule="auto"/>
        <w:ind w:left="720" w:firstLine="720"/>
        <w:rPr/>
      </w:pPr>
      <w:r w:rsidDel="00000000" w:rsidR="00000000" w:rsidRPr="00000000">
        <w:rPr>
          <w:rtl w:val="0"/>
        </w:rPr>
        <w:t xml:space="preserve">She paused, then grinned. “This is good! This is really good!” She smacked his arm. “Now we can finally see what The Prime’s really up to!”</w:t>
      </w:r>
    </w:p>
    <w:p w:rsidR="00000000" w:rsidDel="00000000" w:rsidP="00000000" w:rsidRDefault="00000000" w:rsidRPr="00000000" w14:paraId="00000A3C">
      <w:pPr>
        <w:spacing w:after="0" w:before="0" w:line="480" w:lineRule="auto"/>
        <w:ind w:left="720" w:firstLine="720"/>
        <w:rPr/>
      </w:pPr>
      <w:r w:rsidDel="00000000" w:rsidR="00000000" w:rsidRPr="00000000">
        <w:rPr>
          <w:rtl w:val="0"/>
        </w:rPr>
        <w:t xml:space="preserve">Haldric began tapping the table. “He’s not the enemy.”</w:t>
      </w:r>
    </w:p>
    <w:p w:rsidR="00000000" w:rsidDel="00000000" w:rsidP="00000000" w:rsidRDefault="00000000" w:rsidRPr="00000000" w14:paraId="00000A3D">
      <w:pPr>
        <w:spacing w:after="0" w:before="0" w:line="480" w:lineRule="auto"/>
        <w:ind w:left="720" w:firstLine="720"/>
        <w:rPr/>
      </w:pPr>
      <w:r w:rsidDel="00000000" w:rsidR="00000000" w:rsidRPr="00000000">
        <w:rPr>
          <w:rtl w:val="0"/>
        </w:rPr>
        <w:t xml:space="preserve">She scoffed. “You don’t know that. He’s too suspicious—”</w:t>
      </w:r>
    </w:p>
    <w:p w:rsidR="00000000" w:rsidDel="00000000" w:rsidP="00000000" w:rsidRDefault="00000000" w:rsidRPr="00000000" w14:paraId="00000A3E">
      <w:pPr>
        <w:spacing w:after="0" w:before="0" w:line="480" w:lineRule="auto"/>
        <w:ind w:left="720" w:firstLine="720"/>
        <w:rPr/>
      </w:pPr>
      <w:r w:rsidDel="00000000" w:rsidR="00000000" w:rsidRPr="00000000">
        <w:rPr>
          <w:rtl w:val="0"/>
        </w:rPr>
        <w:t xml:space="preserve">The Prime had saved him. Had believed in him. Had given him everything he lost.</w:t>
      </w:r>
    </w:p>
    <w:p w:rsidR="00000000" w:rsidDel="00000000" w:rsidP="00000000" w:rsidRDefault="00000000" w:rsidRPr="00000000" w14:paraId="00000A3F">
      <w:pPr>
        <w:spacing w:after="0" w:before="0" w:line="480" w:lineRule="auto"/>
        <w:ind w:left="720" w:firstLine="720"/>
        <w:rPr/>
      </w:pPr>
      <w:r w:rsidDel="00000000" w:rsidR="00000000" w:rsidRPr="00000000">
        <w:rPr>
          <w:rtl w:val="0"/>
        </w:rPr>
        <w:t xml:space="preserve">“HE IS NOT AN ENEMY, PRAEW!”</w:t>
      </w:r>
    </w:p>
    <w:p w:rsidR="00000000" w:rsidDel="00000000" w:rsidP="00000000" w:rsidRDefault="00000000" w:rsidRPr="00000000" w14:paraId="00000A40">
      <w:pPr>
        <w:spacing w:after="0" w:before="0" w:line="480" w:lineRule="auto"/>
        <w:ind w:left="720" w:firstLine="720"/>
        <w:rPr/>
      </w:pPr>
      <w:r w:rsidDel="00000000" w:rsidR="00000000" w:rsidRPr="00000000">
        <w:rPr>
          <w:rtl w:val="0"/>
        </w:rPr>
        <w:t xml:space="preserve">The words burst out of him, louder, harsher than intended.</w:t>
      </w:r>
    </w:p>
    <w:p w:rsidR="00000000" w:rsidDel="00000000" w:rsidP="00000000" w:rsidRDefault="00000000" w:rsidRPr="00000000" w14:paraId="00000A41">
      <w:pPr>
        <w:spacing w:after="0" w:before="0" w:line="480" w:lineRule="auto"/>
        <w:ind w:left="720" w:firstLine="720"/>
        <w:rPr/>
      </w:pPr>
      <w:r w:rsidDel="00000000" w:rsidR="00000000" w:rsidRPr="00000000">
        <w:rPr>
          <w:rtl w:val="0"/>
        </w:rPr>
        <w:t xml:space="preserve">Startled, Praew jumped out of her seat into a defensive stance Haldric didn’t recognize.</w:t>
      </w:r>
    </w:p>
    <w:p w:rsidR="00000000" w:rsidDel="00000000" w:rsidP="00000000" w:rsidRDefault="00000000" w:rsidRPr="00000000" w14:paraId="00000A42">
      <w:pPr>
        <w:spacing w:after="0" w:before="0" w:line="480" w:lineRule="auto"/>
        <w:ind w:left="720" w:firstLine="720"/>
        <w:rPr/>
      </w:pPr>
      <w:r w:rsidDel="00000000" w:rsidR="00000000" w:rsidRPr="00000000">
        <w:rPr>
          <w:i w:val="1"/>
          <w:iCs w:val="1"/>
          <w:rtl w:val="0"/>
        </w:rPr>
        <w:t xml:space="preserve">Wow. Someone’s jumpy</w:t>
      </w:r>
      <w:r w:rsidDel="00000000" w:rsidR="00000000" w:rsidRPr="00000000">
        <w:rPr>
          <w:rtl w:val="0"/>
        </w:rPr>
        <w:t xml:space="preserve">, he thought—until he looked down. The side of his fist was still pressed to the stone table—or what was left of it. The surface had caved under his touch, shattered into jagged pieces.</w:t>
      </w:r>
    </w:p>
    <w:p w:rsidR="00000000" w:rsidDel="00000000" w:rsidP="00000000" w:rsidRDefault="00000000" w:rsidRPr="00000000" w14:paraId="00000A43">
      <w:pPr>
        <w:spacing w:after="0" w:before="0" w:line="480" w:lineRule="auto"/>
        <w:ind w:left="720" w:firstLine="720"/>
        <w:rPr/>
      </w:pPr>
      <w:r w:rsidDel="00000000" w:rsidR="00000000" w:rsidRPr="00000000">
        <w:rPr>
          <w:rtl w:val="0"/>
        </w:rPr>
        <w:t xml:space="preserve">Praew took a half-step back. “Whoa. Okay. Relax.” She eyed the broken stone, then him. “How’d you even do that?”</w:t>
      </w:r>
    </w:p>
    <w:p w:rsidR="00000000" w:rsidDel="00000000" w:rsidP="00000000" w:rsidRDefault="00000000" w:rsidRPr="00000000" w14:paraId="00000A44">
      <w:pPr>
        <w:spacing w:after="0" w:before="0" w:line="480" w:lineRule="auto"/>
        <w:ind w:left="720" w:firstLine="720"/>
        <w:rPr/>
      </w:pPr>
      <w:r w:rsidDel="00000000" w:rsidR="00000000" w:rsidRPr="00000000">
        <w:rPr>
          <w:rtl w:val="0"/>
        </w:rPr>
        <w:t xml:space="preserve">Haldric swallowed. His pulse pounded. </w:t>
      </w:r>
      <w:r w:rsidDel="00000000" w:rsidR="00000000" w:rsidRPr="00000000">
        <w:rPr>
          <w:i w:val="1"/>
          <w:iCs w:val="1"/>
          <w:rtl w:val="0"/>
        </w:rPr>
        <w:t xml:space="preserve">Ah, right. I’m a bolting idiot. Now that I’ve acclimated, I’ve gotta get better at controlling my strength. </w:t>
      </w:r>
      <w:r w:rsidDel="00000000" w:rsidR="00000000" w:rsidRPr="00000000">
        <w:rPr>
          <w:rtl w:val="0"/>
        </w:rPr>
        <w:t xml:space="preserve">“It was already cracked.”</w:t>
      </w:r>
    </w:p>
    <w:p w:rsidR="00000000" w:rsidDel="00000000" w:rsidP="00000000" w:rsidRDefault="00000000" w:rsidRPr="00000000" w14:paraId="00000A45">
      <w:pPr>
        <w:spacing w:after="0" w:before="0" w:line="480" w:lineRule="auto"/>
        <w:ind w:left="720" w:firstLine="720"/>
        <w:rPr/>
      </w:pPr>
      <w:r w:rsidDel="00000000" w:rsidR="00000000" w:rsidRPr="00000000">
        <w:rPr>
          <w:rtl w:val="0"/>
        </w:rPr>
        <w:t xml:space="preserve">Too quick. Too defensive.</w:t>
      </w:r>
    </w:p>
    <w:p w:rsidR="00000000" w:rsidDel="00000000" w:rsidP="00000000" w:rsidRDefault="00000000" w:rsidRPr="00000000" w14:paraId="00000A46">
      <w:pPr>
        <w:spacing w:after="0" w:before="0" w:line="480" w:lineRule="auto"/>
        <w:ind w:left="720" w:firstLine="720"/>
        <w:rPr/>
      </w:pPr>
      <w:r w:rsidDel="00000000" w:rsidR="00000000" w:rsidRPr="00000000">
        <w:rPr>
          <w:rtl w:val="0"/>
        </w:rPr>
        <w:t xml:space="preserve">Praew raised a brow. She didn’t believe that, but she let it go. For now. After a beat, Praew spoke again. “That brings me to something else.”</w:t>
      </w:r>
    </w:p>
    <w:p w:rsidR="00000000" w:rsidDel="00000000" w:rsidP="00000000" w:rsidRDefault="00000000" w:rsidRPr="00000000" w14:paraId="00000A47">
      <w:pPr>
        <w:spacing w:after="0" w:before="0" w:line="480" w:lineRule="auto"/>
        <w:ind w:left="720" w:firstLine="720"/>
        <w:rPr/>
      </w:pPr>
      <w:r w:rsidDel="00000000" w:rsidR="00000000" w:rsidRPr="00000000">
        <w:rPr>
          <w:rtl w:val="0"/>
        </w:rPr>
        <w:t xml:space="preserve">Haldric frowned. “What now?”</w:t>
      </w:r>
    </w:p>
    <w:p w:rsidR="00000000" w:rsidDel="00000000" w:rsidP="00000000" w:rsidRDefault="00000000" w:rsidRPr="00000000" w14:paraId="00000A48">
      <w:pPr>
        <w:spacing w:after="0" w:before="0" w:line="480" w:lineRule="auto"/>
        <w:ind w:left="720" w:firstLine="720"/>
        <w:rPr/>
      </w:pPr>
      <w:r w:rsidDel="00000000" w:rsidR="00000000" w:rsidRPr="00000000">
        <w:rPr>
          <w:rtl w:val="0"/>
        </w:rPr>
        <w:t xml:space="preserve">She leaned in. “I made contact with someone. A group of people, actually. Worried citizens who think something’s wrong with the city.”</w:t>
      </w:r>
    </w:p>
    <w:p w:rsidR="00000000" w:rsidDel="00000000" w:rsidP="00000000" w:rsidRDefault="00000000" w:rsidRPr="00000000" w14:paraId="00000A49">
      <w:pPr>
        <w:spacing w:after="0" w:before="0" w:line="480" w:lineRule="auto"/>
        <w:ind w:left="720" w:firstLine="720"/>
        <w:rPr/>
      </w:pPr>
      <w:r w:rsidDel="00000000" w:rsidR="00000000" w:rsidRPr="00000000">
        <w:rPr>
          <w:rtl w:val="0"/>
        </w:rPr>
        <w:t xml:space="preserve">Haldric rubbed his temple.</w:t>
      </w:r>
    </w:p>
    <w:p w:rsidR="00000000" w:rsidDel="00000000" w:rsidP="00000000" w:rsidRDefault="00000000" w:rsidRPr="00000000" w14:paraId="00000A4A">
      <w:pPr>
        <w:spacing w:after="0" w:before="0" w:line="480" w:lineRule="auto"/>
        <w:ind w:left="720" w:firstLine="720"/>
        <w:rPr/>
      </w:pPr>
      <w:r w:rsidDel="00000000" w:rsidR="00000000" w:rsidRPr="00000000">
        <w:rPr>
          <w:rtl w:val="0"/>
        </w:rPr>
        <w:t xml:space="preserve">“And their leader?” she continued. “His name is Note.”</w:t>
      </w:r>
    </w:p>
    <w:p w:rsidR="00000000" w:rsidDel="00000000" w:rsidP="00000000" w:rsidRDefault="00000000" w:rsidRPr="00000000" w14:paraId="00000A4B">
      <w:pPr>
        <w:spacing w:after="0" w:before="0" w:line="480" w:lineRule="auto"/>
        <w:ind w:left="720" w:firstLine="720"/>
        <w:rPr/>
      </w:pPr>
      <w:r w:rsidDel="00000000" w:rsidR="00000000" w:rsidRPr="00000000">
        <w:rPr>
          <w:rtl w:val="0"/>
        </w:rPr>
        <w:t xml:space="preserve">Haldric blinked, then frowned.</w:t>
      </w:r>
      <w:sdt>
        <w:sdtPr>
          <w:id w:val="-2042745318"/>
          <w:tag w:val="goog_rdk_73"/>
        </w:sdtPr>
        <w:sdtContent>
          <w:commentRangeStart w:id="40"/>
        </w:sdtContent>
      </w:sdt>
      <w:r w:rsidDel="00000000" w:rsidR="00000000" w:rsidRPr="00000000">
        <w:rPr>
          <w:rtl w:val="0"/>
        </w:rPr>
        <w:t xml:space="preserve"> “Note?” </w:t>
      </w:r>
      <w:commentRangeEnd w:id="40"/>
      <w:r w:rsidDel="00000000" w:rsidR="00000000" w:rsidRPr="00000000">
        <w:commentReference w:id="40"/>
      </w:r>
      <w:r w:rsidDel="00000000" w:rsidR="00000000" w:rsidRPr="00000000">
        <w:rPr>
          <w:rtl w:val="0"/>
        </w:rPr>
        <w:t xml:space="preserve">He crossed his arms. “That’s the most suspicious name I’ve ever heard.”</w:t>
      </w:r>
    </w:p>
    <w:p w:rsidR="00000000" w:rsidDel="00000000" w:rsidP="00000000" w:rsidRDefault="00000000" w:rsidRPr="00000000" w14:paraId="00000A4C">
      <w:pPr>
        <w:spacing w:after="0" w:before="0" w:line="480" w:lineRule="auto"/>
        <w:ind w:left="720" w:firstLine="720"/>
        <w:rPr/>
      </w:pPr>
      <w:r w:rsidDel="00000000" w:rsidR="00000000" w:rsidRPr="00000000">
        <w:rPr>
          <w:rtl w:val="0"/>
        </w:rPr>
        <w:t xml:space="preserve">“I know,” she admitted. “But they’re the only people actually talking about this.”</w:t>
      </w:r>
    </w:p>
    <w:p w:rsidR="00000000" w:rsidDel="00000000" w:rsidP="00000000" w:rsidRDefault="00000000" w:rsidRPr="00000000" w14:paraId="00000A4D">
      <w:pPr>
        <w:spacing w:after="0" w:before="0" w:line="480" w:lineRule="auto"/>
        <w:ind w:left="720" w:firstLine="720"/>
        <w:rPr/>
      </w:pPr>
      <w:r w:rsidDel="00000000" w:rsidR="00000000" w:rsidRPr="00000000">
        <w:rPr>
          <w:rtl w:val="0"/>
        </w:rPr>
        <w:t xml:space="preserve">Haldric’s fingers curled against his leg. Something about this didn’t sit right. “You’re seriously trusting a guy who calls himself ‘Note’?” His voice was flat.</w:t>
      </w:r>
    </w:p>
    <w:p w:rsidR="00000000" w:rsidDel="00000000" w:rsidP="00000000" w:rsidRDefault="00000000" w:rsidRPr="00000000" w14:paraId="00000A4E">
      <w:pPr>
        <w:spacing w:after="0" w:before="0" w:line="480" w:lineRule="auto"/>
        <w:ind w:left="720" w:firstLine="720"/>
        <w:rPr/>
      </w:pPr>
      <w:r w:rsidDel="00000000" w:rsidR="00000000" w:rsidRPr="00000000">
        <w:rPr>
          <w:rtl w:val="0"/>
        </w:rPr>
        <w:t xml:space="preserve">Praew shrugged. “It’s just a name.”</w:t>
      </w:r>
    </w:p>
    <w:p w:rsidR="00000000" w:rsidDel="00000000" w:rsidP="00000000" w:rsidRDefault="00000000" w:rsidRPr="00000000" w14:paraId="00000A4F">
      <w:pPr>
        <w:spacing w:after="0" w:before="0" w:line="480" w:lineRule="auto"/>
        <w:ind w:left="720" w:firstLine="720"/>
        <w:rPr/>
      </w:pPr>
      <w:r w:rsidDel="00000000" w:rsidR="00000000" w:rsidRPr="00000000">
        <w:rPr>
          <w:rtl w:val="0"/>
        </w:rPr>
        <w:t xml:space="preserve">“It’s a fake name,” Haldric countered. “Which means he’s hiding something.”</w:t>
      </w:r>
    </w:p>
    <w:p w:rsidR="00000000" w:rsidDel="00000000" w:rsidP="00000000" w:rsidRDefault="00000000" w:rsidRPr="00000000" w14:paraId="00000A50">
      <w:pPr>
        <w:spacing w:after="0" w:before="0" w:line="480" w:lineRule="auto"/>
        <w:ind w:left="720" w:firstLine="720"/>
        <w:rPr/>
      </w:pPr>
      <w:r w:rsidDel="00000000" w:rsidR="00000000" w:rsidRPr="00000000">
        <w:rPr>
          <w:rtl w:val="0"/>
        </w:rPr>
        <w:t xml:space="preserve">She rolled her eyes. “Or it just means he doesn’t want enforcers tracking him down for asking questions.”</w:t>
      </w:r>
    </w:p>
    <w:p w:rsidR="00000000" w:rsidDel="00000000" w:rsidP="00000000" w:rsidRDefault="00000000" w:rsidRPr="00000000" w14:paraId="00000A51">
      <w:pPr>
        <w:spacing w:after="0" w:before="0" w:line="480" w:lineRule="auto"/>
        <w:ind w:left="720" w:firstLine="720"/>
        <w:rPr/>
      </w:pPr>
      <w:r w:rsidDel="00000000" w:rsidR="00000000" w:rsidRPr="00000000">
        <w:rPr>
          <w:rtl w:val="0"/>
        </w:rPr>
        <w:t xml:space="preserve">Haldric wasn’t buying it. “And what exactly is he asking questions about?”</w:t>
      </w:r>
    </w:p>
    <w:p w:rsidR="00000000" w:rsidDel="00000000" w:rsidP="00000000" w:rsidRDefault="00000000" w:rsidRPr="00000000" w14:paraId="00000A52">
      <w:pPr>
        <w:spacing w:after="0" w:before="0" w:line="480" w:lineRule="auto"/>
        <w:ind w:left="720" w:firstLine="720"/>
        <w:rPr/>
      </w:pPr>
      <w:r w:rsidDel="00000000" w:rsidR="00000000" w:rsidRPr="00000000">
        <w:rPr>
          <w:rtl w:val="0"/>
        </w:rPr>
        <w:t xml:space="preserve">Praew’s smirk faltered slightly. “The missing food. The city’s leadership. The people who’ve been disappearing.”</w:t>
      </w:r>
    </w:p>
    <w:p w:rsidR="00000000" w:rsidDel="00000000" w:rsidP="00000000" w:rsidRDefault="00000000" w:rsidRPr="00000000" w14:paraId="00000A53">
      <w:pPr>
        <w:spacing w:after="0" w:before="0" w:line="480" w:lineRule="auto"/>
        <w:ind w:left="720" w:firstLine="720"/>
        <w:rPr/>
      </w:pPr>
      <w:r w:rsidDel="00000000" w:rsidR="00000000" w:rsidRPr="00000000">
        <w:rPr>
          <w:rtl w:val="0"/>
        </w:rPr>
        <w:t xml:space="preserve">Haldric’s jaw tightened. “Sounds a lot like someone looking for trouble.”</w:t>
      </w:r>
    </w:p>
    <w:p w:rsidR="00000000" w:rsidDel="00000000" w:rsidP="00000000" w:rsidRDefault="00000000" w:rsidRPr="00000000" w14:paraId="00000A54">
      <w:pPr>
        <w:spacing w:after="0" w:before="0" w:line="480" w:lineRule="auto"/>
        <w:ind w:left="720" w:firstLine="720"/>
        <w:rPr/>
      </w:pPr>
      <w:r w:rsidDel="00000000" w:rsidR="00000000" w:rsidRPr="00000000">
        <w:rPr>
          <w:rtl w:val="0"/>
        </w:rPr>
        <w:t xml:space="preserve">She scoffed. “Or someone who actually gives a stone about this city.”</w:t>
      </w:r>
    </w:p>
    <w:p w:rsidR="00000000" w:rsidDel="00000000" w:rsidP="00000000" w:rsidRDefault="00000000" w:rsidRPr="00000000" w14:paraId="00000A55">
      <w:pPr>
        <w:spacing w:after="0" w:before="0" w:line="480" w:lineRule="auto"/>
        <w:ind w:left="720" w:firstLine="720"/>
        <w:rPr/>
      </w:pPr>
      <w:r w:rsidDel="00000000" w:rsidR="00000000" w:rsidRPr="00000000">
        <w:rPr>
          <w:rtl w:val="0"/>
        </w:rPr>
        <w:t xml:space="preserve">He couldn’t argue that, but it didn’t make him feel any better. “Tell me you didn’t agree to anything.”</w:t>
      </w:r>
    </w:p>
    <w:p w:rsidR="00000000" w:rsidDel="00000000" w:rsidP="00000000" w:rsidRDefault="00000000" w:rsidRPr="00000000" w14:paraId="00000A56">
      <w:pPr>
        <w:spacing w:after="0" w:before="0" w:line="480" w:lineRule="auto"/>
        <w:ind w:left="720" w:firstLine="720"/>
        <w:rPr/>
      </w:pPr>
      <w:r w:rsidDel="00000000" w:rsidR="00000000" w:rsidRPr="00000000">
        <w:rPr>
          <w:rtl w:val="0"/>
        </w:rPr>
        <w:t xml:space="preserve">Praew hesitated. “I… agreed to meet with them tomorrow night.”</w:t>
      </w:r>
    </w:p>
    <w:p w:rsidR="00000000" w:rsidDel="00000000" w:rsidP="00000000" w:rsidRDefault="00000000" w:rsidRPr="00000000" w14:paraId="00000A57">
      <w:pPr>
        <w:spacing w:after="0" w:before="0" w:line="480" w:lineRule="auto"/>
        <w:ind w:left="720" w:firstLine="720"/>
        <w:rPr/>
      </w:pPr>
      <w:r w:rsidDel="00000000" w:rsidR="00000000" w:rsidRPr="00000000">
        <w:rPr>
          <w:rtl w:val="0"/>
        </w:rPr>
        <w:t xml:space="preserve">Haldric groaned, dragging a hand down his face. “Of course you did.”</w:t>
      </w:r>
    </w:p>
    <w:p w:rsidR="00000000" w:rsidDel="00000000" w:rsidP="00000000" w:rsidRDefault="00000000" w:rsidRPr="00000000" w14:paraId="00000A58">
      <w:pPr>
        <w:spacing w:after="0" w:before="0" w:line="480" w:lineRule="auto"/>
        <w:ind w:left="720" w:firstLine="720"/>
        <w:rPr/>
      </w:pPr>
      <w:r w:rsidDel="00000000" w:rsidR="00000000" w:rsidRPr="00000000">
        <w:rPr>
          <w:rtl w:val="0"/>
        </w:rPr>
        <w:t xml:space="preserve">She frowned, arms crossing. “And what am I supposed to do, Haldric? Just forget about my missing friends? Pretend like I…” she hesitated, voice shaking, “like I didn’t fail them?”</w:t>
      </w:r>
    </w:p>
    <w:p w:rsidR="00000000" w:rsidDel="00000000" w:rsidP="00000000" w:rsidRDefault="00000000" w:rsidRPr="00000000" w14:paraId="00000A59">
      <w:pPr>
        <w:spacing w:after="0" w:before="0" w:line="480" w:lineRule="auto"/>
        <w:ind w:left="720" w:firstLine="720"/>
        <w:rPr/>
      </w:pPr>
      <w:r w:rsidDel="00000000" w:rsidR="00000000" w:rsidRPr="00000000">
        <w:rPr>
          <w:i w:val="1"/>
          <w:iCs w:val="1"/>
          <w:rtl w:val="0"/>
        </w:rPr>
        <w:t xml:space="preserve">Why didn’t she understand? </w:t>
      </w:r>
      <w:r w:rsidDel="00000000" w:rsidR="00000000" w:rsidRPr="00000000">
        <w:rPr>
          <w:rtl w:val="0"/>
        </w:rPr>
        <w:t xml:space="preserve">He felt bad for her, sure, but people who asked too many questions didn’t last long in Stormhaven. Either they disappeared… or they were baiting someone else to.</w:t>
      </w:r>
    </w:p>
    <w:p w:rsidR="00000000" w:rsidDel="00000000" w:rsidP="00000000" w:rsidRDefault="00000000" w:rsidRPr="00000000" w14:paraId="00000A5A">
      <w:pPr>
        <w:spacing w:after="0" w:before="0" w:line="480" w:lineRule="auto"/>
        <w:ind w:left="720" w:firstLine="720"/>
        <w:rPr/>
      </w:pPr>
      <w:r w:rsidDel="00000000" w:rsidR="00000000" w:rsidRPr="00000000">
        <w:rPr>
          <w:i w:val="1"/>
          <w:iCs w:val="1"/>
          <w:rtl w:val="0"/>
        </w:rPr>
        <w:t xml:space="preserve">Stone me.</w:t>
      </w:r>
      <w:r w:rsidDel="00000000" w:rsidR="00000000" w:rsidRPr="00000000">
        <w:rPr>
          <w:rtl w:val="0"/>
        </w:rPr>
        <w:t xml:space="preserve"> Haldric sighed, pushing past his frustration. “Okay I’m sorry, but I need to meet this guy first. Before you get too involved, before you start making promises and put yourself at risk. Understood?”</w:t>
      </w:r>
    </w:p>
    <w:p w:rsidR="00000000" w:rsidDel="00000000" w:rsidP="00000000" w:rsidRDefault="00000000" w:rsidRPr="00000000" w14:paraId="00000A5B">
      <w:pPr>
        <w:spacing w:after="0" w:before="0" w:line="480" w:lineRule="auto"/>
        <w:ind w:left="720" w:firstLine="720"/>
        <w:rPr/>
      </w:pPr>
      <w:r w:rsidDel="00000000" w:rsidR="00000000" w:rsidRPr="00000000">
        <w:rPr>
          <w:rtl w:val="0"/>
        </w:rPr>
        <w:t xml:space="preserve">She sighed but nodded. “Alright, fine. You can meet him.”</w:t>
      </w:r>
    </w:p>
    <w:p w:rsidR="00000000" w:rsidDel="00000000" w:rsidP="00000000" w:rsidRDefault="00000000" w:rsidRPr="00000000" w14:paraId="00000A5C">
      <w:pPr>
        <w:spacing w:after="0" w:before="0" w:line="480" w:lineRule="auto"/>
        <w:ind w:left="720" w:firstLine="720"/>
        <w:rPr/>
      </w:pPr>
      <w:r w:rsidDel="00000000" w:rsidR="00000000" w:rsidRPr="00000000">
        <w:rPr>
          <w:rtl w:val="0"/>
        </w:rPr>
        <w:t xml:space="preserve">Haldric wasn’t convinced. No matter what Praew thought, he’d be watching this ‘Note’ guy carefully.</w:t>
      </w:r>
    </w:p>
    <w:p w:rsidR="00000000" w:rsidDel="00000000" w:rsidP="00000000" w:rsidRDefault="00000000" w:rsidRPr="00000000" w14:paraId="00000A5D">
      <w:pPr>
        <w:spacing w:after="0" w:before="0" w:line="480" w:lineRule="auto"/>
        <w:ind w:left="720" w:firstLine="720"/>
        <w:rPr/>
      </w:pPr>
      <w:r w:rsidDel="00000000" w:rsidR="00000000" w:rsidRPr="00000000">
        <w:rPr>
          <w:rtl w:val="0"/>
        </w:rPr>
        <w:t xml:space="preserve">Because even the best Hunters forget—sometimes, the real predator isn’t the one leading the prey.</w:t>
      </w:r>
    </w:p>
    <w:p w:rsidR="00000000" w:rsidDel="00000000" w:rsidP="00000000" w:rsidRDefault="00000000" w:rsidRPr="00000000" w14:paraId="00000A5E">
      <w:pPr>
        <w:spacing w:after="0" w:before="0" w:line="480" w:lineRule="auto"/>
        <w:ind w:left="720" w:firstLine="720"/>
        <w:rPr/>
      </w:pPr>
      <w:r w:rsidDel="00000000" w:rsidR="00000000" w:rsidRPr="00000000">
        <w:rPr>
          <w:rtl w:val="0"/>
        </w:rPr>
        <w:t xml:space="preserve">It’s the one prowling just behind.</w:t>
      </w:r>
    </w:p>
    <w:p w:rsidR="00000000" w:rsidDel="00000000" w:rsidP="00000000" w:rsidRDefault="00000000" w:rsidRPr="00000000" w14:paraId="00000A5F">
      <w:pPr>
        <w:spacing w:after="0" w:before="0" w:line="480" w:lineRule="auto"/>
        <w:ind w:left="720" w:firstLine="720"/>
        <w:rPr/>
      </w:pPr>
      <w:r w:rsidDel="00000000" w:rsidR="00000000" w:rsidRPr="00000000">
        <w:rPr>
          <w:rtl w:val="0"/>
        </w:rPr>
        <w:t xml:space="preserve">Waiting to strike.</w:t>
      </w:r>
    </w:p>
    <w:p w:rsidR="00000000" w:rsidDel="00000000" w:rsidP="00000000" w:rsidRDefault="00000000" w:rsidRPr="00000000" w14:paraId="00000A60">
      <w:pPr>
        <w:spacing w:after="0" w:before="0" w:line="480" w:lineRule="auto"/>
        <w:ind w:left="720" w:firstLine="720"/>
        <w:rPr/>
      </w:pPr>
      <w:r w:rsidDel="00000000" w:rsidR="00000000" w:rsidRPr="00000000">
        <w:br w:type="page"/>
      </w:r>
      <w:r w:rsidDel="00000000" w:rsidR="00000000" w:rsidRPr="00000000">
        <w:rPr>
          <w:rtl w:val="0"/>
        </w:rPr>
      </w:r>
    </w:p>
    <w:p w:rsidR="00000000" w:rsidDel="00000000" w:rsidP="00000000" w:rsidRDefault="00000000" w:rsidRPr="00000000" w14:paraId="00000A61">
      <w:pPr>
        <w:spacing w:after="0" w:before="0" w:line="480" w:lineRule="auto"/>
        <w:ind w:left="720" w:firstLine="720"/>
        <w:rPr/>
      </w:pPr>
      <w:r w:rsidDel="00000000" w:rsidR="00000000" w:rsidRPr="00000000">
        <w:rPr>
          <w:rtl w:val="0"/>
        </w:rPr>
      </w:r>
    </w:p>
    <w:p w:rsidR="00000000" w:rsidDel="00000000" w:rsidP="00000000" w:rsidRDefault="00000000" w:rsidRPr="00000000" w14:paraId="00000A62">
      <w:pPr>
        <w:spacing w:after="0" w:before="0" w:line="480" w:lineRule="auto"/>
        <w:ind w:left="720" w:firstLine="720"/>
        <w:rPr/>
      </w:pPr>
      <w:r w:rsidDel="00000000" w:rsidR="00000000" w:rsidRPr="00000000">
        <w:rPr>
          <w:rtl w:val="0"/>
        </w:rPr>
      </w:r>
    </w:p>
    <w:p w:rsidR="00000000" w:rsidDel="00000000" w:rsidP="00000000" w:rsidRDefault="00000000" w:rsidRPr="00000000" w14:paraId="00000A63">
      <w:pPr>
        <w:spacing w:after="0" w:before="0" w:line="480" w:lineRule="auto"/>
        <w:ind w:left="720" w:firstLine="720"/>
        <w:rPr>
          <w:sz w:val="24"/>
          <w:szCs w:val="24"/>
        </w:rPr>
      </w:pPr>
      <w:r w:rsidDel="00000000" w:rsidR="00000000" w:rsidRPr="00000000">
        <w:rPr>
          <w:rtl w:val="0"/>
        </w:rPr>
      </w:r>
    </w:p>
    <w:p w:rsidR="00000000" w:rsidDel="00000000" w:rsidP="00000000" w:rsidRDefault="00000000" w:rsidRPr="00000000" w14:paraId="00000A64">
      <w:pPr>
        <w:spacing w:before="0" w:line="480" w:lineRule="auto"/>
        <w:ind w:left="720" w:firstLine="720"/>
        <w:rPr>
          <w:sz w:val="24"/>
          <w:szCs w:val="24"/>
        </w:rPr>
      </w:pPr>
      <w:r w:rsidDel="00000000" w:rsidR="00000000" w:rsidRPr="00000000">
        <w:rPr>
          <w:rtl w:val="0"/>
        </w:rPr>
      </w:r>
    </w:p>
    <w:p w:rsidR="00000000" w:rsidDel="00000000" w:rsidP="00000000" w:rsidRDefault="00000000" w:rsidRPr="00000000" w14:paraId="00000A65">
      <w:pPr>
        <w:pStyle w:val="Heading2"/>
        <w:spacing w:after="0" w:before="240" w:line="480" w:lineRule="auto"/>
        <w:ind w:left="720" w:firstLine="720"/>
        <w:jc w:val="center"/>
        <w:rPr/>
      </w:pPr>
      <w:bookmarkStart w:colFirst="0" w:colLast="0" w:name="_heading=h.qy19v34fkgr" w:id="12"/>
      <w:bookmarkEnd w:id="12"/>
      <w:r w:rsidDel="00000000" w:rsidR="00000000" w:rsidRPr="00000000">
        <w:rPr>
          <w:rtl w:val="0"/>
        </w:rPr>
        <w:t xml:space="preserve">Chapter 12 - Trigger Identification</w:t>
      </w:r>
    </w:p>
    <w:p w:rsidR="00000000" w:rsidDel="00000000" w:rsidP="00000000" w:rsidRDefault="00000000" w:rsidRPr="00000000" w14:paraId="00000A66">
      <w:pPr>
        <w:spacing w:after="0" w:before="240" w:line="480" w:lineRule="auto"/>
        <w:ind w:left="720" w:firstLine="720"/>
        <w:rPr/>
      </w:pPr>
      <w:r w:rsidDel="00000000" w:rsidR="00000000" w:rsidRPr="00000000">
        <w:rPr>
          <w:rtl w:val="0"/>
        </w:rPr>
      </w:r>
    </w:p>
    <w:p w:rsidR="00000000" w:rsidDel="00000000" w:rsidP="00000000" w:rsidRDefault="00000000" w:rsidRPr="00000000" w14:paraId="00000A67">
      <w:pPr>
        <w:spacing w:after="0" w:before="0" w:line="480" w:lineRule="auto"/>
        <w:ind w:left="720" w:firstLine="720"/>
        <w:jc w:val="center"/>
        <w:rPr>
          <w:i w:val="1"/>
          <w:iCs w:val="1"/>
        </w:rPr>
      </w:pPr>
      <w:r w:rsidDel="00000000" w:rsidR="00000000" w:rsidRPr="00000000">
        <w:rPr>
          <w:i w:val="1"/>
          <w:iCs w:val="1"/>
          <w:rtl w:val="0"/>
        </w:rPr>
        <w:t xml:space="preserve">"Some may call my death an unnecessary sacrifice—"</w:t>
      </w:r>
    </w:p>
    <w:p w:rsidR="00000000" w:rsidDel="00000000" w:rsidP="00000000" w:rsidRDefault="00000000" w:rsidRPr="00000000" w14:paraId="00000A68">
      <w:pPr>
        <w:spacing w:after="0" w:before="0" w:line="480" w:lineRule="auto"/>
        <w:ind w:left="720" w:firstLine="720"/>
        <w:rPr/>
      </w:pPr>
      <w:r w:rsidDel="00000000" w:rsidR="00000000" w:rsidRPr="00000000">
        <w:rPr>
          <w:rtl w:val="0"/>
        </w:rPr>
      </w:r>
    </w:p>
    <w:p w:rsidR="00000000" w:rsidDel="00000000" w:rsidP="00000000" w:rsidRDefault="00000000" w:rsidRPr="00000000" w14:paraId="00000A69">
      <w:pPr>
        <w:spacing w:after="0" w:before="0" w:line="480" w:lineRule="auto"/>
        <w:ind w:left="720" w:firstLine="720"/>
        <w:rPr/>
      </w:pPr>
      <w:r w:rsidDel="00000000" w:rsidR="00000000" w:rsidRPr="00000000">
        <w:rPr>
          <w:rtl w:val="0"/>
        </w:rPr>
        <w:t xml:space="preserve">The slums of the Third Floor outer ring were always damp, always dim, and always humming with an undercurrent of quiet desperation. The SolarStones overhead flickered, their uneven glow fading in and out of darkness. Every inch of space was crammed with makeshift stalls, piles of salvaged goods, and the hunched figures of unauthorized traders who knew better than to call attention to themselves.</w:t>
      </w:r>
    </w:p>
    <w:p w:rsidR="00000000" w:rsidDel="00000000" w:rsidP="00000000" w:rsidRDefault="00000000" w:rsidRPr="00000000" w14:paraId="00000A6A">
      <w:pPr>
        <w:spacing w:after="0" w:before="0" w:line="480" w:lineRule="auto"/>
        <w:ind w:left="720" w:firstLine="720"/>
        <w:rPr/>
      </w:pPr>
      <w:r w:rsidDel="00000000" w:rsidR="00000000" w:rsidRPr="00000000">
        <w:rPr>
          <w:i w:val="1"/>
          <w:iCs w:val="1"/>
          <w:rtl w:val="0"/>
        </w:rPr>
        <w:t xml:space="preserve">Where was she</w:t>
      </w:r>
      <w:r w:rsidDel="00000000" w:rsidR="00000000" w:rsidRPr="00000000">
        <w:rPr>
          <w:rtl w:val="0"/>
        </w:rPr>
        <w:t xml:space="preserve">? Haldric scanned the depressing street. This was the only part of the city where a black cloak that hid your face wouldn’t draw suspicion. People would just assume it was a trick of the dim light.</w:t>
      </w:r>
    </w:p>
    <w:p w:rsidR="00000000" w:rsidDel="00000000" w:rsidP="00000000" w:rsidRDefault="00000000" w:rsidRPr="00000000" w14:paraId="00000A6B">
      <w:pPr>
        <w:spacing w:after="0" w:before="0" w:line="480" w:lineRule="auto"/>
        <w:ind w:left="720" w:firstLine="720"/>
        <w:rPr>
          <w:i w:val="1"/>
          <w:iCs w:val="1"/>
        </w:rPr>
      </w:pPr>
      <w:r w:rsidDel="00000000" w:rsidR="00000000" w:rsidRPr="00000000">
        <w:rPr>
          <w:i w:val="1"/>
          <w:iCs w:val="1"/>
          <w:rtl w:val="0"/>
        </w:rPr>
        <w:t xml:space="preserve">It’s not like Praew to be late.</w:t>
      </w:r>
    </w:p>
    <w:p w:rsidR="00000000" w:rsidDel="00000000" w:rsidP="00000000" w:rsidRDefault="00000000" w:rsidRPr="00000000" w14:paraId="00000A6C">
      <w:pPr>
        <w:spacing w:after="0" w:before="0" w:line="480" w:lineRule="auto"/>
        <w:ind w:left="720" w:firstLine="720"/>
        <w:rPr/>
      </w:pPr>
      <w:r w:rsidDel="00000000" w:rsidR="00000000" w:rsidRPr="00000000">
        <w:rPr>
          <w:rtl w:val="0"/>
        </w:rPr>
        <w:t xml:space="preserve">They’d agreed to meet right here at the seventeenth flash—just one before curfew. As the Heir Archon, Haldric was curfew-exempt, but this Note person was way too suspicious. Meeting him past curfew would only draw the attention of the curfew patrol, even with clearance. But meeting too early could attract even more eyes. Someone was bound to recognize the second-most powerful person in the city.</w:t>
      </w:r>
    </w:p>
    <w:p w:rsidR="00000000" w:rsidDel="00000000" w:rsidP="00000000" w:rsidRDefault="00000000" w:rsidRPr="00000000" w14:paraId="00000A6D">
      <w:pPr>
        <w:spacing w:after="0" w:before="0" w:line="480" w:lineRule="auto"/>
        <w:ind w:left="720" w:firstLine="720"/>
        <w:rPr/>
      </w:pPr>
      <w:r w:rsidDel="00000000" w:rsidR="00000000" w:rsidRPr="00000000">
        <w:rPr>
          <w:rtl w:val="0"/>
        </w:rPr>
        <w:t xml:space="preserve">Most traders and beggars were packing up, but a few still lingered.</w:t>
      </w:r>
    </w:p>
    <w:p w:rsidR="00000000" w:rsidDel="00000000" w:rsidP="00000000" w:rsidRDefault="00000000" w:rsidRPr="00000000" w14:paraId="00000A6E">
      <w:pPr>
        <w:spacing w:after="0" w:before="0" w:line="480" w:lineRule="auto"/>
        <w:ind w:left="720" w:firstLine="720"/>
        <w:rPr/>
      </w:pPr>
      <w:r w:rsidDel="00000000" w:rsidR="00000000" w:rsidRPr="00000000">
        <w:rPr>
          <w:rtl w:val="0"/>
        </w:rPr>
        <w:t xml:space="preserve">  Haldric’s nose curled at the sour scent of sweat and unwashed bodies that wafted toward him.</w:t>
      </w:r>
    </w:p>
    <w:p w:rsidR="00000000" w:rsidDel="00000000" w:rsidP="00000000" w:rsidRDefault="00000000" w:rsidRPr="00000000" w14:paraId="00000A6F">
      <w:pPr>
        <w:spacing w:after="0" w:before="0" w:line="480" w:lineRule="auto"/>
        <w:ind w:left="720" w:firstLine="720"/>
        <w:rPr/>
      </w:pPr>
      <w:r w:rsidDel="00000000" w:rsidR="00000000" w:rsidRPr="00000000">
        <w:rPr>
          <w:rtl w:val="0"/>
        </w:rPr>
        <w:t xml:space="preserve">  And waiting for them in this filth was Note.</w:t>
      </w:r>
    </w:p>
    <w:p w:rsidR="00000000" w:rsidDel="00000000" w:rsidP="00000000" w:rsidRDefault="00000000" w:rsidRPr="00000000" w14:paraId="00000A70">
      <w:pPr>
        <w:spacing w:after="0" w:before="0" w:line="480" w:lineRule="auto"/>
        <w:ind w:left="720" w:firstLine="720"/>
        <w:rPr/>
      </w:pPr>
      <w:r w:rsidDel="00000000" w:rsidR="00000000" w:rsidRPr="00000000">
        <w:rPr>
          <w:rtl w:val="0"/>
        </w:rPr>
        <w:t xml:space="preserve">  Haldric spotted him immediately. It wasn’t hard.</w:t>
      </w:r>
    </w:p>
    <w:p w:rsidR="00000000" w:rsidDel="00000000" w:rsidP="00000000" w:rsidRDefault="00000000" w:rsidRPr="00000000" w14:paraId="00000A71">
      <w:pPr>
        <w:spacing w:after="0" w:before="0" w:line="480" w:lineRule="auto"/>
        <w:ind w:left="720" w:firstLine="720"/>
        <w:rPr/>
      </w:pPr>
      <w:r w:rsidDel="00000000" w:rsidR="00000000" w:rsidRPr="00000000">
        <w:rPr>
          <w:rtl w:val="0"/>
        </w:rPr>
        <w:t xml:space="preserve">  Never in his life had he wanted to punch someone more. Not Renwick after what he said to Praew. Not even Asher after his betrayal.</w:t>
      </w:r>
    </w:p>
    <w:p w:rsidR="00000000" w:rsidDel="00000000" w:rsidP="00000000" w:rsidRDefault="00000000" w:rsidRPr="00000000" w14:paraId="00000A72">
      <w:pPr>
        <w:spacing w:after="0" w:before="0" w:line="480" w:lineRule="auto"/>
        <w:ind w:left="720" w:firstLine="720"/>
        <w:rPr/>
      </w:pPr>
      <w:r w:rsidDel="00000000" w:rsidR="00000000" w:rsidRPr="00000000">
        <w:rPr>
          <w:rtl w:val="0"/>
        </w:rPr>
        <w:t xml:space="preserve">  What annoyed him—no, what infuriated him—was how absurd this guy looked.</w:t>
      </w:r>
    </w:p>
    <w:p w:rsidR="00000000" w:rsidDel="00000000" w:rsidP="00000000" w:rsidRDefault="00000000" w:rsidRPr="00000000" w14:paraId="00000A73">
      <w:pPr>
        <w:spacing w:after="0" w:before="0" w:line="480" w:lineRule="auto"/>
        <w:ind w:left="720" w:firstLine="720"/>
        <w:rPr>
          <w:i w:val="1"/>
          <w:iCs w:val="1"/>
        </w:rPr>
      </w:pPr>
      <w:r w:rsidDel="00000000" w:rsidR="00000000" w:rsidRPr="00000000">
        <w:rPr>
          <w:i w:val="1"/>
          <w:iCs w:val="1"/>
          <w:rtl w:val="0"/>
        </w:rPr>
        <w:t xml:space="preserve">  Does he even know what discreet means? Even The Prime would stand out less than this freak.</w:t>
      </w:r>
    </w:p>
    <w:p w:rsidR="00000000" w:rsidDel="00000000" w:rsidP="00000000" w:rsidRDefault="00000000" w:rsidRPr="00000000" w14:paraId="00000A74">
      <w:pPr>
        <w:spacing w:after="0" w:before="0" w:line="480" w:lineRule="auto"/>
        <w:ind w:left="720" w:firstLine="720"/>
        <w:rPr/>
      </w:pPr>
      <w:r w:rsidDel="00000000" w:rsidR="00000000" w:rsidRPr="00000000">
        <w:rPr>
          <w:rtl w:val="0"/>
        </w:rPr>
        <w:t xml:space="preserve">  Note looked like he belonged in the statue garden on the First Floor. He stood with effortless stillness, arms crossed over a chest so broad it made Haldric’s own shoulders feel inadequate. His dark skin was streaked with soot, but his posture remained perfect, his presence unwavering. A shadow of a perfectly trimmed beard framed his sharp jawline, and those piercing light blue eyes burned with a confidence that made Haldric’s stomach twist.</w:t>
      </w:r>
    </w:p>
    <w:p w:rsidR="00000000" w:rsidDel="00000000" w:rsidP="00000000" w:rsidRDefault="00000000" w:rsidRPr="00000000" w14:paraId="00000A75">
      <w:pPr>
        <w:spacing w:after="0" w:before="0" w:line="480" w:lineRule="auto"/>
        <w:ind w:left="720" w:firstLine="720"/>
        <w:rPr/>
      </w:pPr>
      <w:r w:rsidDel="00000000" w:rsidR="00000000" w:rsidRPr="00000000">
        <w:rPr>
          <w:rtl w:val="0"/>
        </w:rPr>
        <w:t xml:space="preserve">     And then there was the muscle.</w:t>
      </w:r>
    </w:p>
    <w:p w:rsidR="00000000" w:rsidDel="00000000" w:rsidP="00000000" w:rsidRDefault="00000000" w:rsidRPr="00000000" w14:paraId="00000A76">
      <w:pPr>
        <w:spacing w:after="0" w:before="0" w:line="480" w:lineRule="auto"/>
        <w:ind w:left="720" w:firstLine="720"/>
        <w:rPr/>
      </w:pPr>
      <w:r w:rsidDel="00000000" w:rsidR="00000000" w:rsidRPr="00000000">
        <w:rPr>
          <w:rtl w:val="0"/>
        </w:rPr>
        <w:t xml:space="preserve"> Veins coiled over his arms like tree roots, his biceps bulging beneath a torn, sweat-streaked shirt. His legs were massive—grotesquely overgrown. It was comical, really.</w:t>
      </w:r>
    </w:p>
    <w:p w:rsidR="00000000" w:rsidDel="00000000" w:rsidP="00000000" w:rsidRDefault="00000000" w:rsidRPr="00000000" w14:paraId="00000A77">
      <w:pPr>
        <w:spacing w:after="0" w:before="0" w:line="480" w:lineRule="auto"/>
        <w:ind w:left="720" w:firstLine="720"/>
        <w:rPr>
          <w:i w:val="1"/>
          <w:iCs w:val="1"/>
        </w:rPr>
      </w:pPr>
      <w:r w:rsidDel="00000000" w:rsidR="00000000" w:rsidRPr="00000000">
        <w:rPr>
          <w:i w:val="1"/>
          <w:iCs w:val="1"/>
          <w:rtl w:val="0"/>
        </w:rPr>
        <w:t xml:space="preserve"> No one actually liked that much muscle.</w:t>
      </w:r>
    </w:p>
    <w:p w:rsidR="00000000" w:rsidDel="00000000" w:rsidP="00000000" w:rsidRDefault="00000000" w:rsidRPr="00000000" w14:paraId="00000A78">
      <w:pPr>
        <w:spacing w:after="0" w:before="0" w:line="480" w:lineRule="auto"/>
        <w:ind w:left="720" w:firstLine="720"/>
        <w:rPr>
          <w:i w:val="1"/>
          <w:iCs w:val="1"/>
        </w:rPr>
      </w:pPr>
      <w:r w:rsidDel="00000000" w:rsidR="00000000" w:rsidRPr="00000000">
        <w:rPr>
          <w:i w:val="1"/>
          <w:iCs w:val="1"/>
          <w:rtl w:val="0"/>
        </w:rPr>
        <w:t xml:space="preserve"> Right?</w:t>
      </w:r>
    </w:p>
    <w:p w:rsidR="00000000" w:rsidDel="00000000" w:rsidP="00000000" w:rsidRDefault="00000000" w:rsidRPr="00000000" w14:paraId="00000A79">
      <w:pPr>
        <w:spacing w:after="0" w:before="0" w:line="480" w:lineRule="auto"/>
        <w:ind w:left="720" w:firstLine="720"/>
        <w:rPr/>
      </w:pPr>
      <w:r w:rsidDel="00000000" w:rsidR="00000000" w:rsidRPr="00000000">
        <w:rPr>
          <w:rtl w:val="0"/>
        </w:rPr>
        <w:t xml:space="preserve"> Haldric exhaled sharply through his nose.</w:t>
      </w:r>
    </w:p>
    <w:p w:rsidR="00000000" w:rsidDel="00000000" w:rsidP="00000000" w:rsidRDefault="00000000" w:rsidRPr="00000000" w14:paraId="00000A7A">
      <w:pPr>
        <w:spacing w:after="0" w:before="0" w:line="480" w:lineRule="auto"/>
        <w:ind w:left="720" w:firstLine="720"/>
        <w:rPr/>
      </w:pPr>
      <w:r w:rsidDel="00000000" w:rsidR="00000000" w:rsidRPr="00000000">
        <w:rPr>
          <w:rtl w:val="0"/>
        </w:rPr>
        <w:t xml:space="preserve"> And then he saw it.</w:t>
      </w:r>
    </w:p>
    <w:p w:rsidR="00000000" w:rsidDel="00000000" w:rsidP="00000000" w:rsidRDefault="00000000" w:rsidRPr="00000000" w14:paraId="00000A7B">
      <w:pPr>
        <w:spacing w:after="0" w:before="0" w:line="480" w:lineRule="auto"/>
        <w:ind w:left="720" w:firstLine="720"/>
        <w:rPr/>
      </w:pPr>
      <w:r w:rsidDel="00000000" w:rsidR="00000000" w:rsidRPr="00000000">
        <w:rPr>
          <w:rtl w:val="0"/>
        </w:rPr>
        <w:t xml:space="preserve"> Just the tiniest flicker of movement beside him.</w:t>
      </w:r>
    </w:p>
    <w:p w:rsidR="00000000" w:rsidDel="00000000" w:rsidP="00000000" w:rsidRDefault="00000000" w:rsidRPr="00000000" w14:paraId="00000A7C">
      <w:pPr>
        <w:spacing w:after="0" w:before="0" w:line="480" w:lineRule="auto"/>
        <w:ind w:left="720" w:firstLine="720"/>
        <w:rPr/>
      </w:pPr>
      <w:r w:rsidDel="00000000" w:rsidR="00000000" w:rsidRPr="00000000">
        <w:rPr>
          <w:rtl w:val="0"/>
        </w:rPr>
        <w:t xml:space="preserve"> He flinched as Praew stepped up, eyes scanning the street.</w:t>
      </w:r>
    </w:p>
    <w:sdt>
      <w:sdtPr>
        <w:id w:val="1619765195"/>
        <w:tag w:val="goog_rdk_76"/>
      </w:sdtPr>
      <w:sdtContent>
        <w:p w:rsidR="00000000" w:rsidDel="00000000" w:rsidP="00000000" w:rsidRDefault="00000000" w:rsidRPr="00000000" w14:paraId="00000A7D">
          <w:pPr>
            <w:spacing w:after="0" w:before="0" w:line="480" w:lineRule="auto"/>
            <w:ind w:firstLine="720"/>
            <w:rPr>
              <w:rPrChange w:author="William Cox" w:id="21" w:date="2025-12-22T18:23:00Z">
                <w:rPr>
                  <w:i w:val="1"/>
                  <w:iCs w:val="1"/>
                </w:rPr>
              </w:rPrChange>
            </w:rPr>
            <w:pPrChange w:author="William Cox" w:id="0" w:date="2025-12-22T18:23:00Z">
              <w:pPr>
                <w:spacing w:before="240" w:line="480" w:lineRule="auto"/>
                <w:ind w:left="720" w:firstLine="720"/>
              </w:pPr>
            </w:pPrChange>
          </w:pPr>
          <w:sdt>
            <w:sdtPr>
              <w:id w:val="214600793"/>
              <w:tag w:val="goog_rdk_75"/>
            </w:sdtPr>
            <w:sdtContent>
              <w:ins w:author="William Cox" w:id="20" w:date="2025-12-22T18:23:00Z">
                <w:r w:rsidDel="00000000" w:rsidR="00000000" w:rsidRPr="00000000">
                  <w:rPr>
                    <w:i w:val="1"/>
                    <w:iCs w:val="1"/>
                    <w:rtl w:val="0"/>
                  </w:rPr>
                  <w:t xml:space="preserve">               </w:t>
                </w:r>
              </w:ins>
            </w:sdtContent>
          </w:sdt>
          <w:r w:rsidDel="00000000" w:rsidR="00000000" w:rsidRPr="00000000">
            <w:rPr>
              <w:i w:val="1"/>
              <w:iCs w:val="1"/>
              <w:rtl w:val="0"/>
            </w:rPr>
            <w:t xml:space="preserve">Stone me, how did she—? I didn’t hear her at all!</w:t>
          </w:r>
        </w:p>
      </w:sdtContent>
    </w:sdt>
    <w:p w:rsidR="00000000" w:rsidDel="00000000" w:rsidP="00000000" w:rsidRDefault="00000000" w:rsidRPr="00000000" w14:paraId="00000A7E">
      <w:pPr>
        <w:spacing w:after="0" w:before="0" w:line="480" w:lineRule="auto"/>
        <w:ind w:left="720" w:firstLine="720"/>
        <w:rPr/>
      </w:pPr>
      <w:r w:rsidDel="00000000" w:rsidR="00000000" w:rsidRPr="00000000">
        <w:rPr>
          <w:rtl w:val="0"/>
        </w:rPr>
        <w:t xml:space="preserve"> When Note approached, Praew’s mouth dropped open.</w:t>
      </w:r>
    </w:p>
    <w:p w:rsidR="00000000" w:rsidDel="00000000" w:rsidP="00000000" w:rsidRDefault="00000000" w:rsidRPr="00000000" w14:paraId="00000A7F">
      <w:pPr>
        <w:spacing w:after="0" w:before="0" w:line="480" w:lineRule="auto"/>
        <w:ind w:left="720" w:firstLine="720"/>
        <w:rPr>
          <w:i w:val="1"/>
          <w:iCs w:val="1"/>
        </w:rPr>
      </w:pPr>
      <w:r w:rsidDel="00000000" w:rsidR="00000000" w:rsidRPr="00000000">
        <w:rPr>
          <w:i w:val="1"/>
          <w:iCs w:val="1"/>
          <w:rtl w:val="0"/>
        </w:rPr>
        <w:t xml:space="preserve">  A yawn. That’s all. Just a yawn. Not admiration. Not attraction.</w:t>
      </w:r>
    </w:p>
    <w:p w:rsidR="00000000" w:rsidDel="00000000" w:rsidP="00000000" w:rsidRDefault="00000000" w:rsidRPr="00000000" w14:paraId="00000A80">
      <w:pPr>
        <w:spacing w:after="0" w:before="0" w:line="480" w:lineRule="auto"/>
        <w:ind w:left="720" w:firstLine="720"/>
        <w:rPr>
          <w:i w:val="1"/>
          <w:iCs w:val="1"/>
        </w:rPr>
      </w:pPr>
      <w:r w:rsidDel="00000000" w:rsidR="00000000" w:rsidRPr="00000000">
        <w:rPr>
          <w:i w:val="1"/>
          <w:iCs w:val="1"/>
          <w:rtl w:val="0"/>
        </w:rPr>
        <w:t xml:space="preserve">  Just exhaustion.</w:t>
      </w:r>
    </w:p>
    <w:p w:rsidR="00000000" w:rsidDel="00000000" w:rsidP="00000000" w:rsidRDefault="00000000" w:rsidRPr="00000000" w14:paraId="00000A81">
      <w:pPr>
        <w:spacing w:after="0" w:before="0" w:line="480" w:lineRule="auto"/>
        <w:ind w:left="720" w:firstLine="720"/>
        <w:rPr>
          <w:i w:val="1"/>
          <w:iCs w:val="1"/>
        </w:rPr>
      </w:pPr>
      <w:r w:rsidDel="00000000" w:rsidR="00000000" w:rsidRPr="00000000">
        <w:rPr>
          <w:i w:val="1"/>
          <w:iCs w:val="1"/>
          <w:rtl w:val="0"/>
        </w:rPr>
        <w:t xml:space="preserve">  Right?</w:t>
      </w:r>
    </w:p>
    <w:p w:rsidR="00000000" w:rsidDel="00000000" w:rsidP="00000000" w:rsidRDefault="00000000" w:rsidRPr="00000000" w14:paraId="00000A82">
      <w:pPr>
        <w:spacing w:after="0" w:before="0" w:line="480" w:lineRule="auto"/>
        <w:ind w:left="720" w:firstLine="720"/>
        <w:rPr>
          <w:i w:val="1"/>
          <w:iCs w:val="1"/>
        </w:rPr>
      </w:pPr>
      <w:r w:rsidDel="00000000" w:rsidR="00000000" w:rsidRPr="00000000">
        <w:rPr>
          <w:i w:val="1"/>
          <w:iCs w:val="1"/>
          <w:rtl w:val="0"/>
        </w:rPr>
        <w:t xml:space="preserve">  Right?!</w:t>
      </w:r>
    </w:p>
    <w:p w:rsidR="00000000" w:rsidDel="00000000" w:rsidP="00000000" w:rsidRDefault="00000000" w:rsidRPr="00000000" w14:paraId="00000A83">
      <w:pPr>
        <w:spacing w:after="0" w:before="0" w:line="480" w:lineRule="auto"/>
        <w:ind w:left="720" w:firstLine="720"/>
        <w:rPr>
          <w:i w:val="1"/>
          <w:iCs w:val="1"/>
        </w:rPr>
      </w:pPr>
      <w:r w:rsidDel="00000000" w:rsidR="00000000" w:rsidRPr="00000000">
        <w:rPr>
          <w:rtl w:val="0"/>
        </w:rPr>
        <w:t xml:space="preserve">  Haldric squared his shoulders, forcing his expression into something neutral. </w:t>
      </w:r>
      <w:r w:rsidDel="00000000" w:rsidR="00000000" w:rsidRPr="00000000">
        <w:rPr>
          <w:i w:val="1"/>
          <w:iCs w:val="1"/>
          <w:rtl w:val="0"/>
        </w:rPr>
        <w:t xml:space="preserve">This fraud was going down.</w:t>
      </w:r>
    </w:p>
    <w:p w:rsidR="00000000" w:rsidDel="00000000" w:rsidP="00000000" w:rsidRDefault="00000000" w:rsidRPr="00000000" w14:paraId="00000A84">
      <w:pPr>
        <w:spacing w:after="0" w:before="0" w:line="480" w:lineRule="auto"/>
        <w:ind w:left="720" w:firstLine="720"/>
        <w:rPr/>
      </w:pPr>
      <w:r w:rsidDel="00000000" w:rsidR="00000000" w:rsidRPr="00000000">
        <w:rPr>
          <w:rtl w:val="0"/>
        </w:rPr>
        <w:t xml:space="preserve">  “So, you’re Note.” His tone was as flat as the damp stone beneath their feet.</w:t>
      </w:r>
    </w:p>
    <w:p w:rsidR="00000000" w:rsidDel="00000000" w:rsidP="00000000" w:rsidRDefault="00000000" w:rsidRPr="00000000" w14:paraId="00000A85">
      <w:pPr>
        <w:spacing w:after="0" w:before="0" w:line="480" w:lineRule="auto"/>
        <w:ind w:left="1440" w:firstLine="0"/>
        <w:rPr/>
      </w:pPr>
      <w:r w:rsidDel="00000000" w:rsidR="00000000" w:rsidRPr="00000000">
        <w:rPr>
          <w:rtl w:val="0"/>
        </w:rPr>
        <w:t xml:space="preserve">       The man smirked. Like he had already won something. “And you’re The Prime’s new pet.”</w:t>
      </w:r>
    </w:p>
    <w:p w:rsidR="00000000" w:rsidDel="00000000" w:rsidP="00000000" w:rsidRDefault="00000000" w:rsidRPr="00000000" w14:paraId="00000A86">
      <w:pPr>
        <w:spacing w:after="0" w:before="0" w:line="480" w:lineRule="auto"/>
        <w:ind w:left="720" w:firstLine="720"/>
        <w:rPr/>
      </w:pPr>
      <w:r w:rsidDel="00000000" w:rsidR="00000000" w:rsidRPr="00000000">
        <w:rPr>
          <w:rtl w:val="0"/>
        </w:rPr>
        <w:t xml:space="preserve">Haldric stiffened. His fingers twitched at his sides. </w:t>
      </w:r>
      <w:r w:rsidDel="00000000" w:rsidR="00000000" w:rsidRPr="00000000">
        <w:rPr>
          <w:i w:val="1"/>
          <w:iCs w:val="1"/>
          <w:rtl w:val="0"/>
        </w:rPr>
        <w:t xml:space="preserve">You win this round… fraud.</w:t>
      </w:r>
      <w:r w:rsidDel="00000000" w:rsidR="00000000" w:rsidRPr="00000000">
        <w:rPr>
          <w:rtl w:val="0"/>
        </w:rPr>
      </w:r>
    </w:p>
    <w:p w:rsidR="00000000" w:rsidDel="00000000" w:rsidP="00000000" w:rsidRDefault="00000000" w:rsidRPr="00000000" w14:paraId="00000A87">
      <w:pPr>
        <w:spacing w:after="0" w:before="0" w:line="480" w:lineRule="auto"/>
        <w:ind w:left="720" w:firstLine="720"/>
        <w:rPr/>
      </w:pPr>
      <w:r w:rsidDel="00000000" w:rsidR="00000000" w:rsidRPr="00000000">
        <w:rPr>
          <w:rtl w:val="0"/>
        </w:rPr>
        <w:t xml:space="preserve">Praew, oblivious or choosing to ignore the tension, stepped forward. “You’re the one asking questions about the city.”</w:t>
      </w:r>
    </w:p>
    <w:p w:rsidR="00000000" w:rsidDel="00000000" w:rsidP="00000000" w:rsidRDefault="00000000" w:rsidRPr="00000000" w14:paraId="00000A88">
      <w:pPr>
        <w:spacing w:after="0" w:before="0" w:line="480" w:lineRule="auto"/>
        <w:ind w:left="720" w:firstLine="720"/>
        <w:rPr/>
      </w:pPr>
      <w:r w:rsidDel="00000000" w:rsidR="00000000" w:rsidRPr="00000000">
        <w:rPr>
          <w:rtl w:val="0"/>
        </w:rPr>
        <w:t xml:space="preserve">Note’s smirk remained, but his gaze turned serious. “I ask nothing but for people to question more.”</w:t>
      </w:r>
    </w:p>
    <w:p w:rsidR="00000000" w:rsidDel="00000000" w:rsidP="00000000" w:rsidRDefault="00000000" w:rsidRPr="00000000" w14:paraId="00000A89">
      <w:pPr>
        <w:spacing w:after="0" w:before="0" w:line="480" w:lineRule="auto"/>
        <w:ind w:left="720" w:firstLine="720"/>
        <w:rPr/>
      </w:pPr>
      <w:r w:rsidDel="00000000" w:rsidR="00000000" w:rsidRPr="00000000">
        <w:rPr>
          <w:rtl w:val="0"/>
        </w:rPr>
        <w:t xml:space="preserve">Haldric scoffed. “Oh, well. Thank the Stones, then. A poet is here to save us all.”</w:t>
      </w:r>
    </w:p>
    <w:p w:rsidR="00000000" w:rsidDel="00000000" w:rsidP="00000000" w:rsidRDefault="00000000" w:rsidRPr="00000000" w14:paraId="00000A8A">
      <w:pPr>
        <w:spacing w:after="0" w:before="0" w:line="480" w:lineRule="auto"/>
        <w:ind w:left="720" w:firstLine="720"/>
        <w:rPr/>
      </w:pPr>
      <w:r w:rsidDel="00000000" w:rsidR="00000000" w:rsidRPr="00000000">
        <w:rPr>
          <w:rtl w:val="0"/>
        </w:rPr>
        <w:t xml:space="preserve">Note ignored him. His gaze stayed on Praew. “You’ve lived on the Second Floor, sheltered from the third your whole life, haven’t you?”</w:t>
      </w:r>
    </w:p>
    <w:p w:rsidR="00000000" w:rsidDel="00000000" w:rsidP="00000000" w:rsidRDefault="00000000" w:rsidRPr="00000000" w14:paraId="00000A8B">
      <w:pPr>
        <w:spacing w:after="0" w:before="0" w:line="480" w:lineRule="auto"/>
        <w:ind w:left="720" w:firstLine="720"/>
        <w:rPr/>
      </w:pPr>
      <w:r w:rsidDel="00000000" w:rsidR="00000000" w:rsidRPr="00000000">
        <w:rPr>
          <w:rtl w:val="0"/>
        </w:rPr>
        <w:t xml:space="preserve">“Yes,” she lied. She always kept that part of her life quiet. Haldric only knew because their families were close. She wasn’t about to tell some grotesque stranger, no matter how much his muscles rippled.</w:t>
      </w:r>
    </w:p>
    <w:p w:rsidR="00000000" w:rsidDel="00000000" w:rsidP="00000000" w:rsidRDefault="00000000" w:rsidRPr="00000000" w14:paraId="00000A8C">
      <w:pPr>
        <w:spacing w:after="0" w:before="0" w:line="480" w:lineRule="auto"/>
        <w:ind w:left="720" w:firstLine="720"/>
        <w:rPr/>
      </w:pPr>
      <w:r w:rsidDel="00000000" w:rsidR="00000000" w:rsidRPr="00000000">
        <w:rPr>
          <w:rtl w:val="0"/>
        </w:rPr>
        <w:t xml:space="preserve">Note nodded, like he had already expected the answer. His eyes flicked toward Haldric. “And you?”</w:t>
      </w:r>
    </w:p>
    <w:p w:rsidR="00000000" w:rsidDel="00000000" w:rsidP="00000000" w:rsidRDefault="00000000" w:rsidRPr="00000000" w14:paraId="00000A8D">
      <w:pPr>
        <w:spacing w:after="0" w:before="0" w:line="480" w:lineRule="auto"/>
        <w:ind w:left="720" w:firstLine="720"/>
        <w:rPr/>
      </w:pPr>
      <w:r w:rsidDel="00000000" w:rsidR="00000000" w:rsidRPr="00000000">
        <w:rPr>
          <w:rtl w:val="0"/>
        </w:rPr>
        <w:t xml:space="preserve">Haldric stifled a grin, pleased she was thinking cautiously. “Same.”</w:t>
      </w:r>
    </w:p>
    <w:p w:rsidR="00000000" w:rsidDel="00000000" w:rsidP="00000000" w:rsidRDefault="00000000" w:rsidRPr="00000000" w14:paraId="00000A8E">
      <w:pPr>
        <w:spacing w:after="0" w:before="0" w:line="480" w:lineRule="auto"/>
        <w:ind w:left="720" w:firstLine="720"/>
        <w:rPr/>
      </w:pPr>
      <w:r w:rsidDel="00000000" w:rsidR="00000000" w:rsidRPr="00000000">
        <w:rPr>
          <w:rtl w:val="0"/>
        </w:rPr>
        <w:t xml:space="preserve">Note sized him up and down, then glanced away. “I doubt that.” He exhaled, shaking his head. “No matter, neither of you know how this city really works.”</w:t>
      </w:r>
    </w:p>
    <w:p w:rsidR="00000000" w:rsidDel="00000000" w:rsidP="00000000" w:rsidRDefault="00000000" w:rsidRPr="00000000" w14:paraId="00000A8F">
      <w:pPr>
        <w:spacing w:after="0" w:before="0" w:line="480" w:lineRule="auto"/>
        <w:ind w:left="720" w:firstLine="720"/>
        <w:rPr/>
      </w:pPr>
      <w:r w:rsidDel="00000000" w:rsidR="00000000" w:rsidRPr="00000000">
        <w:rPr>
          <w:rtl w:val="0"/>
        </w:rPr>
        <w:t xml:space="preserve">Haldric bristled. “I know enough.”</w:t>
      </w:r>
    </w:p>
    <w:p w:rsidR="00000000" w:rsidDel="00000000" w:rsidP="00000000" w:rsidRDefault="00000000" w:rsidRPr="00000000" w14:paraId="00000A90">
      <w:pPr>
        <w:spacing w:after="0" w:before="0" w:line="480" w:lineRule="auto"/>
        <w:ind w:left="720" w:firstLine="720"/>
        <w:rPr/>
      </w:pPr>
      <w:r w:rsidDel="00000000" w:rsidR="00000000" w:rsidRPr="00000000">
        <w:rPr>
          <w:rtl w:val="0"/>
        </w:rPr>
        <w:t xml:space="preserve">     “I doubt that as well.” Note’s voice cut through the noise of the slums, low and steady. Not mocking but certain.</w:t>
      </w:r>
    </w:p>
    <w:p w:rsidR="00000000" w:rsidDel="00000000" w:rsidP="00000000" w:rsidRDefault="00000000" w:rsidRPr="00000000" w14:paraId="00000A91">
      <w:pPr>
        <w:spacing w:after="0" w:before="0" w:line="480" w:lineRule="auto"/>
        <w:ind w:left="720" w:firstLine="720"/>
        <w:rPr/>
      </w:pPr>
      <w:r w:rsidDel="00000000" w:rsidR="00000000" w:rsidRPr="00000000">
        <w:rPr>
          <w:rtl w:val="0"/>
        </w:rPr>
        <w:t xml:space="preserve">     And somehow, that was worse.</w:t>
      </w:r>
    </w:p>
    <w:p w:rsidR="00000000" w:rsidDel="00000000" w:rsidP="00000000" w:rsidRDefault="00000000" w:rsidRPr="00000000" w14:paraId="00000A92">
      <w:pPr>
        <w:spacing w:after="0" w:before="0" w:line="480" w:lineRule="auto"/>
        <w:ind w:left="720" w:firstLine="720"/>
        <w:rPr/>
      </w:pPr>
      <w:r w:rsidDel="00000000" w:rsidR="00000000" w:rsidRPr="00000000">
        <w:rPr>
          <w:rtl w:val="0"/>
        </w:rPr>
        <w:t xml:space="preserve">    Something in the weight of those words made Haldric’s skin crawl.</w:t>
      </w:r>
    </w:p>
    <w:p w:rsidR="00000000" w:rsidDel="00000000" w:rsidP="00000000" w:rsidRDefault="00000000" w:rsidRPr="00000000" w14:paraId="00000A93">
      <w:pPr>
        <w:spacing w:after="0" w:before="0" w:line="480" w:lineRule="auto"/>
        <w:ind w:left="720" w:firstLine="720"/>
        <w:rPr/>
      </w:pPr>
      <w:r w:rsidDel="00000000" w:rsidR="00000000" w:rsidRPr="00000000">
        <w:rPr>
          <w:rtl w:val="0"/>
        </w:rPr>
        <w:t xml:space="preserve">    For the first time, he wasn’t sure if he wanted to argue.</w:t>
      </w:r>
    </w:p>
    <w:p w:rsidR="00000000" w:rsidDel="00000000" w:rsidP="00000000" w:rsidRDefault="00000000" w:rsidRPr="00000000" w14:paraId="00000A94">
      <w:pPr>
        <w:spacing w:after="0" w:before="0" w:line="480" w:lineRule="auto"/>
        <w:ind w:left="720" w:firstLine="720"/>
        <w:rPr/>
      </w:pPr>
      <w:r w:rsidDel="00000000" w:rsidR="00000000" w:rsidRPr="00000000">
        <w:rPr>
          <w:rtl w:val="0"/>
        </w:rPr>
        <w:t xml:space="preserve">    Note’s piercing blue eyes swept over the market, then flicked toward a narrow alley. “Not here,” he said. “Too many ears.”</w:t>
      </w:r>
    </w:p>
    <w:p w:rsidR="00000000" w:rsidDel="00000000" w:rsidP="00000000" w:rsidRDefault="00000000" w:rsidRPr="00000000" w14:paraId="00000A95">
      <w:pPr>
        <w:spacing w:after="0" w:before="0" w:line="480" w:lineRule="auto"/>
        <w:ind w:left="720" w:firstLine="720"/>
        <w:rPr/>
      </w:pPr>
      <w:r w:rsidDel="00000000" w:rsidR="00000000" w:rsidRPr="00000000">
        <w:rPr>
          <w:rtl w:val="0"/>
        </w:rPr>
        <w:t xml:space="preserve">   Praew hesitated only a moment before following. Haldric sighed, dragging a hand down his face before trailing after her. This was already a waste of time.</w:t>
      </w:r>
    </w:p>
    <w:p w:rsidR="00000000" w:rsidDel="00000000" w:rsidP="00000000" w:rsidRDefault="00000000" w:rsidRPr="00000000" w14:paraId="00000A96">
      <w:pPr>
        <w:spacing w:after="0" w:before="0" w:line="480" w:lineRule="auto"/>
        <w:ind w:left="720" w:firstLine="720"/>
        <w:rPr/>
      </w:pPr>
      <w:r w:rsidDel="00000000" w:rsidR="00000000" w:rsidRPr="00000000">
        <w:rPr>
          <w:rtl w:val="0"/>
        </w:rPr>
        <w:t xml:space="preserve">The alley twisted into a hidden passage between two crumbling buildings, the stone walls damp with condensation. The deeper they went, the quieter it became. Finally, Note ducked through a doorway barely visible in the dim light.</w:t>
      </w:r>
    </w:p>
    <w:p w:rsidR="00000000" w:rsidDel="00000000" w:rsidP="00000000" w:rsidRDefault="00000000" w:rsidRPr="00000000" w14:paraId="00000A97">
      <w:pPr>
        <w:spacing w:after="0" w:before="0" w:line="480" w:lineRule="auto"/>
        <w:ind w:left="720" w:firstLine="720"/>
        <w:rPr/>
      </w:pPr>
      <w:r w:rsidDel="00000000" w:rsidR="00000000" w:rsidRPr="00000000">
        <w:rPr>
          <w:rtl w:val="0"/>
        </w:rPr>
        <w:t xml:space="preserve">Inside, the space was small but reinforced—an old storage room, maybe. Stacked crates lined the walls, and a table sat at the center, surrounded by mismatched chairs. A SolarStone embedded in the ceiling cast an uneven glow over the dust-coated floor.</w:t>
      </w:r>
    </w:p>
    <w:p w:rsidR="00000000" w:rsidDel="00000000" w:rsidP="00000000" w:rsidRDefault="00000000" w:rsidRPr="00000000" w14:paraId="00000A98">
      <w:pPr>
        <w:spacing w:after="0" w:before="0" w:line="480" w:lineRule="auto"/>
        <w:ind w:left="720" w:firstLine="720"/>
        <w:rPr/>
      </w:pPr>
      <w:r w:rsidDel="00000000" w:rsidR="00000000" w:rsidRPr="00000000">
        <w:rPr>
          <w:rtl w:val="0"/>
        </w:rPr>
        <w:t xml:space="preserve">Note gestured toward the seats. “Sit.”</w:t>
      </w:r>
    </w:p>
    <w:p w:rsidR="00000000" w:rsidDel="00000000" w:rsidP="00000000" w:rsidRDefault="00000000" w:rsidRPr="00000000" w14:paraId="00000A99">
      <w:pPr>
        <w:spacing w:after="0" w:before="0" w:line="480" w:lineRule="auto"/>
        <w:ind w:left="720" w:firstLine="720"/>
        <w:rPr/>
      </w:pPr>
      <w:r w:rsidDel="00000000" w:rsidR="00000000" w:rsidRPr="00000000">
        <w:rPr>
          <w:rtl w:val="0"/>
        </w:rPr>
        <w:t xml:space="preserve">Haldric didn’t move. Praew, ever the more trusting one, sat down first, watching Note carefully.</w:t>
      </w:r>
    </w:p>
    <w:p w:rsidR="00000000" w:rsidDel="00000000" w:rsidP="00000000" w:rsidRDefault="00000000" w:rsidRPr="00000000" w14:paraId="00000A9A">
      <w:pPr>
        <w:spacing w:after="0" w:before="0" w:line="480" w:lineRule="auto"/>
        <w:ind w:left="720" w:firstLine="720"/>
        <w:rPr/>
      </w:pPr>
      <w:r w:rsidDel="00000000" w:rsidR="00000000" w:rsidRPr="00000000">
        <w:rPr>
          <w:rtl w:val="0"/>
        </w:rPr>
        <w:t xml:space="preserve">Note pulled a chair for himself, the wood groaning under his weight. He folded his arms, leaning forward slightly.</w:t>
      </w:r>
    </w:p>
    <w:p w:rsidR="00000000" w:rsidDel="00000000" w:rsidP="00000000" w:rsidRDefault="00000000" w:rsidRPr="00000000" w14:paraId="00000A9B">
      <w:pPr>
        <w:spacing w:after="0" w:before="0" w:line="480" w:lineRule="auto"/>
        <w:ind w:left="720" w:firstLine="720"/>
        <w:rPr/>
      </w:pPr>
      <w:r w:rsidDel="00000000" w:rsidR="00000000" w:rsidRPr="00000000">
        <w:rPr>
          <w:rtl w:val="0"/>
        </w:rPr>
        <w:t xml:space="preserve">“Tell me,” he said, “what do you two know about government administration?”</w:t>
      </w:r>
    </w:p>
    <w:p w:rsidR="00000000" w:rsidDel="00000000" w:rsidP="00000000" w:rsidRDefault="00000000" w:rsidRPr="00000000" w14:paraId="00000A9C">
      <w:pPr>
        <w:spacing w:after="0" w:before="0" w:line="480" w:lineRule="auto"/>
        <w:ind w:left="720" w:firstLine="720"/>
        <w:rPr/>
      </w:pPr>
      <w:r w:rsidDel="00000000" w:rsidR="00000000" w:rsidRPr="00000000">
        <w:rPr>
          <w:rtl w:val="0"/>
        </w:rPr>
        <w:t xml:space="preserve">Haldric narrowed his eyes. “I used to work in it.”</w:t>
      </w:r>
    </w:p>
    <w:p w:rsidR="00000000" w:rsidDel="00000000" w:rsidP="00000000" w:rsidRDefault="00000000" w:rsidRPr="00000000" w14:paraId="00000A9D">
      <w:pPr>
        <w:spacing w:after="0" w:before="0" w:line="480" w:lineRule="auto"/>
        <w:ind w:left="720" w:firstLine="720"/>
        <w:rPr/>
      </w:pPr>
      <w:r w:rsidDel="00000000" w:rsidR="00000000" w:rsidRPr="00000000">
        <w:rPr>
          <w:rtl w:val="0"/>
        </w:rPr>
        <w:t xml:space="preserve">Note nodded. “And what have you learned?”</w:t>
      </w:r>
    </w:p>
    <w:p w:rsidR="00000000" w:rsidDel="00000000" w:rsidP="00000000" w:rsidRDefault="00000000" w:rsidRPr="00000000" w14:paraId="00000A9E">
      <w:pPr>
        <w:spacing w:after="0" w:before="0" w:line="480" w:lineRule="auto"/>
        <w:ind w:left="720" w:firstLine="720"/>
        <w:rPr/>
      </w:pPr>
      <w:r w:rsidDel="00000000" w:rsidR="00000000" w:rsidRPr="00000000">
        <w:rPr>
          <w:rtl w:val="0"/>
        </w:rPr>
        <w:t xml:space="preserve">Haldric exhaled through his nose. “That everything is categorized, controlled, and precise. That every citizen has a role to play, and that’s what keeps the city running.”</w:t>
      </w:r>
    </w:p>
    <w:p w:rsidR="00000000" w:rsidDel="00000000" w:rsidP="00000000" w:rsidRDefault="00000000" w:rsidRPr="00000000" w14:paraId="00000A9F">
      <w:pPr>
        <w:spacing w:after="0" w:before="0" w:line="480" w:lineRule="auto"/>
        <w:ind w:left="720" w:firstLine="720"/>
        <w:rPr/>
      </w:pPr>
      <w:r w:rsidDel="00000000" w:rsidR="00000000" w:rsidRPr="00000000">
        <w:rPr>
          <w:rtl w:val="0"/>
        </w:rPr>
        <w:t xml:space="preserve">Note’s lips twitched. “A good answer. The kind of answer they drill into your head. But let’s go a little deeper.” He leaned back, exhaling sharply. “Let’s talk about the sterilization program.”</w:t>
      </w:r>
    </w:p>
    <w:p w:rsidR="00000000" w:rsidDel="00000000" w:rsidP="00000000" w:rsidRDefault="00000000" w:rsidRPr="00000000" w14:paraId="00000AA0">
      <w:pPr>
        <w:spacing w:after="0" w:before="0" w:line="480" w:lineRule="auto"/>
        <w:ind w:left="720" w:firstLine="720"/>
        <w:rPr/>
      </w:pPr>
      <w:r w:rsidDel="00000000" w:rsidR="00000000" w:rsidRPr="00000000">
        <w:rPr>
          <w:rtl w:val="0"/>
        </w:rPr>
        <w:t xml:space="preserve">Haldric frowned. “It’s voluntary.”</w:t>
      </w:r>
    </w:p>
    <w:p w:rsidR="00000000" w:rsidDel="00000000" w:rsidP="00000000" w:rsidRDefault="00000000" w:rsidRPr="00000000" w14:paraId="00000AA1">
      <w:pPr>
        <w:spacing w:after="0" w:before="0" w:line="480" w:lineRule="auto"/>
        <w:ind w:left="720" w:firstLine="720"/>
        <w:rPr/>
      </w:pPr>
      <w:r w:rsidDel="00000000" w:rsidR="00000000" w:rsidRPr="00000000">
        <w:rPr>
          <w:rtl w:val="0"/>
        </w:rPr>
        <w:t xml:space="preserve">Note snorted. “Sure. Every man just happens to volunteer for sterilization after having two kids.”</w:t>
      </w:r>
    </w:p>
    <w:p w:rsidR="00000000" w:rsidDel="00000000" w:rsidP="00000000" w:rsidRDefault="00000000" w:rsidRPr="00000000" w14:paraId="00000AA2">
      <w:pPr>
        <w:spacing w:after="0" w:before="0" w:line="480" w:lineRule="auto"/>
        <w:ind w:left="720" w:firstLine="720"/>
        <w:rPr/>
      </w:pPr>
      <w:r w:rsidDel="00000000" w:rsidR="00000000" w:rsidRPr="00000000">
        <w:rPr>
          <w:rtl w:val="0"/>
        </w:rPr>
        <w:t xml:space="preserve">His gaze flicked toward Praew. “Tell me, have you ever met a single man who refused it?”</w:t>
      </w:r>
    </w:p>
    <w:p w:rsidR="00000000" w:rsidDel="00000000" w:rsidP="00000000" w:rsidRDefault="00000000" w:rsidRPr="00000000" w14:paraId="00000AA3">
      <w:pPr>
        <w:spacing w:after="0" w:before="0" w:line="480" w:lineRule="auto"/>
        <w:ind w:left="720" w:firstLine="720"/>
        <w:rPr/>
      </w:pPr>
      <w:r w:rsidDel="00000000" w:rsidR="00000000" w:rsidRPr="00000000">
        <w:rPr>
          <w:rtl w:val="0"/>
        </w:rPr>
        <w:t xml:space="preserve">She hesitated. “I… I don’t think so.”</w:t>
      </w:r>
    </w:p>
    <w:p w:rsidR="00000000" w:rsidDel="00000000" w:rsidP="00000000" w:rsidRDefault="00000000" w:rsidRPr="00000000" w14:paraId="00000AA4">
      <w:pPr>
        <w:spacing w:after="0" w:before="0" w:line="480" w:lineRule="auto"/>
        <w:ind w:left="720" w:firstLine="720"/>
        <w:rPr/>
      </w:pPr>
      <w:r w:rsidDel="00000000" w:rsidR="00000000" w:rsidRPr="00000000">
        <w:rPr>
          <w:rtl w:val="0"/>
        </w:rPr>
        <w:t xml:space="preserve">Haldric’s brow furrowed. His mind raced through every conversation, every offhand remark from co-workers, from neighbors. But, no, he couldn’t recall a single one.</w:t>
      </w:r>
    </w:p>
    <w:p w:rsidR="00000000" w:rsidDel="00000000" w:rsidP="00000000" w:rsidRDefault="00000000" w:rsidRPr="00000000" w14:paraId="00000AA5">
      <w:pPr>
        <w:spacing w:after="0" w:before="0" w:line="480" w:lineRule="auto"/>
        <w:ind w:left="720" w:firstLine="720"/>
        <w:rPr/>
      </w:pPr>
      <w:r w:rsidDel="00000000" w:rsidR="00000000" w:rsidRPr="00000000">
        <w:rPr>
          <w:rtl w:val="0"/>
        </w:rPr>
        <w:t xml:space="preserve">Note watched their reactions carefully. “Strange, isn’t it? A choice that no one has ever made?”</w:t>
      </w:r>
    </w:p>
    <w:p w:rsidR="00000000" w:rsidDel="00000000" w:rsidP="00000000" w:rsidRDefault="00000000" w:rsidRPr="00000000" w14:paraId="00000AA6">
      <w:pPr>
        <w:spacing w:after="0" w:before="0" w:line="480" w:lineRule="auto"/>
        <w:ind w:left="720" w:firstLine="720"/>
        <w:rPr/>
      </w:pPr>
      <w:r w:rsidDel="00000000" w:rsidR="00000000" w:rsidRPr="00000000">
        <w:rPr>
          <w:rtl w:val="0"/>
        </w:rPr>
        <w:t xml:space="preserve">Haldric clenched his jaw. “Maybe they all just agreed.”</w:t>
      </w:r>
    </w:p>
    <w:p w:rsidR="00000000" w:rsidDel="00000000" w:rsidP="00000000" w:rsidRDefault="00000000" w:rsidRPr="00000000" w14:paraId="00000AA7">
      <w:pPr>
        <w:spacing w:after="0" w:before="0" w:line="480" w:lineRule="auto"/>
        <w:ind w:left="720" w:firstLine="720"/>
        <w:rPr/>
      </w:pPr>
      <w:r w:rsidDel="00000000" w:rsidR="00000000" w:rsidRPr="00000000">
        <w:rPr>
          <w:rtl w:val="0"/>
        </w:rPr>
        <w:t xml:space="preserve">Note smirked. “Sure. And while we’re at it, let’s believe every single worker in the city just happens to love their assigned job.”</w:t>
      </w:r>
    </w:p>
    <w:p w:rsidR="00000000" w:rsidDel="00000000" w:rsidP="00000000" w:rsidRDefault="00000000" w:rsidRPr="00000000" w14:paraId="00000AA8">
      <w:pPr>
        <w:spacing w:after="0" w:before="0" w:line="480" w:lineRule="auto"/>
        <w:ind w:left="720" w:firstLine="720"/>
        <w:rPr/>
      </w:pPr>
      <w:r w:rsidDel="00000000" w:rsidR="00000000" w:rsidRPr="00000000">
        <w:rPr>
          <w:rtl w:val="0"/>
        </w:rPr>
        <w:t xml:space="preserve">Praew straightened. “What are you saying?”</w:t>
      </w:r>
    </w:p>
    <w:p w:rsidR="00000000" w:rsidDel="00000000" w:rsidP="00000000" w:rsidRDefault="00000000" w:rsidRPr="00000000" w14:paraId="00000AA9">
      <w:pPr>
        <w:spacing w:after="0" w:before="0" w:line="480" w:lineRule="auto"/>
        <w:ind w:left="720" w:firstLine="720"/>
        <w:rPr/>
      </w:pPr>
      <w:r w:rsidDel="00000000" w:rsidR="00000000" w:rsidRPr="00000000">
        <w:rPr>
          <w:rtl w:val="0"/>
        </w:rPr>
        <w:t xml:space="preserve">“I’m saying it’s not a choice,” Note said confidently.</w:t>
      </w:r>
    </w:p>
    <w:p w:rsidR="00000000" w:rsidDel="00000000" w:rsidP="00000000" w:rsidRDefault="00000000" w:rsidRPr="00000000" w14:paraId="00000AAA">
      <w:pPr>
        <w:spacing w:after="0" w:before="0" w:line="480" w:lineRule="auto"/>
        <w:ind w:left="720" w:firstLine="720"/>
        <w:rPr/>
      </w:pPr>
      <w:r w:rsidDel="00000000" w:rsidR="00000000" w:rsidRPr="00000000">
        <w:rPr>
          <w:rtl w:val="0"/>
        </w:rPr>
        <w:t xml:space="preserve">Haldric’s arms crossed. “They don’t force it. No one is held down against their will.”</w:t>
      </w:r>
    </w:p>
    <w:p w:rsidR="00000000" w:rsidDel="00000000" w:rsidP="00000000" w:rsidRDefault="00000000" w:rsidRPr="00000000" w14:paraId="00000AAB">
      <w:pPr>
        <w:spacing w:after="0" w:before="0" w:line="480" w:lineRule="auto"/>
        <w:ind w:left="720" w:firstLine="720"/>
        <w:rPr/>
      </w:pPr>
      <w:sdt>
        <w:sdtPr>
          <w:id w:val="-1530502894"/>
          <w:tag w:val="goog_rdk_78"/>
        </w:sdtPr>
        <w:sdtContent>
          <w:del w:author="William Cox" w:id="22" w:date="2025-12-22T19:22:00Z">
            <w:r w:rsidDel="00000000" w:rsidR="00000000" w:rsidRPr="00000000">
              <w:rPr>
                <w:rtl w:val="0"/>
              </w:rPr>
              <w:delText xml:space="preserve">Note tilted his head.</w:delText>
            </w:r>
          </w:del>
        </w:sdtContent>
      </w:sdt>
      <w:r w:rsidDel="00000000" w:rsidR="00000000" w:rsidRPr="00000000">
        <w:rPr>
          <w:rtl w:val="0"/>
        </w:rPr>
        <w:t xml:space="preserve"> “They don’t have to</w:t>
      </w:r>
      <w:sdt>
        <w:sdtPr>
          <w:id w:val="-332297337"/>
          <w:tag w:val="goog_rdk_79"/>
        </w:sdtPr>
        <w:sdtContent>
          <w:ins w:author="William Cox" w:id="23" w:date="2025-12-22T19:22:00Z">
            <w:r w:rsidDel="00000000" w:rsidR="00000000" w:rsidRPr="00000000">
              <w:rPr>
                <w:rtl w:val="0"/>
              </w:rPr>
              <w:t xml:space="preserve">,” Note said.</w:t>
            </w:r>
          </w:ins>
        </w:sdtContent>
      </w:sdt>
      <w:sdt>
        <w:sdtPr>
          <w:id w:val="-609450364"/>
          <w:tag w:val="goog_rdk_80"/>
        </w:sdtPr>
        <w:sdtContent>
          <w:del w:author="William Cox" w:id="23" w:date="2025-12-22T19:22:00Z">
            <w:r w:rsidDel="00000000" w:rsidR="00000000" w:rsidRPr="00000000">
              <w:rPr>
                <w:rtl w:val="0"/>
              </w:rPr>
              <w:delText xml:space="preserve">.</w:delText>
            </w:r>
          </w:del>
        </w:sdtContent>
      </w:sdt>
      <w:r w:rsidDel="00000000" w:rsidR="00000000" w:rsidRPr="00000000">
        <w:rPr>
          <w:rtl w:val="0"/>
        </w:rPr>
        <w:t xml:space="preserve"> </w:t>
      </w:r>
      <w:sdt>
        <w:sdtPr>
          <w:id w:val="1242616501"/>
          <w:tag w:val="goog_rdk_81"/>
        </w:sdtPr>
        <w:sdtContent>
          <w:ins w:author="William Cox" w:id="24" w:date="2025-12-22T19:22:00Z">
            <w:r w:rsidDel="00000000" w:rsidR="00000000" w:rsidRPr="00000000">
              <w:rPr>
                <w:rtl w:val="0"/>
              </w:rPr>
              <w:t xml:space="preserve">“</w:t>
            </w:r>
          </w:ins>
        </w:sdtContent>
      </w:sdt>
      <w:sdt>
        <w:sdtPr>
          <w:id w:val="1465280475"/>
          <w:tag w:val="goog_rdk_82"/>
        </w:sdtPr>
        <w:sdtContent>
          <w:commentRangeStart w:id="41"/>
        </w:sdtContent>
      </w:sdt>
      <w:r w:rsidDel="00000000" w:rsidR="00000000" w:rsidRPr="00000000">
        <w:rPr>
          <w:rtl w:val="0"/>
        </w:rPr>
        <w:t xml:space="preserve">The</w:t>
      </w:r>
      <w:commentRangeEnd w:id="41"/>
      <w:r w:rsidDel="00000000" w:rsidR="00000000" w:rsidRPr="00000000">
        <w:commentReference w:id="41"/>
      </w:r>
      <w:r w:rsidDel="00000000" w:rsidR="00000000" w:rsidRPr="00000000">
        <w:rPr>
          <w:rtl w:val="0"/>
        </w:rPr>
        <w:t xml:space="preserve"> system does it for them.” His voice lowered. “Now, tell me something else. Have either of you ever heard of a family with more than two children?”</w:t>
      </w:r>
    </w:p>
    <w:p w:rsidR="00000000" w:rsidDel="00000000" w:rsidP="00000000" w:rsidRDefault="00000000" w:rsidRPr="00000000" w14:paraId="00000AAC">
      <w:pPr>
        <w:spacing w:after="0" w:before="0" w:line="480" w:lineRule="auto"/>
        <w:ind w:left="720" w:firstLine="720"/>
        <w:rPr/>
      </w:pPr>
      <w:r w:rsidDel="00000000" w:rsidR="00000000" w:rsidRPr="00000000">
        <w:rPr>
          <w:rtl w:val="0"/>
        </w:rPr>
        <w:t xml:space="preserve">Silence.</w:t>
      </w:r>
    </w:p>
    <w:p w:rsidR="00000000" w:rsidDel="00000000" w:rsidP="00000000" w:rsidRDefault="00000000" w:rsidRPr="00000000" w14:paraId="00000AAD">
      <w:pPr>
        <w:spacing w:after="0" w:before="0" w:line="480" w:lineRule="auto"/>
        <w:ind w:left="720" w:firstLine="720"/>
        <w:rPr/>
      </w:pPr>
      <w:r w:rsidDel="00000000" w:rsidR="00000000" w:rsidRPr="00000000">
        <w:rPr>
          <w:rtl w:val="0"/>
        </w:rPr>
        <w:t xml:space="preserve">Praew’s fingers curled against the edge of the table.</w:t>
      </w:r>
    </w:p>
    <w:p w:rsidR="00000000" w:rsidDel="00000000" w:rsidP="00000000" w:rsidRDefault="00000000" w:rsidRPr="00000000" w14:paraId="00000AAE">
      <w:pPr>
        <w:spacing w:after="0" w:before="0" w:line="480" w:lineRule="auto"/>
        <w:ind w:left="720" w:firstLine="720"/>
        <w:rPr/>
      </w:pPr>
      <w:r w:rsidDel="00000000" w:rsidR="00000000" w:rsidRPr="00000000">
        <w:rPr>
          <w:rtl w:val="0"/>
        </w:rPr>
        <w:t xml:space="preserve">Haldric opened his mouth. Stopped. Because the answer was obvious. No, they had </w:t>
      </w:r>
      <w:sdt>
        <w:sdtPr>
          <w:id w:val="998046224"/>
          <w:tag w:val="goog_rdk_83"/>
        </w:sdtPr>
        <w:sdtContent>
          <w:commentRangeStart w:id="42"/>
        </w:sdtContent>
      </w:sdt>
      <w:r w:rsidDel="00000000" w:rsidR="00000000" w:rsidRPr="00000000">
        <w:rPr>
          <w:rtl w:val="0"/>
        </w:rPr>
        <w:t xml:space="preserve">never heard of a third child. Never seen one. Never questioned why.</w:t>
      </w:r>
    </w:p>
    <w:p w:rsidR="00000000" w:rsidDel="00000000" w:rsidP="00000000" w:rsidRDefault="00000000" w:rsidRPr="00000000" w14:paraId="00000AAF">
      <w:pPr>
        <w:spacing w:after="0" w:before="0" w:line="480" w:lineRule="auto"/>
        <w:ind w:left="720" w:firstLine="720"/>
        <w:rPr/>
      </w:pPr>
      <w:r w:rsidDel="00000000" w:rsidR="00000000" w:rsidRPr="00000000">
        <w:rPr>
          <w:rtl w:val="0"/>
        </w:rPr>
        <w:t xml:space="preserve">Note’s lips pressed into a thin line. “If it were truly a choice, wouldn’t </w:t>
      </w:r>
      <w:r w:rsidDel="00000000" w:rsidR="00000000" w:rsidRPr="00000000">
        <w:rPr>
          <w:i w:val="1"/>
          <w:iCs w:val="1"/>
          <w:rtl w:val="0"/>
        </w:rPr>
        <w:t xml:space="preserve">someone</w:t>
      </w:r>
      <w:r w:rsidDel="00000000" w:rsidR="00000000" w:rsidRPr="00000000">
        <w:rPr>
          <w:rtl w:val="0"/>
        </w:rPr>
        <w:t xml:space="preserve"> have chosen differently?”</w:t>
      </w:r>
    </w:p>
    <w:p w:rsidR="00000000" w:rsidDel="00000000" w:rsidP="00000000" w:rsidRDefault="00000000" w:rsidRPr="00000000" w14:paraId="00000AB0">
      <w:pPr>
        <w:spacing w:after="0" w:before="0" w:line="480" w:lineRule="auto"/>
        <w:ind w:left="720" w:firstLine="720"/>
        <w:rPr/>
      </w:pPr>
      <w:r w:rsidDel="00000000" w:rsidR="00000000" w:rsidRPr="00000000">
        <w:rPr>
          <w:rtl w:val="0"/>
        </w:rPr>
        <w:t xml:space="preserve">The words sat heavy in the air.</w:t>
      </w:r>
    </w:p>
    <w:p w:rsidR="00000000" w:rsidDel="00000000" w:rsidP="00000000" w:rsidRDefault="00000000" w:rsidRPr="00000000" w14:paraId="00000AB1">
      <w:pPr>
        <w:spacing w:after="0" w:before="0" w:line="480" w:lineRule="auto"/>
        <w:ind w:left="720" w:firstLine="720"/>
        <w:rPr/>
      </w:pPr>
      <w:r w:rsidDel="00000000" w:rsidR="00000000" w:rsidRPr="00000000">
        <w:rPr>
          <w:rtl w:val="0"/>
        </w:rPr>
        <w:t xml:space="preserve">Praew swallowed. “What happens if… if someone has a third child?”</w:t>
      </w:r>
    </w:p>
    <w:p w:rsidR="00000000" w:rsidDel="00000000" w:rsidP="00000000" w:rsidRDefault="00000000" w:rsidRPr="00000000" w14:paraId="00000AB2">
      <w:pPr>
        <w:spacing w:after="0" w:before="0" w:line="480" w:lineRule="auto"/>
        <w:ind w:left="720" w:firstLine="720"/>
        <w:rPr/>
      </w:pPr>
      <w:r w:rsidDel="00000000" w:rsidR="00000000" w:rsidRPr="00000000">
        <w:rPr>
          <w:rtl w:val="0"/>
        </w:rPr>
        <w:t xml:space="preserve">Note’s gaze darkened. “The third child receives no food ration.”</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AB3">
      <w:pPr>
        <w:spacing w:after="0" w:before="0" w:line="480" w:lineRule="auto"/>
        <w:ind w:left="720" w:firstLine="720"/>
        <w:rPr/>
      </w:pPr>
      <w:r w:rsidDel="00000000" w:rsidR="00000000" w:rsidRPr="00000000">
        <w:rPr>
          <w:rtl w:val="0"/>
        </w:rPr>
        <w:t xml:space="preserve">Praew inhaled sharply.</w:t>
      </w:r>
    </w:p>
    <w:p w:rsidR="00000000" w:rsidDel="00000000" w:rsidP="00000000" w:rsidRDefault="00000000" w:rsidRPr="00000000" w14:paraId="00000AB4">
      <w:pPr>
        <w:spacing w:after="0" w:before="0" w:line="480" w:lineRule="auto"/>
        <w:ind w:left="720" w:firstLine="720"/>
        <w:rPr/>
      </w:pPr>
      <w:r w:rsidDel="00000000" w:rsidR="00000000" w:rsidRPr="00000000">
        <w:rPr>
          <w:rtl w:val="0"/>
        </w:rPr>
        <w:t xml:space="preserve">Haldric stiffened. “No way,” he muttered.</w:t>
      </w:r>
    </w:p>
    <w:p w:rsidR="00000000" w:rsidDel="00000000" w:rsidP="00000000" w:rsidRDefault="00000000" w:rsidRPr="00000000" w14:paraId="00000AB5">
      <w:pPr>
        <w:spacing w:after="0" w:before="0" w:line="480" w:lineRule="auto"/>
        <w:ind w:left="720" w:firstLine="720"/>
        <w:rPr/>
      </w:pPr>
      <w:r w:rsidDel="00000000" w:rsidR="00000000" w:rsidRPr="00000000">
        <w:rPr>
          <w:rtl w:val="0"/>
        </w:rPr>
        <w:t xml:space="preserve">Note’s voice remained steady. “Both parents lose their job assignments. The family is reassigned roles.”</w:t>
      </w:r>
    </w:p>
    <w:p w:rsidR="00000000" w:rsidDel="00000000" w:rsidP="00000000" w:rsidRDefault="00000000" w:rsidRPr="00000000" w14:paraId="00000AB6">
      <w:pPr>
        <w:spacing w:after="0" w:before="0" w:line="480" w:lineRule="auto"/>
        <w:ind w:left="720" w:firstLine="720"/>
        <w:rPr/>
      </w:pPr>
      <w:r w:rsidDel="00000000" w:rsidR="00000000" w:rsidRPr="00000000">
        <w:rPr>
          <w:rtl w:val="0"/>
        </w:rPr>
        <w:t xml:space="preserve">Praew’s breath hitched.</w:t>
      </w:r>
    </w:p>
    <w:p w:rsidR="00000000" w:rsidDel="00000000" w:rsidP="00000000" w:rsidRDefault="00000000" w:rsidRPr="00000000" w14:paraId="00000AB7">
      <w:pPr>
        <w:spacing w:after="0" w:before="0" w:line="480" w:lineRule="auto"/>
        <w:ind w:left="720" w:firstLine="720"/>
        <w:rPr/>
      </w:pPr>
      <w:r w:rsidDel="00000000" w:rsidR="00000000" w:rsidRPr="00000000">
        <w:rPr>
          <w:rtl w:val="0"/>
        </w:rPr>
        <w:t xml:space="preserve">“And the worst part?” Note’s expression was unreadable. “The entire family is relocated to the Fourth Floor.”</w:t>
      </w:r>
    </w:p>
    <w:p w:rsidR="00000000" w:rsidDel="00000000" w:rsidP="00000000" w:rsidRDefault="00000000" w:rsidRPr="00000000" w14:paraId="00000AB8">
      <w:pPr>
        <w:spacing w:after="0" w:before="0" w:line="480" w:lineRule="auto"/>
        <w:ind w:left="720" w:firstLine="720"/>
        <w:rPr/>
      </w:pPr>
      <w:r w:rsidDel="00000000" w:rsidR="00000000" w:rsidRPr="00000000">
        <w:rPr>
          <w:rtl w:val="0"/>
        </w:rPr>
        <w:t xml:space="preserve">Haldric let out a sharp laugh. “The Fourth Floor? That’s a myth. Everyone knows there are only three Floors in our city.”</w:t>
      </w:r>
    </w:p>
    <w:p w:rsidR="00000000" w:rsidDel="00000000" w:rsidP="00000000" w:rsidRDefault="00000000" w:rsidRPr="00000000" w14:paraId="00000AB9">
      <w:pPr>
        <w:spacing w:after="0" w:before="0" w:line="480" w:lineRule="auto"/>
        <w:ind w:left="720" w:firstLine="720"/>
        <w:rPr/>
      </w:pPr>
      <w:r w:rsidDel="00000000" w:rsidR="00000000" w:rsidRPr="00000000">
        <w:rPr>
          <w:rtl w:val="0"/>
        </w:rPr>
        <w:t xml:space="preserve">Note didn’t argue. He didn’t push back. Instead, he stood up, walking slowly to the far side of the room. With deliberate slowness, he crouched down and rolled up a ragged old carpet. </w:t>
      </w:r>
    </w:p>
    <w:p w:rsidR="00000000" w:rsidDel="00000000" w:rsidP="00000000" w:rsidRDefault="00000000" w:rsidRPr="00000000" w14:paraId="00000ABA">
      <w:pPr>
        <w:spacing w:after="0" w:before="0" w:line="480" w:lineRule="auto"/>
        <w:ind w:left="720" w:firstLine="720"/>
        <w:rPr/>
      </w:pPr>
      <w:r w:rsidDel="00000000" w:rsidR="00000000" w:rsidRPr="00000000">
        <w:rPr>
          <w:rtl w:val="0"/>
        </w:rPr>
        <w:t xml:space="preserve">Beneath it—A trapdoor.</w:t>
      </w:r>
    </w:p>
    <w:p w:rsidR="00000000" w:rsidDel="00000000" w:rsidP="00000000" w:rsidRDefault="00000000" w:rsidRPr="00000000" w14:paraId="00000ABB">
      <w:pPr>
        <w:spacing w:after="0" w:before="0" w:line="480" w:lineRule="auto"/>
        <w:ind w:left="720" w:firstLine="720"/>
        <w:rPr/>
      </w:pPr>
      <w:r w:rsidDel="00000000" w:rsidR="00000000" w:rsidRPr="00000000">
        <w:rPr>
          <w:rtl w:val="0"/>
        </w:rPr>
        <w:t xml:space="preserve">The wood was old but sturdy, a metal handle embedded in its surface. A chill ran down Haldric’s spine.</w:t>
      </w:r>
    </w:p>
    <w:p w:rsidR="00000000" w:rsidDel="00000000" w:rsidP="00000000" w:rsidRDefault="00000000" w:rsidRPr="00000000" w14:paraId="00000ABC">
      <w:pPr>
        <w:spacing w:after="0" w:before="0" w:line="480" w:lineRule="auto"/>
        <w:ind w:left="720" w:firstLine="720"/>
        <w:rPr/>
      </w:pPr>
      <w:r w:rsidDel="00000000" w:rsidR="00000000" w:rsidRPr="00000000">
        <w:rPr>
          <w:rtl w:val="0"/>
        </w:rPr>
        <w:t xml:space="preserve">Praew was already moving. “What’s down there?” she whispered.</w:t>
      </w:r>
    </w:p>
    <w:p w:rsidR="00000000" w:rsidDel="00000000" w:rsidP="00000000" w:rsidRDefault="00000000" w:rsidRPr="00000000" w14:paraId="00000ABD">
      <w:pPr>
        <w:spacing w:after="0" w:before="0" w:line="480" w:lineRule="auto"/>
        <w:ind w:left="720" w:firstLine="720"/>
        <w:rPr/>
      </w:pPr>
      <w:r w:rsidDel="00000000" w:rsidR="00000000" w:rsidRPr="00000000">
        <w:rPr>
          <w:rtl w:val="0"/>
        </w:rPr>
        <w:t xml:space="preserve">Note gestured. “See for yourself.”</w:t>
      </w:r>
    </w:p>
    <w:p w:rsidR="00000000" w:rsidDel="00000000" w:rsidP="00000000" w:rsidRDefault="00000000" w:rsidRPr="00000000" w14:paraId="00000ABE">
      <w:pPr>
        <w:spacing w:after="0" w:before="0" w:line="480" w:lineRule="auto"/>
        <w:ind w:left="720" w:firstLine="720"/>
        <w:rPr/>
      </w:pPr>
      <w:r w:rsidDel="00000000" w:rsidR="00000000" w:rsidRPr="00000000">
        <w:rPr>
          <w:rtl w:val="0"/>
        </w:rPr>
        <w:t xml:space="preserve">She took a step forward, but Haldric’s hand shot out, gripping her wrist. “Praew, wait.”</w:t>
      </w:r>
    </w:p>
    <w:p w:rsidR="00000000" w:rsidDel="00000000" w:rsidP="00000000" w:rsidRDefault="00000000" w:rsidRPr="00000000" w14:paraId="00000ABF">
      <w:pPr>
        <w:spacing w:after="0" w:before="0" w:line="480" w:lineRule="auto"/>
        <w:ind w:left="720" w:firstLine="720"/>
        <w:rPr/>
      </w:pPr>
      <w:r w:rsidDel="00000000" w:rsidR="00000000" w:rsidRPr="00000000">
        <w:rPr>
          <w:rtl w:val="0"/>
        </w:rPr>
        <w:t xml:space="preserve">Her voice was quiet but resolute. “I have to know, Haldric.” She pulled free.</w:t>
      </w:r>
    </w:p>
    <w:p w:rsidR="00000000" w:rsidDel="00000000" w:rsidP="00000000" w:rsidRDefault="00000000" w:rsidRPr="00000000" w14:paraId="00000AC0">
      <w:pPr>
        <w:spacing w:after="0" w:before="0" w:line="480" w:lineRule="auto"/>
        <w:ind w:left="720" w:firstLine="720"/>
        <w:rPr/>
      </w:pPr>
      <w:r w:rsidDel="00000000" w:rsidR="00000000" w:rsidRPr="00000000">
        <w:rPr>
          <w:rtl w:val="0"/>
        </w:rPr>
        <w:t xml:space="preserve">Her fingers wrapped around the handle—and she </w:t>
      </w:r>
      <w:sdt>
        <w:sdtPr>
          <w:id w:val="1375917295"/>
          <w:tag w:val="goog_rdk_84"/>
        </w:sdtPr>
        <w:sdtContent>
          <w:ins w:author="William Cox" w:id="25" w:date="2025-12-22T19:28:00Z"/>
          <w:sdt>
            <w:sdtPr>
              <w:id w:val="-400788716"/>
              <w:tag w:val="goog_rdk_85"/>
            </w:sdtPr>
            <w:sdtContent>
              <w:commentRangeStart w:id="43"/>
            </w:sdtContent>
          </w:sdt>
          <w:ins w:author="William Cox" w:id="25" w:date="2025-12-22T19:28:00Z">
            <w:r w:rsidDel="00000000" w:rsidR="00000000" w:rsidRPr="00000000">
              <w:rPr>
                <w:rtl w:val="0"/>
              </w:rPr>
              <w:t xml:space="preserve">tugged on it</w:t>
            </w:r>
          </w:ins>
        </w:sdtContent>
      </w:sdt>
      <w:sdt>
        <w:sdtPr>
          <w:id w:val="-1824839351"/>
          <w:tag w:val="goog_rdk_86"/>
        </w:sdtPr>
        <w:sdtContent>
          <w:del w:author="William Cox" w:id="25" w:date="2025-12-22T19:28:00Z">
            <w:r w:rsidDel="00000000" w:rsidR="00000000" w:rsidRPr="00000000">
              <w:rPr>
                <w:rtl w:val="0"/>
              </w:rPr>
              <w:delText xml:space="preserve">pulled</w:delText>
            </w:r>
          </w:del>
        </w:sdtContent>
      </w:sdt>
      <w:r w:rsidDel="00000000" w:rsidR="00000000" w:rsidRPr="00000000">
        <w:rPr>
          <w:rtl w:val="0"/>
        </w:rPr>
        <w:t xml:space="preserve">.</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AC1">
      <w:pPr>
        <w:spacing w:after="0" w:before="0" w:line="480" w:lineRule="auto"/>
        <w:ind w:left="720" w:firstLine="720"/>
        <w:rPr/>
      </w:pPr>
      <w:r w:rsidDel="00000000" w:rsidR="00000000" w:rsidRPr="00000000">
        <w:rPr>
          <w:rtl w:val="0"/>
        </w:rPr>
      </w:r>
    </w:p>
    <w:p w:rsidR="00000000" w:rsidDel="00000000" w:rsidP="00000000" w:rsidRDefault="00000000" w:rsidRPr="00000000" w14:paraId="00000AC2">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AC3">
      <w:pPr>
        <w:spacing w:after="0" w:before="0" w:line="480" w:lineRule="auto"/>
        <w:ind w:left="720" w:firstLine="720"/>
        <w:rPr/>
      </w:pPr>
      <w:r w:rsidDel="00000000" w:rsidR="00000000" w:rsidRPr="00000000">
        <w:rPr>
          <w:rtl w:val="0"/>
        </w:rPr>
      </w:r>
    </w:p>
    <w:p w:rsidR="00000000" w:rsidDel="00000000" w:rsidP="00000000" w:rsidRDefault="00000000" w:rsidRPr="00000000" w14:paraId="00000AC4">
      <w:pPr>
        <w:spacing w:after="0" w:before="0" w:line="480" w:lineRule="auto"/>
        <w:ind w:left="720" w:firstLine="720"/>
        <w:rPr/>
      </w:pPr>
      <w:r w:rsidDel="00000000" w:rsidR="00000000" w:rsidRPr="00000000">
        <w:rPr>
          <w:rtl w:val="0"/>
        </w:rPr>
        <w:t xml:space="preserve">       The hatch creaked open beneath Praew’s hands, a thick breath of stale air rising from the depths below. The woodenl rung of a ladder was damp as she swung over the edge, her grip tightening. She had no idea how deep this went.</w:t>
      </w:r>
    </w:p>
    <w:p w:rsidR="00000000" w:rsidDel="00000000" w:rsidP="00000000" w:rsidRDefault="00000000" w:rsidRPr="00000000" w14:paraId="00000AC5">
      <w:pPr>
        <w:spacing w:after="0" w:before="0" w:line="480" w:lineRule="auto"/>
        <w:ind w:left="720" w:firstLine="720"/>
        <w:rPr/>
      </w:pPr>
      <w:r w:rsidDel="00000000" w:rsidR="00000000" w:rsidRPr="00000000">
        <w:rPr>
          <w:rtl w:val="0"/>
        </w:rPr>
        <w:t xml:space="preserve">     </w:t>
      </w:r>
      <w:sdt>
        <w:sdtPr>
          <w:id w:val="1503348331"/>
          <w:tag w:val="goog_rdk_87"/>
        </w:sdtPr>
        <w:sdtContent>
          <w:ins w:author="William Cox" w:id="26" w:date="2025-12-22T19:30:00Z">
            <w:r w:rsidDel="00000000" w:rsidR="00000000" w:rsidRPr="00000000">
              <w:rPr>
                <w:rtl w:val="0"/>
              </w:rPr>
              <w:t xml:space="preserve"> </w:t>
            </w:r>
          </w:ins>
        </w:sdtContent>
      </w:sdt>
      <w:r w:rsidDel="00000000" w:rsidR="00000000" w:rsidRPr="00000000">
        <w:rPr>
          <w:rtl w:val="0"/>
        </w:rPr>
        <w:t xml:space="preserve">Step by step, the world above shrank into a distant glow, then vanished entirely.</w:t>
      </w:r>
    </w:p>
    <w:p w:rsidR="00000000" w:rsidDel="00000000" w:rsidP="00000000" w:rsidRDefault="00000000" w:rsidRPr="00000000" w14:paraId="00000AC6">
      <w:pPr>
        <w:spacing w:after="0" w:before="0" w:line="480" w:lineRule="auto"/>
        <w:ind w:left="720" w:firstLine="720"/>
        <w:rPr/>
      </w:pPr>
      <w:r w:rsidDel="00000000" w:rsidR="00000000" w:rsidRPr="00000000">
        <w:rPr>
          <w:rtl w:val="0"/>
        </w:rPr>
        <w:t xml:space="preserve">  Praew</w:t>
      </w:r>
      <w:sdt>
        <w:sdtPr>
          <w:id w:val="-2006265016"/>
          <w:tag w:val="goog_rdk_88"/>
        </w:sdtPr>
        <w:sdtContent>
          <w:del w:author="William Cox" w:id="27" w:date="2025-12-22T19:30:00Z">
            <w:r w:rsidDel="00000000" w:rsidR="00000000" w:rsidRPr="00000000">
              <w:rPr>
                <w:rtl w:val="0"/>
              </w:rPr>
              <w:delText xml:space="preserve"> could</w:delText>
            </w:r>
          </w:del>
        </w:sdtContent>
      </w:sdt>
      <w:r w:rsidDel="00000000" w:rsidR="00000000" w:rsidRPr="00000000">
        <w:rPr>
          <w:rtl w:val="0"/>
        </w:rPr>
        <w:t xml:space="preserve"> hear</w:t>
      </w:r>
      <w:sdt>
        <w:sdtPr>
          <w:id w:val="-728901615"/>
          <w:tag w:val="goog_rdk_89"/>
        </w:sdtPr>
        <w:sdtContent>
          <w:ins w:author="William Cox" w:id="28" w:date="2025-12-22T19:30:00Z">
            <w:r w:rsidDel="00000000" w:rsidR="00000000" w:rsidRPr="00000000">
              <w:rPr>
                <w:rtl w:val="0"/>
              </w:rPr>
              <w:t xml:space="preserve">d</w:t>
            </w:r>
          </w:ins>
        </w:sdtContent>
      </w:sdt>
      <w:r w:rsidDel="00000000" w:rsidR="00000000" w:rsidRPr="00000000">
        <w:rPr>
          <w:rtl w:val="0"/>
        </w:rPr>
        <w:t xml:space="preserve"> Haldric curse under his breath as he began his climb down. Somewhere farther up the ladder, Note chuckled and muttered, “Coward.”</w:t>
      </w:r>
    </w:p>
    <w:p w:rsidR="00000000" w:rsidDel="00000000" w:rsidP="00000000" w:rsidRDefault="00000000" w:rsidRPr="00000000" w14:paraId="00000AC7">
      <w:pPr>
        <w:spacing w:after="0" w:before="0" w:line="480" w:lineRule="auto"/>
        <w:ind w:left="720" w:firstLine="720"/>
        <w:rPr/>
      </w:pPr>
      <w:r w:rsidDel="00000000" w:rsidR="00000000" w:rsidRPr="00000000">
        <w:rPr>
          <w:rtl w:val="0"/>
        </w:rPr>
        <w:t xml:space="preserve">  </w:t>
      </w:r>
      <w:sdt>
        <w:sdtPr>
          <w:id w:val="2032182858"/>
          <w:tag w:val="goog_rdk_90"/>
        </w:sdtPr>
        <w:sdtContent>
          <w:ins w:author="William Cox" w:id="29" w:date="2025-12-22T19:36:00Z">
            <w:r w:rsidDel="00000000" w:rsidR="00000000" w:rsidRPr="00000000">
              <w:rPr>
                <w:rtl w:val="0"/>
              </w:rPr>
              <w:t xml:space="preserve">She</w:t>
            </w:r>
          </w:ins>
        </w:sdtContent>
      </w:sdt>
      <w:sdt>
        <w:sdtPr>
          <w:id w:val="603807506"/>
          <w:tag w:val="goog_rdk_91"/>
        </w:sdtPr>
        <w:sdtContent>
          <w:del w:author="William Cox" w:id="29" w:date="2025-12-22T19:36:00Z">
            <w:r w:rsidDel="00000000" w:rsidR="00000000" w:rsidRPr="00000000">
              <w:rPr>
                <w:rtl w:val="0"/>
              </w:rPr>
              <w:delText xml:space="preserve">Praew</w:delText>
            </w:r>
          </w:del>
        </w:sdtContent>
      </w:sdt>
      <w:r w:rsidDel="00000000" w:rsidR="00000000" w:rsidRPr="00000000">
        <w:rPr>
          <w:rtl w:val="0"/>
        </w:rPr>
        <w:t xml:space="preserve"> rolled her eyes. Note may have had a not-so-terrible look, but she couldn’t feel any attraction to boys like that. The kind who couldn’t go five flickers without comparing the size of their Sifaralith Stones.</w:t>
      </w:r>
    </w:p>
    <w:p w:rsidR="00000000" w:rsidDel="00000000" w:rsidP="00000000" w:rsidRDefault="00000000" w:rsidRPr="00000000" w14:paraId="00000AC8">
      <w:pPr>
        <w:spacing w:after="0" w:before="0" w:line="480" w:lineRule="auto"/>
        <w:ind w:left="720" w:firstLine="720"/>
        <w:rPr/>
      </w:pPr>
      <w:r w:rsidDel="00000000" w:rsidR="00000000" w:rsidRPr="00000000">
        <w:rPr>
          <w:rtl w:val="0"/>
        </w:rPr>
        <w:t xml:space="preserve">  The air grew stale</w:t>
      </w:r>
      <w:sdt>
        <w:sdtPr>
          <w:id w:val="-1681813249"/>
          <w:tag w:val="goog_rdk_92"/>
        </w:sdtPr>
        <w:sdtContent>
          <w:ins w:author="William Cox" w:id="30" w:date="2025-12-22T19:31:00Z">
            <w:r w:rsidDel="00000000" w:rsidR="00000000" w:rsidRPr="00000000">
              <w:rPr>
                <w:rtl w:val="0"/>
              </w:rPr>
              <w:t xml:space="preserve">r</w:t>
            </w:r>
          </w:ins>
        </w:sdtContent>
      </w:sdt>
      <w:r w:rsidDel="00000000" w:rsidR="00000000" w:rsidRPr="00000000">
        <w:rPr>
          <w:rtl w:val="0"/>
        </w:rPr>
        <w:t xml:space="preserve"> the </w:t>
      </w:r>
      <w:sdt>
        <w:sdtPr>
          <w:id w:val="-650003375"/>
          <w:tag w:val="goog_rdk_93"/>
        </w:sdtPr>
        <w:sdtContent>
          <w:ins w:author="William Cox" w:id="31" w:date="2025-12-22T19:31:00Z">
            <w:r w:rsidDel="00000000" w:rsidR="00000000" w:rsidRPr="00000000">
              <w:rPr>
                <w:rtl w:val="0"/>
              </w:rPr>
              <w:t xml:space="preserve">further</w:t>
            </w:r>
          </w:ins>
        </w:sdtContent>
      </w:sdt>
      <w:sdt>
        <w:sdtPr>
          <w:id w:val="-1680243674"/>
          <w:tag w:val="goog_rdk_94"/>
        </w:sdtPr>
        <w:sdtContent>
          <w:del w:author="William Cox" w:id="31" w:date="2025-12-22T19:31:00Z">
            <w:r w:rsidDel="00000000" w:rsidR="00000000" w:rsidRPr="00000000">
              <w:rPr>
                <w:rtl w:val="0"/>
              </w:rPr>
              <w:delText xml:space="preserve">more</w:delText>
            </w:r>
          </w:del>
        </w:sdtContent>
      </w:sdt>
      <w:r w:rsidDel="00000000" w:rsidR="00000000" w:rsidRPr="00000000">
        <w:rPr>
          <w:rtl w:val="0"/>
        </w:rPr>
        <w:t xml:space="preserve"> she</w:t>
      </w:r>
      <w:sdt>
        <w:sdtPr>
          <w:id w:val="1272163411"/>
          <w:tag w:val="goog_rdk_95"/>
        </w:sdtPr>
        <w:sdtContent>
          <w:ins w:author="William Cox" w:id="32" w:date="2025-12-22T19:31:00Z">
            <w:r w:rsidDel="00000000" w:rsidR="00000000" w:rsidRPr="00000000">
              <w:rPr>
                <w:rtl w:val="0"/>
              </w:rPr>
              <w:t xml:space="preserve"> descended</w:t>
            </w:r>
          </w:ins>
        </w:sdtContent>
      </w:sdt>
      <w:sdt>
        <w:sdtPr>
          <w:id w:val="1219537237"/>
          <w:tag w:val="goog_rdk_96"/>
        </w:sdtPr>
        <w:sdtContent>
          <w:del w:author="William Cox" w:id="32" w:date="2025-12-22T19:31:00Z">
            <w:r w:rsidDel="00000000" w:rsidR="00000000" w:rsidRPr="00000000">
              <w:rPr>
                <w:rtl w:val="0"/>
              </w:rPr>
              <w:delText xml:space="preserve"> climbed</w:delText>
            </w:r>
          </w:del>
        </w:sdtContent>
      </w:sdt>
      <w:r w:rsidDel="00000000" w:rsidR="00000000" w:rsidRPr="00000000">
        <w:rPr>
          <w:rtl w:val="0"/>
        </w:rPr>
        <w:t xml:space="preserve">. The silence began to stretch. There was no telling how much time passed before her boots met solid ground.</w:t>
      </w:r>
    </w:p>
    <w:p w:rsidR="00000000" w:rsidDel="00000000" w:rsidP="00000000" w:rsidRDefault="00000000" w:rsidRPr="00000000" w14:paraId="00000AC9">
      <w:pPr>
        <w:spacing w:after="0" w:before="0" w:line="480" w:lineRule="auto"/>
        <w:ind w:left="720" w:firstLine="720"/>
        <w:rPr/>
      </w:pPr>
      <w:r w:rsidDel="00000000" w:rsidR="00000000" w:rsidRPr="00000000">
        <w:rPr>
          <w:rtl w:val="0"/>
        </w:rPr>
        <w:t xml:space="preserve">     </w:t>
      </w:r>
      <w:sdt>
        <w:sdtPr>
          <w:id w:val="1073578097"/>
          <w:tag w:val="goog_rdk_97"/>
        </w:sdtPr>
        <w:sdtContent>
          <w:ins w:author="William Cox" w:id="33" w:date="2025-12-22T19:32:00Z">
            <w:r w:rsidDel="00000000" w:rsidR="00000000" w:rsidRPr="00000000">
              <w:rPr>
                <w:rtl w:val="0"/>
              </w:rPr>
              <w:t xml:space="preserve">  </w:t>
            </w:r>
          </w:ins>
        </w:sdtContent>
      </w:sdt>
      <w:r w:rsidDel="00000000" w:rsidR="00000000" w:rsidRPr="00000000">
        <w:rPr>
          <w:rtl w:val="0"/>
        </w:rPr>
        <w:t xml:space="preserve">And when they did—she froze.</w:t>
      </w:r>
    </w:p>
    <w:p w:rsidR="00000000" w:rsidDel="00000000" w:rsidP="00000000" w:rsidRDefault="00000000" w:rsidRPr="00000000" w14:paraId="00000ACA">
      <w:pPr>
        <w:spacing w:after="0" w:before="0" w:line="480" w:lineRule="auto"/>
        <w:ind w:left="720" w:firstLine="720"/>
        <w:rPr/>
      </w:pPr>
      <w:r w:rsidDel="00000000" w:rsidR="00000000" w:rsidRPr="00000000">
        <w:rPr>
          <w:rtl w:val="0"/>
        </w:rPr>
        <w:t xml:space="preserve">  Haldric and Note dropped down beside her a moment later.</w:t>
      </w:r>
    </w:p>
    <w:p w:rsidR="00000000" w:rsidDel="00000000" w:rsidP="00000000" w:rsidRDefault="00000000" w:rsidRPr="00000000" w14:paraId="00000ACB">
      <w:pPr>
        <w:spacing w:after="0" w:before="0" w:line="480" w:lineRule="auto"/>
        <w:ind w:left="720" w:firstLine="720"/>
        <w:rPr/>
      </w:pPr>
      <w:r w:rsidDel="00000000" w:rsidR="00000000" w:rsidRPr="00000000">
        <w:rPr>
          <w:rtl w:val="0"/>
        </w:rPr>
        <w:t xml:space="preserve">  </w:t>
      </w:r>
      <w:sdt>
        <w:sdtPr>
          <w:id w:val="-1634193168"/>
          <w:tag w:val="goog_rdk_98"/>
        </w:sdtPr>
        <w:sdtContent>
          <w:commentRangeStart w:id="44"/>
        </w:sdtContent>
      </w:sdt>
      <w:r w:rsidDel="00000000" w:rsidR="00000000" w:rsidRPr="00000000">
        <w:rPr>
          <w:rtl w:val="0"/>
        </w:rPr>
        <w:t xml:space="preserve">What lay before them wasn’t a city. It was something much worse. The cavern stretched outward, a gaping wound in the earth. Buildings slumped together like bones stripped of flesh, their walls brittle and crumbling. This place was cold—not just in temperature, but in something deeper. Something stripped and abandoned. Yet, people moved through it. Shadow-thin figures, barely more than silhouettes against the gloom. No conversations. No haggling. No life.</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ACC">
      <w:pPr>
        <w:spacing w:after="0" w:before="0" w:line="480" w:lineRule="auto"/>
        <w:ind w:left="720" w:firstLine="720"/>
        <w:rPr/>
      </w:pPr>
      <w:r w:rsidDel="00000000" w:rsidR="00000000" w:rsidRPr="00000000">
        <w:rPr>
          <w:rtl w:val="0"/>
        </w:rPr>
        <w:t xml:space="preserve">     And the only light? Ratrods.</w:t>
      </w:r>
    </w:p>
    <w:p w:rsidR="00000000" w:rsidDel="00000000" w:rsidP="00000000" w:rsidRDefault="00000000" w:rsidRPr="00000000" w14:paraId="00000ACD">
      <w:pPr>
        <w:spacing w:after="0" w:before="0" w:line="480" w:lineRule="auto"/>
        <w:ind w:left="720" w:firstLine="720"/>
        <w:rPr/>
      </w:pPr>
      <w:r w:rsidDel="00000000" w:rsidR="00000000" w:rsidRPr="00000000">
        <w:rPr>
          <w:rtl w:val="0"/>
        </w:rPr>
        <w:t xml:space="preserve">     The rodents varied in size as they scurried along the broken streets, each with a single horn embedded with a SolarStone, pulsing with dim, dying light. Their trigger was a ZephyrStone, meaning each breath they took activated the glow. But the moment they sensed danger, they held their breath and darted away, their horns fading into darkness. The sight alone made her skin crawl.</w:t>
      </w:r>
    </w:p>
    <w:p w:rsidR="00000000" w:rsidDel="00000000" w:rsidP="00000000" w:rsidRDefault="00000000" w:rsidRPr="00000000" w14:paraId="00000ACE">
      <w:pPr>
        <w:spacing w:after="0" w:before="0" w:line="480" w:lineRule="auto"/>
        <w:ind w:left="720" w:firstLine="720"/>
        <w:rPr/>
      </w:pPr>
      <w:r w:rsidDel="00000000" w:rsidR="00000000" w:rsidRPr="00000000">
        <w:rPr>
          <w:rtl w:val="0"/>
        </w:rPr>
        <w:t xml:space="preserve">A shiver ran down her spine. She opened her mouth—to ask, to demand an explanation—but something stopped her. Something crouched in the dirt, barely visible in the dim glow. A child. Praew blinked.</w:t>
      </w:r>
    </w:p>
    <w:p w:rsidR="00000000" w:rsidDel="00000000" w:rsidP="00000000" w:rsidRDefault="00000000" w:rsidRPr="00000000" w14:paraId="00000ACF">
      <w:pPr>
        <w:spacing w:after="0" w:before="0" w:line="480" w:lineRule="auto"/>
        <w:ind w:left="720" w:firstLine="720"/>
        <w:rPr/>
      </w:pPr>
      <w:r w:rsidDel="00000000" w:rsidR="00000000" w:rsidRPr="00000000">
        <w:rPr>
          <w:rtl w:val="0"/>
        </w:rPr>
        <w:t xml:space="preserve">They couldn’t be older than six. Maybe younger. Their tangled hair clung in thick, matted knots, their rags stiff with filth. They were so thin, their limbs barely more than bones wrapped in skin.</w:t>
      </w:r>
    </w:p>
    <w:p w:rsidR="00000000" w:rsidDel="00000000" w:rsidP="00000000" w:rsidRDefault="00000000" w:rsidRPr="00000000" w14:paraId="00000AD0">
      <w:pPr>
        <w:spacing w:after="0" w:before="0" w:line="480" w:lineRule="auto"/>
        <w:ind w:left="720" w:firstLine="720"/>
        <w:rPr/>
      </w:pPr>
      <w:r w:rsidDel="00000000" w:rsidR="00000000" w:rsidRPr="00000000">
        <w:rPr>
          <w:rtl w:val="0"/>
        </w:rPr>
        <w:t xml:space="preserve">Then she saw what they were doing and her stomach turned. A freshly killed Ratrod was still twitching as the child sank their teeth into it.</w:t>
      </w:r>
    </w:p>
    <w:p w:rsidR="00000000" w:rsidDel="00000000" w:rsidP="00000000" w:rsidRDefault="00000000" w:rsidRPr="00000000" w14:paraId="00000AD1">
      <w:pPr>
        <w:spacing w:after="0" w:before="0" w:line="480" w:lineRule="auto"/>
        <w:ind w:left="720" w:firstLine="720"/>
        <w:rPr/>
      </w:pPr>
      <w:r w:rsidDel="00000000" w:rsidR="00000000" w:rsidRPr="00000000">
        <w:rPr>
          <w:rtl w:val="0"/>
        </w:rPr>
        <w:t xml:space="preserve">It was massive, easily the size of a newborn, its thick body nearly the size of the child’s own torso. </w:t>
      </w:r>
    </w:p>
    <w:p w:rsidR="00000000" w:rsidDel="00000000" w:rsidP="00000000" w:rsidRDefault="00000000" w:rsidRPr="00000000" w14:paraId="00000AD2">
      <w:pPr>
        <w:spacing w:after="0" w:before="0" w:line="480" w:lineRule="auto"/>
        <w:ind w:left="720" w:firstLine="720"/>
        <w:rPr/>
      </w:pPr>
      <w:r w:rsidDel="00000000" w:rsidR="00000000" w:rsidRPr="00000000">
        <w:rPr>
          <w:rtl w:val="0"/>
        </w:rPr>
        <w:t xml:space="preserve">Praew stopped breathing.</w:t>
      </w:r>
    </w:p>
    <w:p w:rsidR="00000000" w:rsidDel="00000000" w:rsidP="00000000" w:rsidRDefault="00000000" w:rsidRPr="00000000" w14:paraId="00000AD3">
      <w:pPr>
        <w:spacing w:after="0" w:before="0" w:line="480" w:lineRule="auto"/>
        <w:ind w:left="720" w:firstLine="720"/>
        <w:rPr/>
      </w:pPr>
      <w:r w:rsidDel="00000000" w:rsidR="00000000" w:rsidRPr="00000000">
        <w:rPr>
          <w:rtl w:val="0"/>
        </w:rPr>
        <w:t xml:space="preserve">The child showed no signs of hesitation or disgust. Just raw hunger. Blood smeared across their chin as they ripped into the flesh, teeth tearing, </w:t>
      </w:r>
      <w:sdt>
        <w:sdtPr>
          <w:id w:val="-419439890"/>
          <w:tag w:val="goog_rdk_99"/>
        </w:sdtPr>
        <w:sdtContent>
          <w:ins w:author="William Cox" w:id="34" w:date="2025-12-22T19:46:00Z">
            <w:r w:rsidDel="00000000" w:rsidR="00000000" w:rsidRPr="00000000">
              <w:rPr>
                <w:rtl w:val="0"/>
              </w:rPr>
              <w:t xml:space="preserve">throat s</w:t>
            </w:r>
          </w:ins>
        </w:sdtContent>
      </w:sdt>
      <w:sdt>
        <w:sdtPr>
          <w:id w:val="-1060940703"/>
          <w:tag w:val="goog_rdk_100"/>
        </w:sdtPr>
        <w:sdtContent>
          <w:del w:author="William Cox" w:id="34" w:date="2025-12-22T19:46:00Z">
            <w:r w:rsidDel="00000000" w:rsidR="00000000" w:rsidRPr="00000000">
              <w:rPr>
                <w:rtl w:val="0"/>
              </w:rPr>
              <w:delText xml:space="preserve">s</w:delText>
            </w:r>
          </w:del>
        </w:sdtContent>
      </w:sdt>
      <w:r w:rsidDel="00000000" w:rsidR="00000000" w:rsidRPr="00000000">
        <w:rPr>
          <w:rtl w:val="0"/>
        </w:rPr>
        <w:t xml:space="preserve">wallowing. The noise—the wet crunch, the low growl—sent something sharp down her spine. And then the child’s head snapped up.</w:t>
      </w:r>
    </w:p>
    <w:p w:rsidR="00000000" w:rsidDel="00000000" w:rsidP="00000000" w:rsidRDefault="00000000" w:rsidRPr="00000000" w14:paraId="00000AD4">
      <w:pPr>
        <w:spacing w:after="0" w:before="0" w:line="480" w:lineRule="auto"/>
        <w:ind w:left="720" w:firstLine="720"/>
        <w:rPr/>
      </w:pPr>
      <w:r w:rsidDel="00000000" w:rsidR="00000000" w:rsidRPr="00000000">
        <w:rPr>
          <w:rtl w:val="0"/>
        </w:rPr>
        <w:t xml:space="preserve">Praew staggered back.</w:t>
      </w:r>
    </w:p>
    <w:p w:rsidR="00000000" w:rsidDel="00000000" w:rsidP="00000000" w:rsidRDefault="00000000" w:rsidRPr="00000000" w14:paraId="00000AD5">
      <w:pPr>
        <w:spacing w:after="0" w:before="0" w:line="480" w:lineRule="auto"/>
        <w:ind w:left="720" w:firstLine="720"/>
        <w:rPr/>
      </w:pPr>
      <w:sdt>
        <w:sdtPr>
          <w:id w:val="2057509885"/>
          <w:tag w:val="goog_rdk_101"/>
        </w:sdtPr>
        <w:sdtContent>
          <w:commentRangeStart w:id="45"/>
        </w:sdtContent>
      </w:sdt>
      <w:r w:rsidDel="00000000" w:rsidR="00000000" w:rsidRPr="00000000">
        <w:rPr>
          <w:rtl w:val="0"/>
        </w:rPr>
        <w:t xml:space="preserve">Those eyes. Wild, feral, red eyes. The kid tensed, hunching lower over their kill. A thin arm curled around the carcass, as if Praew was about to steal it from them.</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AD6">
      <w:pPr>
        <w:spacing w:after="0" w:before="0" w:line="480" w:lineRule="auto"/>
        <w:ind w:left="720" w:firstLine="720"/>
        <w:rPr/>
      </w:pPr>
      <w:r w:rsidDel="00000000" w:rsidR="00000000" w:rsidRPr="00000000">
        <w:rPr>
          <w:rtl w:val="0"/>
        </w:rPr>
        <w:t xml:space="preserve">A low sound rattled in their throat. A growl.</w:t>
      </w:r>
    </w:p>
    <w:p w:rsidR="00000000" w:rsidDel="00000000" w:rsidP="00000000" w:rsidRDefault="00000000" w:rsidRPr="00000000" w14:paraId="00000AD7">
      <w:pPr>
        <w:spacing w:after="0" w:before="0" w:line="480" w:lineRule="auto"/>
        <w:ind w:left="720" w:firstLine="720"/>
        <w:rPr/>
      </w:pPr>
      <w:r w:rsidDel="00000000" w:rsidR="00000000" w:rsidRPr="00000000">
        <w:rPr>
          <w:rtl w:val="0"/>
        </w:rPr>
        <w:t xml:space="preserve">She couldn’t move. She couldn’t speak. Her voice barely came out. “Where are your parents?”</w:t>
      </w:r>
    </w:p>
    <w:p w:rsidR="00000000" w:rsidDel="00000000" w:rsidP="00000000" w:rsidRDefault="00000000" w:rsidRPr="00000000" w14:paraId="00000AD8">
      <w:pPr>
        <w:spacing w:after="0" w:before="0" w:line="480" w:lineRule="auto"/>
        <w:ind w:left="720" w:firstLine="720"/>
        <w:rPr/>
      </w:pPr>
      <w:r w:rsidDel="00000000" w:rsidR="00000000" w:rsidRPr="00000000">
        <w:rPr>
          <w:rtl w:val="0"/>
        </w:rPr>
        <w:t xml:space="preserve">The child didn’t answer. Didn’t blink.</w:t>
      </w:r>
    </w:p>
    <w:p w:rsidR="00000000" w:rsidDel="00000000" w:rsidP="00000000" w:rsidRDefault="00000000" w:rsidRPr="00000000" w14:paraId="00000AD9">
      <w:pPr>
        <w:spacing w:after="0" w:before="0" w:line="480" w:lineRule="auto"/>
        <w:ind w:left="720" w:firstLine="720"/>
        <w:rPr/>
      </w:pPr>
      <w:r w:rsidDel="00000000" w:rsidR="00000000" w:rsidRPr="00000000">
        <w:rPr>
          <w:rtl w:val="0"/>
        </w:rPr>
        <w:t xml:space="preserve">Note scoffed. “Probably dead.”</w:t>
      </w:r>
    </w:p>
    <w:p w:rsidR="00000000" w:rsidDel="00000000" w:rsidP="00000000" w:rsidRDefault="00000000" w:rsidRPr="00000000" w14:paraId="00000ADA">
      <w:pPr>
        <w:spacing w:after="0" w:before="0" w:line="480" w:lineRule="auto"/>
        <w:ind w:left="720" w:firstLine="720"/>
        <w:rPr/>
      </w:pPr>
      <w:r w:rsidDel="00000000" w:rsidR="00000000" w:rsidRPr="00000000">
        <w:rPr>
          <w:rtl w:val="0"/>
        </w:rPr>
        <w:t xml:space="preserve">The words were too flat. Praew turned sharply, staring at him. “You say that like it doesn’t matter.”</w:t>
      </w:r>
    </w:p>
    <w:p w:rsidR="00000000" w:rsidDel="00000000" w:rsidP="00000000" w:rsidRDefault="00000000" w:rsidRPr="00000000" w14:paraId="00000ADB">
      <w:pPr>
        <w:spacing w:after="0" w:before="0" w:line="480" w:lineRule="auto"/>
        <w:ind w:left="720" w:firstLine="720"/>
        <w:rPr/>
      </w:pPr>
      <w:r w:rsidDel="00000000" w:rsidR="00000000" w:rsidRPr="00000000">
        <w:rPr>
          <w:rtl w:val="0"/>
        </w:rPr>
      </w:r>
    </w:p>
    <w:p w:rsidR="00000000" w:rsidDel="00000000" w:rsidP="00000000" w:rsidRDefault="00000000" w:rsidRPr="00000000" w14:paraId="00000ADC">
      <w:pPr>
        <w:spacing w:after="0" w:before="0" w:line="480" w:lineRule="auto"/>
        <w:ind w:left="720" w:firstLine="720"/>
        <w:rPr/>
      </w:pPr>
      <w:r w:rsidDel="00000000" w:rsidR="00000000" w:rsidRPr="00000000">
        <w:rPr>
          <w:rtl w:val="0"/>
        </w:rPr>
        <w:t xml:space="preserve">Note shrugged, unbothered. “It doesn’t.”</w:t>
      </w:r>
    </w:p>
    <w:p w:rsidR="00000000" w:rsidDel="00000000" w:rsidP="00000000" w:rsidRDefault="00000000" w:rsidRPr="00000000" w14:paraId="00000ADD">
      <w:pPr>
        <w:spacing w:after="0" w:before="0" w:line="480" w:lineRule="auto"/>
        <w:ind w:left="720" w:firstLine="720"/>
        <w:rPr/>
      </w:pPr>
      <w:r w:rsidDel="00000000" w:rsidR="00000000" w:rsidRPr="00000000">
        <w:rPr>
          <w:rtl w:val="0"/>
        </w:rPr>
        <w:t xml:space="preserve">Something inside her twisted. </w:t>
      </w:r>
      <w:r w:rsidDel="00000000" w:rsidR="00000000" w:rsidRPr="00000000">
        <w:rPr>
          <w:i w:val="1"/>
          <w:iCs w:val="1"/>
          <w:rtl w:val="0"/>
        </w:rPr>
        <w:t xml:space="preserve">How could he be so—</w:t>
      </w:r>
      <w:r w:rsidDel="00000000" w:rsidR="00000000" w:rsidRPr="00000000">
        <w:rPr>
          <w:rtl w:val="0"/>
        </w:rPr>
        <w:t xml:space="preserve">The child was still watching her.</w:t>
      </w:r>
    </w:p>
    <w:p w:rsidR="00000000" w:rsidDel="00000000" w:rsidP="00000000" w:rsidRDefault="00000000" w:rsidRPr="00000000" w14:paraId="00000ADE">
      <w:pPr>
        <w:spacing w:after="0" w:before="0" w:line="480" w:lineRule="auto"/>
        <w:ind w:left="720" w:firstLine="720"/>
        <w:rPr/>
      </w:pPr>
      <w:r w:rsidDel="00000000" w:rsidR="00000000" w:rsidRPr="00000000">
        <w:rPr>
          <w:rtl w:val="0"/>
        </w:rPr>
        <w:t xml:space="preserve">Still baring their teeth. Still guarding the only food they had. Praew felt sick. She’d thought she understood Stormhaven. Thought she had seen suffering. </w:t>
      </w:r>
    </w:p>
    <w:sdt>
      <w:sdtPr>
        <w:id w:val="-1577000724"/>
        <w:tag w:val="goog_rdk_104"/>
      </w:sdtPr>
      <w:sdtContent>
        <w:p w:rsidR="00000000" w:rsidDel="00000000" w:rsidP="00000000" w:rsidRDefault="00000000" w:rsidRPr="00000000" w14:paraId="00000ADF">
          <w:pPr>
            <w:spacing w:after="0" w:before="0" w:line="480" w:lineRule="auto"/>
            <w:ind w:left="720" w:firstLine="720"/>
            <w:rPr>
              <w:del w:author="William Cox" w:id="35" w:date="2025-12-22T19:48:00Z"/>
            </w:rPr>
          </w:pPr>
          <w:r w:rsidDel="00000000" w:rsidR="00000000" w:rsidRPr="00000000">
            <w:rPr>
              <w:rtl w:val="0"/>
            </w:rPr>
            <w:t xml:space="preserve">But this? She hadn’t known anything at all. And the worst part? Haldric hadn’t said a word</w:t>
          </w:r>
          <w:sdt>
            <w:sdtPr>
              <w:id w:val="699817224"/>
              <w:tag w:val="goog_rdk_102"/>
            </w:sdtPr>
            <w:sdtContent>
              <w:ins w:author="William Cox" w:id="35" w:date="2025-12-22T19:48:00Z">
                <w:r w:rsidDel="00000000" w:rsidR="00000000" w:rsidRPr="00000000">
                  <w:rPr>
                    <w:rtl w:val="0"/>
                  </w:rPr>
                  <w:t xml:space="preserve"> yet. </w:t>
                </w:r>
              </w:ins>
            </w:sdtContent>
          </w:sdt>
          <w:sdt>
            <w:sdtPr>
              <w:id w:val="277182033"/>
              <w:tag w:val="goog_rdk_103"/>
            </w:sdtPr>
            <w:sdtContent>
              <w:del w:author="William Cox" w:id="35" w:date="2025-12-22T19:48:00Z">
                <w:r w:rsidDel="00000000" w:rsidR="00000000" w:rsidRPr="00000000">
                  <w:rPr>
                    <w:rtl w:val="0"/>
                  </w:rPr>
                  <w:delText xml:space="preserve">.</w:delText>
                </w:r>
              </w:del>
            </w:sdtContent>
          </w:sdt>
        </w:p>
      </w:sdtContent>
    </w:sdt>
    <w:p w:rsidR="00000000" w:rsidDel="00000000" w:rsidP="00000000" w:rsidRDefault="00000000" w:rsidRPr="00000000" w14:paraId="00000AE0">
      <w:pPr>
        <w:spacing w:after="0" w:before="0" w:line="480" w:lineRule="auto"/>
        <w:ind w:left="720" w:firstLine="720"/>
        <w:rPr/>
      </w:pPr>
      <w:r w:rsidDel="00000000" w:rsidR="00000000" w:rsidRPr="00000000">
        <w:rPr>
          <w:rtl w:val="0"/>
        </w:rPr>
      </w:r>
    </w:p>
    <w:p w:rsidR="00000000" w:rsidDel="00000000" w:rsidP="00000000" w:rsidRDefault="00000000" w:rsidRPr="00000000" w14:paraId="00000AE1">
      <w:pPr>
        <w:spacing w:after="0" w:before="0" w:line="480" w:lineRule="auto"/>
        <w:ind w:left="720" w:firstLine="720"/>
        <w:rPr/>
      </w:pPr>
      <w:r w:rsidDel="00000000" w:rsidR="00000000" w:rsidRPr="00000000">
        <w:rPr>
          <w:rtl w:val="0"/>
        </w:rPr>
        <w:t xml:space="preserve">She turned toward him.</w:t>
      </w:r>
    </w:p>
    <w:p w:rsidR="00000000" w:rsidDel="00000000" w:rsidP="00000000" w:rsidRDefault="00000000" w:rsidRPr="00000000" w14:paraId="00000AE2">
      <w:pPr>
        <w:spacing w:after="0" w:before="0" w:line="480" w:lineRule="auto"/>
        <w:ind w:left="720" w:firstLine="720"/>
        <w:rPr/>
      </w:pPr>
      <w:r w:rsidDel="00000000" w:rsidR="00000000" w:rsidRPr="00000000">
        <w:rPr>
          <w:rtl w:val="0"/>
        </w:rPr>
        <w:t xml:space="preserve">His fists were curled tight. His jaw locked. His eyes stayed on the child, on the feral look in their eyes.</w:t>
      </w:r>
    </w:p>
    <w:p w:rsidR="00000000" w:rsidDel="00000000" w:rsidP="00000000" w:rsidRDefault="00000000" w:rsidRPr="00000000" w14:paraId="00000AE3">
      <w:pPr>
        <w:spacing w:after="0" w:before="0" w:line="480" w:lineRule="auto"/>
        <w:ind w:left="720" w:firstLine="720"/>
        <w:rPr/>
      </w:pPr>
      <w:r w:rsidDel="00000000" w:rsidR="00000000" w:rsidRPr="00000000">
        <w:rPr>
          <w:i w:val="1"/>
          <w:iCs w:val="1"/>
          <w:rtl w:val="0"/>
        </w:rPr>
        <w:t xml:space="preserve">He was absorbing it, wasn’t he?</w:t>
      </w:r>
      <w:r w:rsidDel="00000000" w:rsidR="00000000" w:rsidRPr="00000000">
        <w:rPr>
          <w:rtl w:val="0"/>
        </w:rPr>
      </w:r>
    </w:p>
    <w:p w:rsidR="00000000" w:rsidDel="00000000" w:rsidP="00000000" w:rsidRDefault="00000000" w:rsidRPr="00000000" w14:paraId="00000AE4">
      <w:pPr>
        <w:spacing w:after="0" w:before="0" w:line="480" w:lineRule="auto"/>
        <w:ind w:left="720" w:firstLine="720"/>
        <w:rPr/>
      </w:pPr>
      <w:r w:rsidDel="00000000" w:rsidR="00000000" w:rsidRPr="00000000">
        <w:rPr>
          <w:rtl w:val="0"/>
        </w:rPr>
        <w:t xml:space="preserve">The air in the Fourth Floor felt different </w:t>
      </w:r>
      <w:sdt>
        <w:sdtPr>
          <w:id w:val="-75186294"/>
          <w:tag w:val="goog_rdk_105"/>
        </w:sdtPr>
        <w:sdtContent>
          <w:del w:author="William Cox" w:id="36" w:date="2025-12-22T19:49:00Z">
            <w:r w:rsidDel="00000000" w:rsidR="00000000" w:rsidRPr="00000000">
              <w:rPr>
                <w:rtl w:val="0"/>
              </w:rPr>
              <w:delText xml:space="preserve">here</w:delText>
            </w:r>
          </w:del>
        </w:sdtContent>
      </w:sdt>
      <w:r w:rsidDel="00000000" w:rsidR="00000000" w:rsidRPr="00000000">
        <w:rPr>
          <w:rtl w:val="0"/>
        </w:rPr>
        <w:t xml:space="preserve">—stifling, almost suffocating. It wasn’t just the humidity or the scent of damp stone. It was something heavier. Something she could feel pressing down on her ribs, sinking into her skin.</w:t>
      </w:r>
    </w:p>
    <w:p w:rsidR="00000000" w:rsidDel="00000000" w:rsidP="00000000" w:rsidRDefault="00000000" w:rsidRPr="00000000" w14:paraId="00000AE5">
      <w:pPr>
        <w:spacing w:after="0" w:before="0" w:line="480" w:lineRule="auto"/>
        <w:ind w:left="720" w:firstLine="720"/>
        <w:rPr/>
      </w:pPr>
      <w:r w:rsidDel="00000000" w:rsidR="00000000" w:rsidRPr="00000000">
        <w:rPr>
          <w:rtl w:val="0"/>
        </w:rPr>
        <w:t xml:space="preserve">Praew</w:t>
      </w:r>
      <w:sdt>
        <w:sdtPr>
          <w:id w:val="1535333420"/>
          <w:tag w:val="goog_rdk_106"/>
        </w:sdtPr>
        <w:sdtContent>
          <w:del w:author="William Cox" w:id="37" w:date="2025-12-22T19:51:00Z">
            <w:r w:rsidDel="00000000" w:rsidR="00000000" w:rsidRPr="00000000">
              <w:rPr>
                <w:rtl w:val="0"/>
              </w:rPr>
              <w:delText xml:space="preserve">,</w:delText>
            </w:r>
          </w:del>
        </w:sdtContent>
      </w:sdt>
      <w:r w:rsidDel="00000000" w:rsidR="00000000" w:rsidRPr="00000000">
        <w:rPr>
          <w:rtl w:val="0"/>
        </w:rPr>
        <w:t xml:space="preserve"> followed closely as Note</w:t>
      </w:r>
      <w:sdt>
        <w:sdtPr>
          <w:id w:val="-1401433526"/>
          <w:tag w:val="goog_rdk_107"/>
        </w:sdtPr>
        <w:sdtContent>
          <w:del w:author="William Cox" w:id="38" w:date="2025-12-22T19:51:00Z">
            <w:r w:rsidDel="00000000" w:rsidR="00000000" w:rsidRPr="00000000">
              <w:rPr>
                <w:rtl w:val="0"/>
              </w:rPr>
              <w:delText xml:space="preserve">,</w:delText>
            </w:r>
          </w:del>
        </w:sdtContent>
      </w:sdt>
      <w:r w:rsidDel="00000000" w:rsidR="00000000" w:rsidRPr="00000000">
        <w:rPr>
          <w:rtl w:val="0"/>
        </w:rPr>
        <w:t xml:space="preserve"> led them deeper into the hidden passageways, her ears straining for any movement. Haldric was right behind her, his steps just as careful. </w:t>
      </w:r>
    </w:p>
    <w:p w:rsidR="00000000" w:rsidDel="00000000" w:rsidP="00000000" w:rsidRDefault="00000000" w:rsidRPr="00000000" w14:paraId="00000AE6">
      <w:pPr>
        <w:spacing w:after="0" w:before="0" w:line="480" w:lineRule="auto"/>
        <w:ind w:left="720" w:firstLine="720"/>
        <w:rPr/>
      </w:pPr>
      <w:r w:rsidDel="00000000" w:rsidR="00000000" w:rsidRPr="00000000">
        <w:rPr>
          <w:rtl w:val="0"/>
        </w:rPr>
        <w:t xml:space="preserve">Once they turned a corner, Note finally spoke. “Did you know other cities let their citizens choose their own career paths?”</w:t>
      </w:r>
    </w:p>
    <w:p w:rsidR="00000000" w:rsidDel="00000000" w:rsidP="00000000" w:rsidRDefault="00000000" w:rsidRPr="00000000" w14:paraId="00000AE7">
      <w:pPr>
        <w:spacing w:after="0" w:before="0" w:line="480" w:lineRule="auto"/>
        <w:ind w:left="720" w:firstLine="720"/>
        <w:rPr/>
      </w:pPr>
      <w:r w:rsidDel="00000000" w:rsidR="00000000" w:rsidRPr="00000000">
        <w:rPr>
          <w:rtl w:val="0"/>
        </w:rPr>
        <w:t xml:space="preserve">  Praew blinked. </w:t>
      </w:r>
      <w:sdt>
        <w:sdtPr>
          <w:id w:val="1961299610"/>
          <w:tag w:val="goog_rdk_108"/>
        </w:sdtPr>
        <w:sdtContent>
          <w:commentRangeStart w:id="46"/>
        </w:sdtContent>
      </w:sdt>
      <w:r w:rsidDel="00000000" w:rsidR="00000000" w:rsidRPr="00000000">
        <w:rPr>
          <w:rtl w:val="0"/>
        </w:rPr>
        <w:t xml:space="preserve">“Wh</w:t>
      </w:r>
      <w:sdt>
        <w:sdtPr>
          <w:id w:val="1339895175"/>
          <w:tag w:val="goog_rdk_109"/>
        </w:sdtPr>
        <w:sdtContent>
          <w:ins w:author="William Cox" w:id="39" w:date="2025-12-22T19:51:00Z">
            <w:r w:rsidDel="00000000" w:rsidR="00000000" w:rsidRPr="00000000">
              <w:rPr>
                <w:rtl w:val="0"/>
              </w:rPr>
              <w:t xml:space="preserve">ich</w:t>
            </w:r>
          </w:ins>
        </w:sdtContent>
      </w:sdt>
      <w:sdt>
        <w:sdtPr>
          <w:id w:val="1929366857"/>
          <w:tag w:val="goog_rdk_110"/>
        </w:sdtPr>
        <w:sdtContent>
          <w:del w:author="William Cox" w:id="39" w:date="2025-12-22T19:51:00Z">
            <w:commentRangeEnd w:id="46"/>
            <w:r w:rsidDel="00000000" w:rsidR="00000000" w:rsidRPr="00000000">
              <w:commentReference w:id="46"/>
            </w:r>
            <w:r w:rsidDel="00000000" w:rsidR="00000000" w:rsidRPr="00000000">
              <w:rPr>
                <w:rtl w:val="0"/>
              </w:rPr>
              <w:delText xml:space="preserve">at</w:delText>
            </w:r>
          </w:del>
        </w:sdtContent>
      </w:sdt>
      <w:r w:rsidDel="00000000" w:rsidR="00000000" w:rsidRPr="00000000">
        <w:rPr>
          <w:rtl w:val="0"/>
        </w:rPr>
        <w:t xml:space="preserve">… other cities?”</w:t>
      </w:r>
    </w:p>
    <w:p w:rsidR="00000000" w:rsidDel="00000000" w:rsidP="00000000" w:rsidRDefault="00000000" w:rsidRPr="00000000" w14:paraId="00000AE8">
      <w:pPr>
        <w:spacing w:after="0" w:before="0" w:line="480" w:lineRule="auto"/>
        <w:ind w:left="720" w:firstLine="720"/>
        <w:rPr/>
      </w:pPr>
      <w:r w:rsidDel="00000000" w:rsidR="00000000" w:rsidRPr="00000000">
        <w:rPr>
          <w:rtl w:val="0"/>
        </w:rPr>
        <w:t xml:space="preserve">  “All of them. Is it that surprising?” Note shrugged, as if it were the most normal thing in the world. “If they’re good at their jobs, they get promoted. If they struggle, they’re reassigned or trained for something else. And if they hate their job, they quit and try something new.”</w:t>
      </w:r>
    </w:p>
    <w:p w:rsidR="00000000" w:rsidDel="00000000" w:rsidP="00000000" w:rsidRDefault="00000000" w:rsidRPr="00000000" w14:paraId="00000AE9">
      <w:pPr>
        <w:spacing w:after="0" w:before="0" w:line="480" w:lineRule="auto"/>
        <w:ind w:left="720" w:firstLine="720"/>
        <w:rPr/>
      </w:pPr>
      <w:r w:rsidDel="00000000" w:rsidR="00000000" w:rsidRPr="00000000">
        <w:rPr>
          <w:rtl w:val="0"/>
        </w:rPr>
        <w:t xml:space="preserve">  Praew stared. </w:t>
      </w:r>
      <w:r w:rsidDel="00000000" w:rsidR="00000000" w:rsidRPr="00000000">
        <w:rPr>
          <w:i w:val="1"/>
          <w:iCs w:val="1"/>
          <w:rtl w:val="0"/>
        </w:rPr>
        <w:t xml:space="preserve">That was… ridiculous</w:t>
      </w:r>
      <w:r w:rsidDel="00000000" w:rsidR="00000000" w:rsidRPr="00000000">
        <w:rPr>
          <w:rtl w:val="0"/>
        </w:rPr>
        <w:t xml:space="preserve">.</w:t>
      </w:r>
    </w:p>
    <w:p w:rsidR="00000000" w:rsidDel="00000000" w:rsidP="00000000" w:rsidRDefault="00000000" w:rsidRPr="00000000" w14:paraId="00000AEA">
      <w:pPr>
        <w:spacing w:after="0" w:before="0" w:line="480" w:lineRule="auto"/>
        <w:ind w:left="720" w:firstLine="720"/>
        <w:rPr/>
      </w:pPr>
      <w:r w:rsidDel="00000000" w:rsidR="00000000" w:rsidRPr="00000000">
        <w:rPr>
          <w:rtl w:val="0"/>
        </w:rPr>
        <w:t xml:space="preserve">  Haldric’s voice was quiet but firm. “That sounds like a mess.”</w:t>
      </w:r>
    </w:p>
    <w:p w:rsidR="00000000" w:rsidDel="00000000" w:rsidP="00000000" w:rsidRDefault="00000000" w:rsidRPr="00000000" w14:paraId="00000AEB">
      <w:pPr>
        <w:spacing w:after="0" w:before="0" w:line="480" w:lineRule="auto"/>
        <w:ind w:left="720" w:firstLine="720"/>
        <w:rPr/>
      </w:pPr>
      <w:r w:rsidDel="00000000" w:rsidR="00000000" w:rsidRPr="00000000">
        <w:rPr>
          <w:rtl w:val="0"/>
        </w:rPr>
        <w:t xml:space="preserve">  Note triggered a weak SolarStone so they could see, then tilted his head. “Does it?” He leaned back slightly. “Because from what I’ve seen, it works quite well.”</w:t>
      </w:r>
    </w:p>
    <w:p w:rsidR="00000000" w:rsidDel="00000000" w:rsidP="00000000" w:rsidRDefault="00000000" w:rsidRPr="00000000" w14:paraId="00000AEC">
      <w:pPr>
        <w:spacing w:after="0" w:before="0" w:line="480" w:lineRule="auto"/>
        <w:ind w:left="720" w:firstLine="720"/>
        <w:rPr/>
      </w:pPr>
      <w:r w:rsidDel="00000000" w:rsidR="00000000" w:rsidRPr="00000000">
        <w:rPr>
          <w:rtl w:val="0"/>
        </w:rPr>
        <w:t xml:space="preserve">  Praew frowned. It was hard to believe. But before she could argue, Note continued.</w:t>
      </w:r>
    </w:p>
    <w:p w:rsidR="00000000" w:rsidDel="00000000" w:rsidP="00000000" w:rsidRDefault="00000000" w:rsidRPr="00000000" w14:paraId="00000AED">
      <w:pPr>
        <w:spacing w:after="0" w:before="0" w:line="480" w:lineRule="auto"/>
        <w:ind w:left="720" w:firstLine="720"/>
        <w:rPr/>
      </w:pPr>
      <w:r w:rsidDel="00000000" w:rsidR="00000000" w:rsidRPr="00000000">
        <w:rPr>
          <w:rtl w:val="0"/>
        </w:rPr>
        <w:t xml:space="preserve">  “But here, in Stormhaven?” He gestured around them. “To be fired is the same as breaking the law.”</w:t>
      </w:r>
    </w:p>
    <w:p w:rsidR="00000000" w:rsidDel="00000000" w:rsidP="00000000" w:rsidRDefault="00000000" w:rsidRPr="00000000" w14:paraId="00000AEE">
      <w:pPr>
        <w:spacing w:after="0" w:before="0" w:line="480" w:lineRule="auto"/>
        <w:ind w:left="720" w:firstLine="720"/>
        <w:rPr/>
      </w:pPr>
      <w:r w:rsidDel="00000000" w:rsidR="00000000" w:rsidRPr="00000000">
        <w:rPr>
          <w:rtl w:val="0"/>
        </w:rPr>
        <w:t xml:space="preserve">  Praew felt her stomach tighten.</w:t>
      </w:r>
    </w:p>
    <w:p w:rsidR="00000000" w:rsidDel="00000000" w:rsidP="00000000" w:rsidRDefault="00000000" w:rsidRPr="00000000" w14:paraId="00000AEF">
      <w:pPr>
        <w:spacing w:after="0" w:before="0" w:line="480" w:lineRule="auto"/>
        <w:ind w:left="720" w:firstLine="720"/>
        <w:rPr/>
      </w:pPr>
      <w:r w:rsidDel="00000000" w:rsidR="00000000" w:rsidRPr="00000000">
        <w:rPr>
          <w:rtl w:val="0"/>
        </w:rPr>
        <w:t xml:space="preserve">  Haldric glanced toward him. “Fine. You obviously want me to ask, so what happens when someone loses their job?”</w:t>
      </w:r>
    </w:p>
    <w:p w:rsidR="00000000" w:rsidDel="00000000" w:rsidP="00000000" w:rsidRDefault="00000000" w:rsidRPr="00000000" w14:paraId="00000AF0">
      <w:pPr>
        <w:spacing w:after="0" w:before="0" w:line="480" w:lineRule="auto"/>
        <w:ind w:left="720" w:firstLine="720"/>
        <w:rPr/>
      </w:pPr>
      <w:r w:rsidDel="00000000" w:rsidR="00000000" w:rsidRPr="00000000">
        <w:rPr>
          <w:rtl w:val="0"/>
        </w:rPr>
        <w:t xml:space="preserve">  Note let out a slow breath. “If they’re lucky, they’re demoted. If not? They’re sent here. To the Fourth Floor.”</w:t>
      </w:r>
    </w:p>
    <w:p w:rsidR="00000000" w:rsidDel="00000000" w:rsidP="00000000" w:rsidRDefault="00000000" w:rsidRPr="00000000" w14:paraId="00000AF1">
      <w:pPr>
        <w:spacing w:after="0" w:before="0" w:line="480" w:lineRule="auto"/>
        <w:ind w:left="720" w:firstLine="720"/>
        <w:rPr/>
      </w:pPr>
      <w:r w:rsidDel="00000000" w:rsidR="00000000" w:rsidRPr="00000000">
        <w:rPr>
          <w:rtl w:val="0"/>
        </w:rPr>
        <w:t xml:space="preserve">  Haldric didn’t bother hiding his suspicion. “And how exactly do you know all of this?”</w:t>
      </w:r>
    </w:p>
    <w:p w:rsidR="00000000" w:rsidDel="00000000" w:rsidP="00000000" w:rsidRDefault="00000000" w:rsidRPr="00000000" w14:paraId="00000AF2">
      <w:pPr>
        <w:spacing w:after="0" w:before="0" w:line="480" w:lineRule="auto"/>
        <w:ind w:left="720" w:firstLine="720"/>
        <w:rPr/>
      </w:pPr>
      <w:r w:rsidDel="00000000" w:rsidR="00000000" w:rsidRPr="00000000">
        <w:rPr>
          <w:rtl w:val="0"/>
        </w:rPr>
        <w:t xml:space="preserve">  Note’s bravado vanished. “As you’ve probably guessed, I was a Hunter. That’s how I’ve visited another city. I confronted The Prime about the fake food shortage. Since I had no family for him to hold hostage, he had no way to control me. Before I knew it, I was discharged and sent down here.”</w:t>
      </w:r>
    </w:p>
    <w:p w:rsidR="00000000" w:rsidDel="00000000" w:rsidP="00000000" w:rsidRDefault="00000000" w:rsidRPr="00000000" w14:paraId="00000AF3">
      <w:pPr>
        <w:spacing w:after="0" w:before="0" w:line="480" w:lineRule="auto"/>
        <w:ind w:left="720" w:firstLine="720"/>
        <w:rPr/>
      </w:pPr>
      <w:r w:rsidDel="00000000" w:rsidR="00000000" w:rsidRPr="00000000">
        <w:rPr>
          <w:rtl w:val="0"/>
        </w:rPr>
        <w:t xml:space="preserve">     Haldric scoffed. “You expect me to believe that?”</w:t>
      </w:r>
    </w:p>
    <w:p w:rsidR="00000000" w:rsidDel="00000000" w:rsidP="00000000" w:rsidRDefault="00000000" w:rsidRPr="00000000" w14:paraId="00000AF4">
      <w:pPr>
        <w:spacing w:after="0" w:before="0" w:line="480" w:lineRule="auto"/>
        <w:ind w:left="720" w:firstLine="720"/>
        <w:rPr/>
      </w:pPr>
      <w:r w:rsidDel="00000000" w:rsidR="00000000" w:rsidRPr="00000000">
        <w:rPr>
          <w:rtl w:val="0"/>
        </w:rPr>
        <w:t xml:space="preserve">  “No,” Note said. “Not yet, I don’t. But you will, Haldric. Maybe once you see for yourself that there are only two career paths on the Fourth Floor.”</w:t>
      </w:r>
    </w:p>
    <w:p w:rsidR="00000000" w:rsidDel="00000000" w:rsidP="00000000" w:rsidRDefault="00000000" w:rsidRPr="00000000" w14:paraId="00000AF5">
      <w:pPr>
        <w:spacing w:after="0" w:before="0" w:line="480" w:lineRule="auto"/>
        <w:ind w:left="720" w:firstLine="720"/>
        <w:rPr/>
      </w:pPr>
      <w:r w:rsidDel="00000000" w:rsidR="00000000" w:rsidRPr="00000000">
        <w:rPr>
          <w:rtl w:val="0"/>
        </w:rPr>
        <w:t xml:space="preserve">  He lowered his voice. “You either become a beast… or livestock, preyed on by something even worse.”</w:t>
      </w:r>
    </w:p>
    <w:p w:rsidR="00000000" w:rsidDel="00000000" w:rsidP="00000000" w:rsidRDefault="00000000" w:rsidRPr="00000000" w14:paraId="00000AF6">
      <w:pPr>
        <w:spacing w:after="0" w:before="0" w:line="480" w:lineRule="auto"/>
        <w:ind w:left="720" w:firstLine="720"/>
        <w:rPr/>
      </w:pPr>
      <w:r w:rsidDel="00000000" w:rsidR="00000000" w:rsidRPr="00000000">
        <w:rPr>
          <w:rtl w:val="0"/>
        </w:rPr>
        <w:t xml:space="preserve">  He gestured toward the dark. “That child you saw? That was the first path. The second is slaving away as a Sifaralith trigger identifier.”</w:t>
      </w:r>
    </w:p>
    <w:p w:rsidR="00000000" w:rsidDel="00000000" w:rsidP="00000000" w:rsidRDefault="00000000" w:rsidRPr="00000000" w14:paraId="00000AF7">
      <w:pPr>
        <w:spacing w:after="0" w:before="0" w:line="480" w:lineRule="auto"/>
        <w:ind w:left="720" w:firstLine="720"/>
        <w:rPr/>
      </w:pPr>
      <w:r w:rsidDel="00000000" w:rsidR="00000000" w:rsidRPr="00000000">
        <w:rPr>
          <w:rtl w:val="0"/>
        </w:rPr>
        <w:t xml:space="preserve">  Haldric frowned. “Livestock? Sifaralith trigger identifier?”</w:t>
      </w:r>
    </w:p>
    <w:p w:rsidR="00000000" w:rsidDel="00000000" w:rsidP="00000000" w:rsidRDefault="00000000" w:rsidRPr="00000000" w14:paraId="00000AF8">
      <w:pPr>
        <w:spacing w:after="0" w:before="0" w:line="480" w:lineRule="auto"/>
        <w:ind w:left="720" w:firstLine="720"/>
        <w:rPr/>
      </w:pPr>
      <w:r w:rsidDel="00000000" w:rsidR="00000000" w:rsidRPr="00000000">
        <w:rPr>
          <w:rtl w:val="0"/>
        </w:rPr>
        <w:t xml:space="preserve">  Note nodded. “Someone has to figure out what makes a stone activate. And the only way to do that… is to test it.”</w:t>
      </w:r>
    </w:p>
    <w:p w:rsidR="00000000" w:rsidDel="00000000" w:rsidP="00000000" w:rsidRDefault="00000000" w:rsidRPr="00000000" w14:paraId="00000AF9">
      <w:pPr>
        <w:spacing w:after="0" w:before="0" w:line="480" w:lineRule="auto"/>
        <w:ind w:left="720" w:firstLine="720"/>
        <w:rPr/>
      </w:pPr>
      <w:r w:rsidDel="00000000" w:rsidR="00000000" w:rsidRPr="00000000">
        <w:rPr>
          <w:rtl w:val="0"/>
        </w:rPr>
        <w:t xml:space="preserve">  “Think of it this way,” Note said. “Junya’s parents were miners on the Third Floor, right? Lived in the outer ring, probably knew nothing about the Fourth. That’s how it works for most.”</w:t>
      </w:r>
    </w:p>
    <w:p w:rsidR="00000000" w:rsidDel="00000000" w:rsidP="00000000" w:rsidRDefault="00000000" w:rsidRPr="00000000" w14:paraId="00000AFA">
      <w:pPr>
        <w:spacing w:after="0" w:before="0" w:line="480" w:lineRule="auto"/>
        <w:ind w:left="720" w:firstLine="720"/>
        <w:rPr/>
      </w:pPr>
      <w:r w:rsidDel="00000000" w:rsidR="00000000" w:rsidRPr="00000000">
        <w:rPr>
          <w:rtl w:val="0"/>
        </w:rPr>
        <w:t xml:space="preserve">  He glanced back at them. “But some people get reassigned or relocated to work in the mines. Those people are never seen again, because they’re sent here.”</w:t>
      </w:r>
    </w:p>
    <w:p w:rsidR="00000000" w:rsidDel="00000000" w:rsidP="00000000" w:rsidRDefault="00000000" w:rsidRPr="00000000" w14:paraId="00000AFB">
      <w:pPr>
        <w:spacing w:after="0" w:before="0" w:line="480" w:lineRule="auto"/>
        <w:ind w:left="720" w:firstLine="720"/>
        <w:rPr/>
      </w:pPr>
      <w:r w:rsidDel="00000000" w:rsidR="00000000" w:rsidRPr="00000000">
        <w:rPr>
          <w:rtl w:val="0"/>
        </w:rPr>
        <w:t xml:space="preserve">  The words landed like a punch in her gut.</w:t>
      </w:r>
    </w:p>
    <w:p w:rsidR="00000000" w:rsidDel="00000000" w:rsidP="00000000" w:rsidRDefault="00000000" w:rsidRPr="00000000" w14:paraId="00000AFC">
      <w:pPr>
        <w:spacing w:after="0" w:before="0" w:line="480" w:lineRule="auto"/>
        <w:ind w:left="720" w:firstLine="720"/>
        <w:rPr/>
      </w:pPr>
      <w:r w:rsidDel="00000000" w:rsidR="00000000" w:rsidRPr="00000000">
        <w:rPr>
          <w:rtl w:val="0"/>
        </w:rPr>
        <w:t xml:space="preserve">  She turned sharply toward Haldric. “Wait—our classmate Korven! He was relocated for mining, wasn’t he?”</w:t>
      </w:r>
    </w:p>
    <w:p w:rsidR="00000000" w:rsidDel="00000000" w:rsidP="00000000" w:rsidRDefault="00000000" w:rsidRPr="00000000" w14:paraId="00000AFD">
      <w:pPr>
        <w:spacing w:after="0" w:before="0" w:line="480" w:lineRule="auto"/>
        <w:ind w:left="720" w:firstLine="720"/>
        <w:rPr/>
      </w:pPr>
      <w:r w:rsidDel="00000000" w:rsidR="00000000" w:rsidRPr="00000000">
        <w:rPr>
          <w:rtl w:val="0"/>
        </w:rPr>
        <w:t xml:space="preserve">  When the flicker of realization hit, Haldric looked like he was about to be sick. They had all assumed Korven had been… relocated. Moved somewhere for labor. But they had never thought to ask where.</w:t>
      </w:r>
    </w:p>
    <w:p w:rsidR="00000000" w:rsidDel="00000000" w:rsidP="00000000" w:rsidRDefault="00000000" w:rsidRPr="00000000" w14:paraId="00000AFE">
      <w:pPr>
        <w:spacing w:after="0" w:before="0" w:line="480" w:lineRule="auto"/>
        <w:ind w:left="720" w:firstLine="720"/>
        <w:rPr/>
      </w:pPr>
      <w:r w:rsidDel="00000000" w:rsidR="00000000" w:rsidRPr="00000000">
        <w:rPr>
          <w:rtl w:val="0"/>
        </w:rPr>
        <w:t xml:space="preserve">  Her hands curled into fists. How many others had vanished? How many names had they stopped saying because they believed they’d just been ‘reassigned’?</w:t>
      </w:r>
    </w:p>
    <w:p w:rsidR="00000000" w:rsidDel="00000000" w:rsidP="00000000" w:rsidRDefault="00000000" w:rsidRPr="00000000" w14:paraId="00000AFF">
      <w:pPr>
        <w:spacing w:after="0" w:before="0" w:line="480" w:lineRule="auto"/>
        <w:ind w:left="720" w:firstLine="720"/>
        <w:rPr/>
      </w:pPr>
      <w:r w:rsidDel="00000000" w:rsidR="00000000" w:rsidRPr="00000000">
        <w:rPr>
          <w:rtl w:val="0"/>
        </w:rPr>
        <w:t xml:space="preserve">  Note gestured for them to keep moving. Praew swallowed hard and pressed forward, following a long corridor that narrowed as it stretched on. As they neared a bend, a faint light began to rise in the distance.</w:t>
      </w:r>
    </w:p>
    <w:p w:rsidR="00000000" w:rsidDel="00000000" w:rsidP="00000000" w:rsidRDefault="00000000" w:rsidRPr="00000000" w14:paraId="00000B00">
      <w:pPr>
        <w:spacing w:after="0" w:before="0" w:line="480" w:lineRule="auto"/>
        <w:ind w:left="720" w:firstLine="720"/>
        <w:rPr/>
      </w:pPr>
      <w:r w:rsidDel="00000000" w:rsidR="00000000" w:rsidRPr="00000000">
        <w:rPr>
          <w:rtl w:val="0"/>
        </w:rPr>
        <w:t xml:space="preserve">  </w:t>
      </w:r>
      <w:sdt>
        <w:sdtPr>
          <w:id w:val="2032140420"/>
          <w:tag w:val="goog_rdk_111"/>
        </w:sdtPr>
        <w:sdtContent>
          <w:commentRangeStart w:id="47"/>
        </w:sdtContent>
      </w:sdt>
      <w:r w:rsidDel="00000000" w:rsidR="00000000" w:rsidRPr="00000000">
        <w:rPr>
          <w:rtl w:val="0"/>
        </w:rPr>
        <w:t xml:space="preserve">Note stopped abruptly, crouching behind the remnants of a stone pillar broken off at a height that nearly matched Praew’s own. She and Haldric dropped beside him. The rest of the pillar lay toppled along the ground, its length reaching toward the mouth of the enormous chamber ahead.</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B01">
      <w:pPr>
        <w:spacing w:after="0" w:before="0" w:line="480" w:lineRule="auto"/>
        <w:ind w:left="720" w:firstLine="720"/>
        <w:rPr/>
      </w:pPr>
      <w:r w:rsidDel="00000000" w:rsidR="00000000" w:rsidRPr="00000000">
        <w:rPr>
          <w:rtl w:val="0"/>
        </w:rPr>
        <w:t xml:space="preserve">  A massive underground pit opened before them, the cavern stretching farther than any part of Stormhaven she had ever seen. It was the only place on this Floor where they’d found actual SolarStones, casting their glow across the stone and lighting the space in full.</w:t>
      </w:r>
    </w:p>
    <w:p w:rsidR="00000000" w:rsidDel="00000000" w:rsidP="00000000" w:rsidRDefault="00000000" w:rsidRPr="00000000" w14:paraId="00000B02">
      <w:pPr>
        <w:spacing w:after="0" w:before="0" w:line="480" w:lineRule="auto"/>
        <w:ind w:left="720" w:firstLine="720"/>
        <w:rPr/>
      </w:pPr>
      <w:r w:rsidDel="00000000" w:rsidR="00000000" w:rsidRPr="00000000">
        <w:rPr>
          <w:rtl w:val="0"/>
        </w:rPr>
        <w:t xml:space="preserve">     And the people—the hundreds of workers, if you could even call them that -- were treated like absolute waste. Lashings if they made a mistake. Lashings if they worked too recklessly. Lashings just for existing too long. Praew’s breath caught. </w:t>
      </w:r>
      <w:r w:rsidDel="00000000" w:rsidR="00000000" w:rsidRPr="00000000">
        <w:rPr>
          <w:i w:val="1"/>
          <w:iCs w:val="1"/>
          <w:rtl w:val="0"/>
        </w:rPr>
        <w:t xml:space="preserve">Wasn’t slavery banned over a hundred years ago?</w:t>
      </w:r>
      <w:r w:rsidDel="00000000" w:rsidR="00000000" w:rsidRPr="00000000">
        <w:rPr>
          <w:rtl w:val="0"/>
        </w:rPr>
      </w:r>
    </w:p>
    <w:p w:rsidR="00000000" w:rsidDel="00000000" w:rsidP="00000000" w:rsidRDefault="00000000" w:rsidRPr="00000000" w14:paraId="00000B03">
      <w:pPr>
        <w:spacing w:after="0" w:before="0" w:line="480" w:lineRule="auto"/>
        <w:ind w:left="720" w:firstLine="720"/>
        <w:rPr/>
      </w:pPr>
      <w:r w:rsidDel="00000000" w:rsidR="00000000" w:rsidRPr="00000000">
        <w:rPr>
          <w:rtl w:val="0"/>
        </w:rPr>
        <w:t xml:space="preserve">     Men, women, and children moved in slow, mechanical patterns. Some were hunched over stone tables, testing Sifaraliths with trembling hands. Others were dragging carts filled with jagged rocks, their bodies thin, their faces hollow with exhaustion.</w:t>
      </w:r>
    </w:p>
    <w:p w:rsidR="00000000" w:rsidDel="00000000" w:rsidP="00000000" w:rsidRDefault="00000000" w:rsidRPr="00000000" w14:paraId="00000B04">
      <w:pPr>
        <w:spacing w:after="0" w:before="0" w:line="480" w:lineRule="auto"/>
        <w:ind w:left="720" w:firstLine="720"/>
        <w:rPr/>
      </w:pPr>
      <w:r w:rsidDel="00000000" w:rsidR="00000000" w:rsidRPr="00000000">
        <w:rPr>
          <w:rtl w:val="0"/>
        </w:rPr>
        <w:t xml:space="preserve">     Praew noticed an enforcer grin as they whipped an old man, and her blood turned cold. They were enjoying it—every moment of hurting these poor people.</w:t>
      </w:r>
    </w:p>
    <w:p w:rsidR="00000000" w:rsidDel="00000000" w:rsidP="00000000" w:rsidRDefault="00000000" w:rsidRPr="00000000" w14:paraId="00000B05">
      <w:pPr>
        <w:spacing w:after="0" w:before="0" w:line="480" w:lineRule="auto"/>
        <w:ind w:left="720" w:firstLine="720"/>
        <w:rPr/>
      </w:pPr>
      <w:r w:rsidDel="00000000" w:rsidR="00000000" w:rsidRPr="00000000">
        <w:rPr>
          <w:rtl w:val="0"/>
        </w:rPr>
        <w:t xml:space="preserve"> They were always watching. Waiting for the next one to make a mistake or hesitate. Like a beast stalking prey.</w:t>
      </w:r>
    </w:p>
    <w:p w:rsidR="00000000" w:rsidDel="00000000" w:rsidP="00000000" w:rsidRDefault="00000000" w:rsidRPr="00000000" w14:paraId="00000B06">
      <w:pPr>
        <w:spacing w:after="0" w:before="0" w:line="480" w:lineRule="auto"/>
        <w:ind w:left="720" w:firstLine="720"/>
        <w:rPr/>
      </w:pPr>
      <w:r w:rsidDel="00000000" w:rsidR="00000000" w:rsidRPr="00000000">
        <w:rPr>
          <w:rtl w:val="0"/>
        </w:rPr>
        <w:t xml:space="preserve"> Then—a shockwave of sound. A crack, a blast. Praew flinched.</w:t>
      </w:r>
    </w:p>
    <w:p w:rsidR="00000000" w:rsidDel="00000000" w:rsidP="00000000" w:rsidRDefault="00000000" w:rsidRPr="00000000" w14:paraId="00000B07">
      <w:pPr>
        <w:spacing w:after="0" w:before="0" w:line="480" w:lineRule="auto"/>
        <w:ind w:left="720" w:firstLine="720"/>
        <w:rPr/>
      </w:pPr>
      <w:r w:rsidDel="00000000" w:rsidR="00000000" w:rsidRPr="00000000">
        <w:rPr>
          <w:rtl w:val="0"/>
        </w:rPr>
        <w:t xml:space="preserve">     One of the workers, a young man around the same age as Praew, staggered back from a table, clutching his hand. His fingers were gone. Blood spattered the stone.</w:t>
      </w:r>
    </w:p>
    <w:p w:rsidR="00000000" w:rsidDel="00000000" w:rsidP="00000000" w:rsidRDefault="00000000" w:rsidRPr="00000000" w14:paraId="00000B08">
      <w:pPr>
        <w:spacing w:after="0" w:before="0" w:line="480" w:lineRule="auto"/>
        <w:ind w:left="720" w:firstLine="720"/>
        <w:rPr/>
      </w:pPr>
      <w:r w:rsidDel="00000000" w:rsidR="00000000" w:rsidRPr="00000000">
        <w:rPr>
          <w:rtl w:val="0"/>
        </w:rPr>
        <w:t xml:space="preserve">  The people around him barely reacted. An enforcer stepped forward, calm and expressionless, and grabbed the man by the collar. He didn’t even resist as he was dragged away.</w:t>
      </w:r>
    </w:p>
    <w:p w:rsidR="00000000" w:rsidDel="00000000" w:rsidP="00000000" w:rsidRDefault="00000000" w:rsidRPr="00000000" w14:paraId="00000B09">
      <w:pPr>
        <w:spacing w:after="0" w:before="0" w:line="480" w:lineRule="auto"/>
        <w:ind w:left="720" w:firstLine="720"/>
        <w:rPr/>
      </w:pPr>
      <w:r w:rsidDel="00000000" w:rsidR="00000000" w:rsidRPr="00000000">
        <w:rPr>
          <w:rtl w:val="0"/>
        </w:rPr>
        <w:t xml:space="preserve">  Praew’s breath caught. </w:t>
      </w:r>
      <w:r w:rsidDel="00000000" w:rsidR="00000000" w:rsidRPr="00000000">
        <w:rPr>
          <w:i w:val="1"/>
          <w:iCs w:val="1"/>
          <w:rtl w:val="0"/>
        </w:rPr>
        <w:t xml:space="preserve">That face</w:t>
      </w:r>
      <w:sdt>
        <w:sdtPr>
          <w:id w:val="1282224744"/>
          <w:tag w:val="goog_rdk_112"/>
        </w:sdtPr>
        <w:sdtContent>
          <w:commentRangeStart w:id="48"/>
        </w:sdtContent>
      </w:sdt>
      <w:r w:rsidDel="00000000" w:rsidR="00000000" w:rsidRPr="00000000">
        <w:rPr>
          <w:rtl w:val="0"/>
        </w:rPr>
        <w:t xml:space="preserve">. </w:t>
      </w:r>
      <w:r w:rsidDel="00000000" w:rsidR="00000000" w:rsidRPr="00000000">
        <w:rPr>
          <w:i w:val="1"/>
          <w:iCs w:val="1"/>
          <w:rtl w:val="0"/>
        </w:rPr>
        <w:t xml:space="preserve">I know that face!</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B0A">
      <w:pPr>
        <w:spacing w:after="0" w:before="0" w:line="480" w:lineRule="auto"/>
        <w:ind w:left="720" w:firstLine="720"/>
        <w:rPr/>
      </w:pPr>
      <w:r w:rsidDel="00000000" w:rsidR="00000000" w:rsidRPr="00000000">
        <w:rPr>
          <w:rtl w:val="0"/>
        </w:rPr>
        <w:t xml:space="preserve">  “Zephyrs take me,” Haldric cursed.</w:t>
      </w:r>
    </w:p>
    <w:p w:rsidR="00000000" w:rsidDel="00000000" w:rsidP="00000000" w:rsidRDefault="00000000" w:rsidRPr="00000000" w14:paraId="00000B0B">
      <w:pPr>
        <w:spacing w:after="0" w:before="0" w:line="480" w:lineRule="auto"/>
        <w:ind w:left="720" w:firstLine="720"/>
        <w:rPr/>
      </w:pPr>
      <w:r w:rsidDel="00000000" w:rsidR="00000000" w:rsidRPr="00000000">
        <w:rPr>
          <w:rtl w:val="0"/>
        </w:rPr>
        <w:t xml:space="preserve">  “I know him,” Praew whispered.</w:t>
      </w:r>
    </w:p>
    <w:p w:rsidR="00000000" w:rsidDel="00000000" w:rsidP="00000000" w:rsidRDefault="00000000" w:rsidRPr="00000000" w14:paraId="00000B0C">
      <w:pPr>
        <w:spacing w:after="0" w:before="0" w:line="480" w:lineRule="auto"/>
        <w:ind w:left="720" w:firstLine="720"/>
        <w:rPr/>
      </w:pPr>
      <w:r w:rsidDel="00000000" w:rsidR="00000000" w:rsidRPr="00000000">
        <w:rPr>
          <w:rtl w:val="0"/>
        </w:rPr>
        <w:t xml:space="preserve">  “Stone me! Praew, don’t,” Haldric hissed.</w:t>
      </w:r>
    </w:p>
    <w:p w:rsidR="00000000" w:rsidDel="00000000" w:rsidP="00000000" w:rsidRDefault="00000000" w:rsidRPr="00000000" w14:paraId="00000B0D">
      <w:pPr>
        <w:spacing w:after="0" w:before="0" w:line="480" w:lineRule="auto"/>
        <w:ind w:left="720" w:firstLine="720"/>
        <w:rPr/>
      </w:pPr>
      <w:r w:rsidDel="00000000" w:rsidR="00000000" w:rsidRPr="00000000">
        <w:rPr>
          <w:rtl w:val="0"/>
        </w:rPr>
        <w:t xml:space="preserve">  It was Jorpen. Her classmate. The one with the strongest moral compass. The one who disappeared after speaking out in Shadow Recon. They said he had dropped out. That he’d requested reassignment rather than commit treason.</w:t>
      </w:r>
    </w:p>
    <w:p w:rsidR="00000000" w:rsidDel="00000000" w:rsidP="00000000" w:rsidRDefault="00000000" w:rsidRPr="00000000" w14:paraId="00000B0E">
      <w:pPr>
        <w:spacing w:after="0" w:before="0" w:line="480" w:lineRule="auto"/>
        <w:ind w:left="720" w:firstLine="720"/>
        <w:rPr/>
      </w:pPr>
      <w:r w:rsidDel="00000000" w:rsidR="00000000" w:rsidRPr="00000000">
        <w:rPr>
          <w:rtl w:val="0"/>
        </w:rPr>
        <w:t xml:space="preserve">  But he wasn’t the one bleeding.</w:t>
      </w:r>
    </w:p>
    <w:p w:rsidR="00000000" w:rsidDel="00000000" w:rsidP="00000000" w:rsidRDefault="00000000" w:rsidRPr="00000000" w14:paraId="00000B0F">
      <w:pPr>
        <w:spacing w:after="0" w:before="0" w:line="480" w:lineRule="auto"/>
        <w:ind w:left="720" w:firstLine="720"/>
        <w:rPr/>
      </w:pPr>
      <w:r w:rsidDel="00000000" w:rsidR="00000000" w:rsidRPr="00000000">
        <w:rPr>
          <w:rtl w:val="0"/>
        </w:rPr>
        <w:t xml:space="preserve">  He was the one dragging the injured man away.</w:t>
      </w:r>
    </w:p>
    <w:p w:rsidR="00000000" w:rsidDel="00000000" w:rsidP="00000000" w:rsidRDefault="00000000" w:rsidRPr="00000000" w14:paraId="00000B10">
      <w:pPr>
        <w:spacing w:after="0" w:before="0" w:line="480" w:lineRule="auto"/>
        <w:ind w:left="720" w:firstLine="720"/>
        <w:rPr/>
      </w:pPr>
      <w:r w:rsidDel="00000000" w:rsidR="00000000" w:rsidRPr="00000000">
        <w:rPr>
          <w:rtl w:val="0"/>
        </w:rPr>
        <w:t xml:space="preserve">  Hot tears slid down her cheek. There would be no rescue today.</w:t>
      </w:r>
    </w:p>
    <w:p w:rsidR="00000000" w:rsidDel="00000000" w:rsidP="00000000" w:rsidRDefault="00000000" w:rsidRPr="00000000" w14:paraId="00000B11">
      <w:pPr>
        <w:spacing w:after="0" w:before="0" w:line="480" w:lineRule="auto"/>
        <w:ind w:left="720" w:firstLine="720"/>
        <w:rPr/>
      </w:pPr>
      <w:r w:rsidDel="00000000" w:rsidR="00000000" w:rsidRPr="00000000">
        <w:rPr>
          <w:rtl w:val="0"/>
        </w:rPr>
        <w:t xml:space="preserve">  There was something on the back of Jorpen’s neck. A burn or a band. Maybe he was little more than a slave himself.</w:t>
      </w:r>
    </w:p>
    <w:p w:rsidR="00000000" w:rsidDel="00000000" w:rsidP="00000000" w:rsidRDefault="00000000" w:rsidRPr="00000000" w14:paraId="00000B12">
      <w:pPr>
        <w:spacing w:after="0" w:before="0" w:line="480" w:lineRule="auto"/>
        <w:ind w:left="720" w:firstLine="720"/>
        <w:rPr/>
      </w:pPr>
      <w:r w:rsidDel="00000000" w:rsidR="00000000" w:rsidRPr="00000000">
        <w:rPr>
          <w:rtl w:val="0"/>
        </w:rPr>
        <w:t xml:space="preserve">  Mai had said something when failing Praew from her class. That Praew had to pass both her other classes, otherwise she could be—</w:t>
      </w:r>
    </w:p>
    <w:p w:rsidR="00000000" w:rsidDel="00000000" w:rsidP="00000000" w:rsidRDefault="00000000" w:rsidRPr="00000000" w14:paraId="00000B13">
      <w:pPr>
        <w:spacing w:after="0" w:before="0" w:line="480" w:lineRule="auto"/>
        <w:ind w:left="720" w:firstLine="720"/>
        <w:rPr>
          <w:i w:val="1"/>
          <w:iCs w:val="1"/>
        </w:rPr>
      </w:pPr>
      <w:r w:rsidDel="00000000" w:rsidR="00000000" w:rsidRPr="00000000">
        <w:rPr>
          <w:i w:val="1"/>
          <w:iCs w:val="1"/>
          <w:rtl w:val="0"/>
        </w:rPr>
        <w:t xml:space="preserve">  Zephyrs take me</w:t>
      </w:r>
      <w:r w:rsidDel="00000000" w:rsidR="00000000" w:rsidRPr="00000000">
        <w:rPr>
          <w:rtl w:val="0"/>
        </w:rPr>
        <w:t xml:space="preserve">, she thought. </w:t>
      </w:r>
      <w:r w:rsidDel="00000000" w:rsidR="00000000" w:rsidRPr="00000000">
        <w:rPr>
          <w:i w:val="1"/>
          <w:iCs w:val="1"/>
          <w:rtl w:val="0"/>
        </w:rPr>
        <w:t xml:space="preserve">Didn’t Mai say I could be “reassigned to the mines or something much worse”?</w:t>
      </w:r>
    </w:p>
    <w:p w:rsidR="00000000" w:rsidDel="00000000" w:rsidP="00000000" w:rsidRDefault="00000000" w:rsidRPr="00000000" w14:paraId="00000B14">
      <w:pPr>
        <w:spacing w:after="0" w:before="0" w:line="480" w:lineRule="auto"/>
        <w:ind w:left="720" w:firstLine="720"/>
        <w:rPr>
          <w:i w:val="1"/>
          <w:iCs w:val="1"/>
        </w:rPr>
      </w:pPr>
      <w:r w:rsidDel="00000000" w:rsidR="00000000" w:rsidRPr="00000000">
        <w:rPr>
          <w:i w:val="1"/>
          <w:iCs w:val="1"/>
          <w:rtl w:val="0"/>
        </w:rPr>
        <w:t xml:space="preserve">  At the time, it sounded like a threat. But she was just trying to warn me, wasn’t she? No wonder she insisted on training me.</w:t>
      </w:r>
    </w:p>
    <w:p w:rsidR="00000000" w:rsidDel="00000000" w:rsidP="00000000" w:rsidRDefault="00000000" w:rsidRPr="00000000" w14:paraId="00000B15">
      <w:pPr>
        <w:spacing w:after="0" w:before="0" w:line="480" w:lineRule="auto"/>
        <w:ind w:left="720" w:firstLine="720"/>
        <w:rPr/>
      </w:pPr>
      <w:r w:rsidDel="00000000" w:rsidR="00000000" w:rsidRPr="00000000">
        <w:rPr>
          <w:rtl w:val="0"/>
        </w:rPr>
        <w:t xml:space="preserve">  </w:t>
      </w:r>
      <w:sdt>
        <w:sdtPr>
          <w:id w:val="-1234108316"/>
          <w:tag w:val="goog_rdk_113"/>
        </w:sdtPr>
        <w:sdtContent>
          <w:commentRangeStart w:id="49"/>
        </w:sdtContent>
      </w:sdt>
      <w:r w:rsidDel="00000000" w:rsidR="00000000" w:rsidRPr="00000000">
        <w:rPr>
          <w:rtl w:val="0"/>
        </w:rPr>
        <w:t xml:space="preserve">Praew was starting to realize just how little she really knew. But one thing was certain, Mai Azadi knew about this place. And when Praew got back, she was going to find out exactly how much.</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B16">
      <w:pPr>
        <w:spacing w:after="0" w:before="0" w:line="480" w:lineRule="auto"/>
        <w:ind w:left="720" w:firstLine="720"/>
        <w:rPr/>
      </w:pPr>
      <w:r w:rsidDel="00000000" w:rsidR="00000000" w:rsidRPr="00000000">
        <w:rPr>
          <w:rtl w:val="0"/>
        </w:rPr>
        <w:t xml:space="preserve">     “This is Sifaralith trigger identification.” Note’s voice was steady, but Praew could hear the simmering anger beneath it. “The lowest career in Stormhaven. The fate of all who don’t fit The Prime’s ideal for a perfect city.”</w:t>
      </w:r>
    </w:p>
    <w:p w:rsidR="00000000" w:rsidDel="00000000" w:rsidP="00000000" w:rsidRDefault="00000000" w:rsidRPr="00000000" w14:paraId="00000B17">
      <w:pPr>
        <w:spacing w:after="0" w:before="0" w:line="480" w:lineRule="auto"/>
        <w:ind w:left="720" w:firstLine="720"/>
        <w:rPr/>
      </w:pPr>
      <w:r w:rsidDel="00000000" w:rsidR="00000000" w:rsidRPr="00000000">
        <w:rPr>
          <w:rtl w:val="0"/>
        </w:rPr>
        <w:t xml:space="preserve">     Haldric tensed beside her. “I… I can’t believe this.” His fists clenched at his sides. His voice wavered, like he was trying to convince himself as much as them. “The Prime Archon treats me like his own son. He’s like the father I never had… He cares. He cares about this city, about everyone.” His breath hitched. His fingers curled tighter. “I . . . he wouldn’t allow this. He wouldn’t.”</w:t>
      </w:r>
    </w:p>
    <w:p w:rsidR="00000000" w:rsidDel="00000000" w:rsidP="00000000" w:rsidRDefault="00000000" w:rsidRPr="00000000" w14:paraId="00000B18">
      <w:pPr>
        <w:spacing w:after="0" w:before="0" w:line="480" w:lineRule="auto"/>
        <w:ind w:left="720" w:firstLine="720"/>
        <w:rPr/>
      </w:pPr>
      <w:r w:rsidDel="00000000" w:rsidR="00000000" w:rsidRPr="00000000">
        <w:rPr>
          <w:rtl w:val="0"/>
        </w:rPr>
        <w:t xml:space="preserve">     Praew turned toward Haldric, watching.</w:t>
      </w:r>
    </w:p>
    <w:p w:rsidR="00000000" w:rsidDel="00000000" w:rsidP="00000000" w:rsidRDefault="00000000" w:rsidRPr="00000000" w14:paraId="00000B19">
      <w:pPr>
        <w:spacing w:after="0" w:before="0" w:line="480" w:lineRule="auto"/>
        <w:ind w:left="720" w:firstLine="720"/>
        <w:rPr/>
      </w:pPr>
      <w:r w:rsidDel="00000000" w:rsidR="00000000" w:rsidRPr="00000000">
        <w:rPr>
          <w:rtl w:val="0"/>
        </w:rPr>
        <w:t xml:space="preserve">     This would be even harder for him. She had already been introduced to the darker side of Stormhaven over the past few weeks. This was atrocious—yes—but she had begun mentally preparing long </w:t>
      </w:r>
      <w:sdt>
        <w:sdtPr>
          <w:id w:val="-2146318065"/>
          <w:tag w:val="goog_rdk_114"/>
        </w:sdtPr>
        <w:sdtContent>
          <w:ins w:author="William Cox" w:id="40" w:date="2025-12-22T20:03:00Z">
            <w:r w:rsidDel="00000000" w:rsidR="00000000" w:rsidRPr="00000000">
              <w:rPr>
                <w:rtl w:val="0"/>
              </w:rPr>
              <w:t xml:space="preserve">for something like this </w:t>
            </w:r>
          </w:ins>
        </w:sdtContent>
      </w:sdt>
      <w:r w:rsidDel="00000000" w:rsidR="00000000" w:rsidRPr="00000000">
        <w:rPr>
          <w:rtl w:val="0"/>
        </w:rPr>
        <w:t xml:space="preserve">before arranging the meeting with Note.</w:t>
      </w:r>
    </w:p>
    <w:p w:rsidR="00000000" w:rsidDel="00000000" w:rsidP="00000000" w:rsidRDefault="00000000" w:rsidRPr="00000000" w14:paraId="00000B1A">
      <w:pPr>
        <w:spacing w:after="0" w:before="0" w:line="480" w:lineRule="auto"/>
        <w:ind w:left="720" w:firstLine="720"/>
        <w:rPr/>
      </w:pPr>
      <w:r w:rsidDel="00000000" w:rsidR="00000000" w:rsidRPr="00000000">
        <w:rPr>
          <w:rtl w:val="0"/>
        </w:rPr>
        <w:t xml:space="preserve">  Haldric, on the other hand, was only just beginning to see it. The image of his new father figure was starting to fall apart.</w:t>
      </w:r>
    </w:p>
    <w:p w:rsidR="00000000" w:rsidDel="00000000" w:rsidP="00000000" w:rsidRDefault="00000000" w:rsidRPr="00000000" w14:paraId="00000B1B">
      <w:pPr>
        <w:spacing w:after="0" w:before="0" w:line="480" w:lineRule="auto"/>
        <w:ind w:left="720" w:firstLine="720"/>
        <w:rPr/>
      </w:pPr>
      <w:r w:rsidDel="00000000" w:rsidR="00000000" w:rsidRPr="00000000">
        <w:rPr>
          <w:rtl w:val="0"/>
        </w:rPr>
        <w:t xml:space="preserve">     His gaze flickered over the brutal scene before him. The lashes. The lifeless stares. The silence of the forgotten. A hollow pit formed in his chest. She could see it. “The Prime,” Haldric continued, "probably doesn’t even know this is happening.” His voice cracked. Just a little.</w:t>
      </w:r>
    </w:p>
    <w:p w:rsidR="00000000" w:rsidDel="00000000" w:rsidP="00000000" w:rsidRDefault="00000000" w:rsidRPr="00000000" w14:paraId="00000B1C">
      <w:pPr>
        <w:spacing w:after="0" w:before="0" w:line="480" w:lineRule="auto"/>
        <w:ind w:left="720" w:firstLine="720"/>
        <w:rPr/>
      </w:pPr>
      <w:r w:rsidDel="00000000" w:rsidR="00000000" w:rsidRPr="00000000">
        <w:rPr>
          <w:rtl w:val="0"/>
        </w:rPr>
        <w:t xml:space="preserve">Praew swallowed, the words weighing in her throat.</w:t>
      </w:r>
    </w:p>
    <w:p w:rsidR="00000000" w:rsidDel="00000000" w:rsidP="00000000" w:rsidRDefault="00000000" w:rsidRPr="00000000" w14:paraId="00000B1D">
      <w:pPr>
        <w:spacing w:after="0" w:before="0" w:line="480" w:lineRule="auto"/>
        <w:ind w:left="720" w:firstLine="720"/>
        <w:rPr>
          <w:i w:val="1"/>
          <w:iCs w:val="1"/>
        </w:rPr>
      </w:pPr>
      <w:r w:rsidDel="00000000" w:rsidR="00000000" w:rsidRPr="00000000">
        <w:rPr>
          <w:rtl w:val="0"/>
        </w:rPr>
        <w:t xml:space="preserve">His eyes betrayed his own words. Moisture lined his lashes, catching in the flickering glow of the SolarStones. He hadn’t wiped it away. Maybe he hadn’t noticed. Or maybe he refused to. Instead, he pulled a small book out of his pocket.</w:t>
      </w:r>
      <w:r w:rsidDel="00000000" w:rsidR="00000000" w:rsidRPr="00000000">
        <w:rPr>
          <w:rtl w:val="0"/>
        </w:rPr>
      </w:r>
    </w:p>
    <w:p w:rsidR="00000000" w:rsidDel="00000000" w:rsidP="00000000" w:rsidRDefault="00000000" w:rsidRPr="00000000" w14:paraId="00000B1E">
      <w:pPr>
        <w:spacing w:after="0" w:before="0" w:line="480" w:lineRule="auto"/>
        <w:ind w:left="720" w:firstLine="720"/>
        <w:rPr/>
      </w:pPr>
      <w:r w:rsidDel="00000000" w:rsidR="00000000" w:rsidRPr="00000000">
        <w:rPr>
          <w:rtl w:val="0"/>
        </w:rPr>
        <w:t xml:space="preserve">He gripped the book tightly, as though someone would confiscate it.</w:t>
      </w:r>
    </w:p>
    <w:p w:rsidR="00000000" w:rsidDel="00000000" w:rsidP="00000000" w:rsidRDefault="00000000" w:rsidRPr="00000000" w14:paraId="00000B1F">
      <w:pPr>
        <w:spacing w:after="0" w:before="0" w:line="480" w:lineRule="auto"/>
        <w:ind w:left="720" w:firstLine="720"/>
        <w:rPr/>
      </w:pPr>
      <w:r w:rsidDel="00000000" w:rsidR="00000000" w:rsidRPr="00000000">
        <w:rPr>
          <w:rtl w:val="0"/>
        </w:rPr>
        <w:t xml:space="preserve">She didn’t say anything. Consoling him would have to wait. They had bigger problems now. </w:t>
      </w:r>
      <w:sdt>
        <w:sdtPr>
          <w:id w:val="-1455176298"/>
          <w:tag w:val="goog_rdk_115"/>
        </w:sdtPr>
        <w:sdtContent>
          <w:commentRangeStart w:id="50"/>
        </w:sdtContent>
      </w:sdt>
      <w:sdt>
        <w:sdtPr>
          <w:id w:val="1838243003"/>
          <w:tag w:val="goog_rdk_116"/>
        </w:sdtPr>
        <w:sdtContent>
          <w:commentRangeStart w:id="51"/>
        </w:sdtContent>
      </w:sdt>
      <w:r w:rsidDel="00000000" w:rsidR="00000000" w:rsidRPr="00000000">
        <w:rPr>
          <w:rtl w:val="0"/>
        </w:rPr>
        <w:t xml:space="preserve">They would likely be attacked at their next destination.</w:t>
      </w:r>
      <w:commentRangeEnd w:id="50"/>
      <w:r w:rsidDel="00000000" w:rsidR="00000000" w:rsidRPr="00000000">
        <w:commentReference w:id="50"/>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B20">
      <w:pPr>
        <w:spacing w:after="0" w:before="0" w:line="480" w:lineRule="auto"/>
        <w:ind w:left="720" w:firstLine="720"/>
        <w:rPr/>
      </w:pPr>
      <w:r w:rsidDel="00000000" w:rsidR="00000000" w:rsidRPr="00000000">
        <w:rPr>
          <w:rtl w:val="0"/>
        </w:rPr>
        <w:t xml:space="preserve">Note exhaled through his nose. “I can see you’re not ready to accept the truth.” He turned away, his broad back cutting through the damp air like a wall. “We’re leaving.”</w:t>
      </w:r>
    </w:p>
    <w:p w:rsidR="00000000" w:rsidDel="00000000" w:rsidP="00000000" w:rsidRDefault="00000000" w:rsidRPr="00000000" w14:paraId="00000B21">
      <w:pPr>
        <w:spacing w:after="0" w:before="0" w:line="480" w:lineRule="auto"/>
        <w:ind w:left="720" w:firstLine="720"/>
        <w:rPr/>
      </w:pPr>
      <w:r w:rsidDel="00000000" w:rsidR="00000000" w:rsidRPr="00000000">
        <w:rPr>
          <w:rtl w:val="0"/>
        </w:rPr>
        <w:t xml:space="preserve">Praew turned to follow Note when a shadow moved in the corner of her eye. She looked over to see Haldric sneaking up to a pile of Sifaralith stones, grabbing a ledger from a table nearby. </w:t>
      </w:r>
    </w:p>
    <w:p w:rsidR="00000000" w:rsidDel="00000000" w:rsidP="00000000" w:rsidRDefault="00000000" w:rsidRPr="00000000" w14:paraId="00000B22">
      <w:pPr>
        <w:spacing w:after="0" w:before="0" w:line="480" w:lineRule="auto"/>
        <w:ind w:left="720" w:firstLine="720"/>
        <w:rPr/>
      </w:pPr>
      <w:r w:rsidDel="00000000" w:rsidR="00000000" w:rsidRPr="00000000">
        <w:rPr>
          <w:rtl w:val="0"/>
        </w:rPr>
        <w:t xml:space="preserve"> He examined it, looked at one pile, then back at the ledger—then looked again at a different pile. And just like that, he was off. He grabbed a stone from two separate piles and returned before Note even noticed he was gone.</w:t>
      </w:r>
    </w:p>
    <w:p w:rsidR="00000000" w:rsidDel="00000000" w:rsidP="00000000" w:rsidRDefault="00000000" w:rsidRPr="00000000" w14:paraId="00000B23">
      <w:pPr>
        <w:spacing w:after="0" w:before="0" w:line="480" w:lineRule="auto"/>
        <w:ind w:left="720" w:firstLine="720"/>
        <w:rPr/>
      </w:pPr>
      <w:r w:rsidDel="00000000" w:rsidR="00000000" w:rsidRPr="00000000">
        <w:rPr>
          <w:rtl w:val="0"/>
        </w:rPr>
        <w:t xml:space="preserve">“Are you crazy!?” Praew hissed at him.</w:t>
      </w:r>
    </w:p>
    <w:p w:rsidR="00000000" w:rsidDel="00000000" w:rsidP="00000000" w:rsidRDefault="00000000" w:rsidRPr="00000000" w14:paraId="00000B24">
      <w:pPr>
        <w:spacing w:after="0" w:before="0" w:line="480" w:lineRule="auto"/>
        <w:ind w:left="720" w:firstLine="720"/>
        <w:rPr/>
      </w:pPr>
      <w:r w:rsidDel="00000000" w:rsidR="00000000" w:rsidRPr="00000000">
        <w:rPr>
          <w:rtl w:val="0"/>
        </w:rPr>
        <w:t xml:space="preserve">He glanced in her direction, then looked away.</w:t>
      </w:r>
    </w:p>
    <w:p w:rsidR="00000000" w:rsidDel="00000000" w:rsidP="00000000" w:rsidRDefault="00000000" w:rsidRPr="00000000" w14:paraId="00000B25">
      <w:pPr>
        <w:spacing w:after="0" w:before="0" w:line="480" w:lineRule="auto"/>
        <w:ind w:left="720" w:firstLine="720"/>
        <w:rPr/>
      </w:pPr>
      <w:r w:rsidDel="00000000" w:rsidR="00000000" w:rsidRPr="00000000">
        <w:rPr>
          <w:rtl w:val="0"/>
        </w:rPr>
        <w:t xml:space="preserve">They followed Note until they entered another</w:t>
      </w:r>
      <w:sdt>
        <w:sdtPr>
          <w:id w:val="-1257386996"/>
          <w:tag w:val="goog_rdk_117"/>
        </w:sdtPr>
        <w:sdtContent>
          <w:commentRangeStart w:id="52"/>
        </w:sdtContent>
      </w:sdt>
      <w:r w:rsidDel="00000000" w:rsidR="00000000" w:rsidRPr="00000000">
        <w:rPr>
          <w:rtl w:val="0"/>
        </w:rPr>
        <w:t xml:space="preserve"> lifeless </w:t>
      </w:r>
      <w:commentRangeEnd w:id="52"/>
      <w:r w:rsidDel="00000000" w:rsidR="00000000" w:rsidRPr="00000000">
        <w:commentReference w:id="52"/>
      </w:r>
      <w:r w:rsidDel="00000000" w:rsidR="00000000" w:rsidRPr="00000000">
        <w:rPr>
          <w:rtl w:val="0"/>
        </w:rPr>
        <w:t xml:space="preserve">chamber. The ceiling vanished into shadow, swallowed by a height too vast for light to reach.</w:t>
      </w:r>
    </w:p>
    <w:p w:rsidR="00000000" w:rsidDel="00000000" w:rsidP="00000000" w:rsidRDefault="00000000" w:rsidRPr="00000000" w14:paraId="00000B26">
      <w:pPr>
        <w:spacing w:after="0" w:before="0" w:line="480" w:lineRule="auto"/>
        <w:ind w:left="720" w:firstLine="720"/>
        <w:rPr/>
      </w:pPr>
      <w:r w:rsidDel="00000000" w:rsidR="00000000" w:rsidRPr="00000000">
        <w:rPr>
          <w:rtl w:val="0"/>
        </w:rPr>
        <w:t xml:space="preserve"> The </w:t>
      </w:r>
      <w:r w:rsidDel="00000000" w:rsidR="00000000" w:rsidRPr="00000000">
        <w:rPr>
          <w:rtl w:val="0"/>
        </w:rPr>
        <w:t xml:space="preserve">shimmering </w:t>
      </w:r>
      <w:r w:rsidDel="00000000" w:rsidR="00000000" w:rsidRPr="00000000">
        <w:rPr>
          <w:rtl w:val="0"/>
        </w:rPr>
        <w:t xml:space="preserve">debris littering the ground began to dance as their only source of illumination scattered and scurried. Praew never thought she’d miss the company of Ratrods, yet Mai Azadi’s training screamed in her head.</w:t>
      </w:r>
    </w:p>
    <w:p w:rsidR="00000000" w:rsidDel="00000000" w:rsidP="00000000" w:rsidRDefault="00000000" w:rsidRPr="00000000" w14:paraId="00000B27">
      <w:pPr>
        <w:spacing w:after="0" w:before="0" w:line="480" w:lineRule="auto"/>
        <w:ind w:left="720" w:firstLine="720"/>
        <w:rPr/>
      </w:pPr>
      <w:r w:rsidDel="00000000" w:rsidR="00000000" w:rsidRPr="00000000">
        <w:rPr>
          <w:rtl w:val="0"/>
        </w:rPr>
        <w:t xml:space="preserve">     She was too exposed and unfamiliar with the terrain in a way Note clearly wasn’t. He moved like someone accustomed to the dark, more so than either Haldric or herself. An ambush wouldn’t be difficult here.</w:t>
      </w:r>
    </w:p>
    <w:p w:rsidR="00000000" w:rsidDel="00000000" w:rsidP="00000000" w:rsidRDefault="00000000" w:rsidRPr="00000000" w14:paraId="00000B28">
      <w:pPr>
        <w:spacing w:after="0" w:before="0" w:line="480" w:lineRule="auto"/>
        <w:ind w:left="720" w:firstLine="720"/>
        <w:rPr>
          <w:i w:val="1"/>
          <w:iCs w:val="1"/>
        </w:rPr>
      </w:pPr>
      <w:sdt>
        <w:sdtPr>
          <w:id w:val="-684681156"/>
          <w:tag w:val="goog_rdk_118"/>
        </w:sdtPr>
        <w:sdtContent>
          <w:commentRangeStart w:id="53"/>
        </w:sdtContent>
      </w:sdt>
      <w:r w:rsidDel="00000000" w:rsidR="00000000" w:rsidRPr="00000000">
        <w:rPr>
          <w:rtl w:val="0"/>
        </w:rPr>
        <w:t xml:space="preserve">     </w:t>
      </w:r>
      <w:r w:rsidDel="00000000" w:rsidR="00000000" w:rsidRPr="00000000">
        <w:rPr>
          <w:i w:val="1"/>
          <w:iCs w:val="1"/>
          <w:rtl w:val="0"/>
        </w:rPr>
        <w:t xml:space="preserve">So this is it?</w:t>
      </w:r>
      <w:r w:rsidDel="00000000" w:rsidR="00000000" w:rsidRPr="00000000">
        <w:rPr>
          <w:rtl w:val="0"/>
        </w:rPr>
        <w:t xml:space="preserve"> It was likely. </w:t>
      </w:r>
      <w:r w:rsidDel="00000000" w:rsidR="00000000" w:rsidRPr="00000000">
        <w:rPr>
          <w:i w:val="1"/>
          <w:iCs w:val="1"/>
          <w:rtl w:val="0"/>
        </w:rPr>
        <w:t xml:space="preserve">Haldric could be so dense sometimes. Since they failed to see eye to eye, anyone with a brain would know to eliminate the Heir before he runs off to The Prime.</w:t>
      </w:r>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B29">
      <w:pPr>
        <w:spacing w:after="0" w:before="0" w:line="480" w:lineRule="auto"/>
        <w:ind w:left="720" w:firstLine="720"/>
        <w:rPr>
          <w:i w:val="1"/>
          <w:iCs w:val="1"/>
        </w:rPr>
      </w:pPr>
      <w:r w:rsidDel="00000000" w:rsidR="00000000" w:rsidRPr="00000000">
        <w:rPr>
          <w:i w:val="1"/>
          <w:iCs w:val="1"/>
          <w:rtl w:val="0"/>
        </w:rPr>
        <w:t xml:space="preserve">     Couldn’t you just pretend to condemn The Prime?</w:t>
      </w:r>
    </w:p>
    <w:p w:rsidR="00000000" w:rsidDel="00000000" w:rsidP="00000000" w:rsidRDefault="00000000" w:rsidRPr="00000000" w14:paraId="00000B2A">
      <w:pPr>
        <w:spacing w:after="0" w:before="0" w:line="480" w:lineRule="auto"/>
        <w:ind w:left="720" w:firstLine="720"/>
        <w:rPr/>
      </w:pPr>
      <w:r w:rsidDel="00000000" w:rsidR="00000000" w:rsidRPr="00000000">
        <w:rPr>
          <w:rtl w:val="0"/>
        </w:rPr>
        <w:t xml:space="preserve">     Tense, alert, Praew flinched when Note finally spoke.</w:t>
      </w:r>
    </w:p>
    <w:p w:rsidR="00000000" w:rsidDel="00000000" w:rsidP="00000000" w:rsidRDefault="00000000" w:rsidRPr="00000000" w14:paraId="00000B2B">
      <w:pPr>
        <w:spacing w:after="0" w:before="0" w:line="480" w:lineRule="auto"/>
        <w:ind w:left="720" w:firstLine="720"/>
        <w:rPr/>
      </w:pPr>
      <w:r w:rsidDel="00000000" w:rsidR="00000000" w:rsidRPr="00000000">
        <w:rPr>
          <w:rtl w:val="0"/>
        </w:rPr>
        <w:t xml:space="preserve">     “I believe I know what happened to Junya’s parents.”</w:t>
      </w:r>
    </w:p>
    <w:p w:rsidR="00000000" w:rsidDel="00000000" w:rsidP="00000000" w:rsidRDefault="00000000" w:rsidRPr="00000000" w14:paraId="00000B2C">
      <w:pPr>
        <w:spacing w:after="0" w:before="0" w:line="480" w:lineRule="auto"/>
        <w:ind w:left="720" w:firstLine="720"/>
        <w:rPr>
          <w:i w:val="1"/>
          <w:iCs w:val="1"/>
        </w:rPr>
      </w:pPr>
      <w:r w:rsidDel="00000000" w:rsidR="00000000" w:rsidRPr="00000000">
        <w:rPr>
          <w:rtl w:val="0"/>
        </w:rPr>
        <w:t xml:space="preserve">     Praew felt a flicker of hope. </w:t>
      </w:r>
      <w:r w:rsidDel="00000000" w:rsidR="00000000" w:rsidRPr="00000000">
        <w:rPr>
          <w:i w:val="1"/>
          <w:iCs w:val="1"/>
          <w:rtl w:val="0"/>
        </w:rPr>
        <w:t xml:space="preserve">He’s giving me a clue? Perhaps I won’t have to kill him after all!</w:t>
      </w:r>
    </w:p>
    <w:p w:rsidR="00000000" w:rsidDel="00000000" w:rsidP="00000000" w:rsidRDefault="00000000" w:rsidRPr="00000000" w14:paraId="00000B2D">
      <w:pPr>
        <w:spacing w:after="0" w:before="0" w:line="480" w:lineRule="auto"/>
        <w:ind w:left="720" w:firstLine="720"/>
        <w:rPr>
          <w:i w:val="1"/>
          <w:iCs w:val="1"/>
        </w:rPr>
      </w:pPr>
      <w:r w:rsidDel="00000000" w:rsidR="00000000" w:rsidRPr="00000000">
        <w:rPr>
          <w:i w:val="1"/>
          <w:iCs w:val="1"/>
          <w:rtl w:val="0"/>
        </w:rPr>
        <w:t xml:space="preserve"> </w:t>
      </w:r>
      <w:r w:rsidDel="00000000" w:rsidR="00000000" w:rsidRPr="00000000">
        <w:rPr>
          <w:rtl w:val="0"/>
        </w:rPr>
        <w:t xml:space="preserve">An unsettling realization struck. </w:t>
      </w:r>
      <w:r w:rsidDel="00000000" w:rsidR="00000000" w:rsidRPr="00000000">
        <w:rPr>
          <w:i w:val="1"/>
          <w:iCs w:val="1"/>
          <w:rtl w:val="0"/>
        </w:rPr>
        <w:t xml:space="preserve">Where did that come from? Since when had the idea of killing come so effortlessly? Zephyrs take me, Mai is rubbing off on me.</w:t>
      </w:r>
    </w:p>
    <w:p w:rsidR="00000000" w:rsidDel="00000000" w:rsidP="00000000" w:rsidRDefault="00000000" w:rsidRPr="00000000" w14:paraId="00000B2E">
      <w:pPr>
        <w:spacing w:after="0" w:before="0" w:line="480" w:lineRule="auto"/>
        <w:ind w:left="720" w:firstLine="720"/>
        <w:rPr/>
      </w:pPr>
      <w:r w:rsidDel="00000000" w:rsidR="00000000" w:rsidRPr="00000000">
        <w:rPr>
          <w:rtl w:val="0"/>
        </w:rPr>
        <w:t xml:space="preserve">     Praew abandoned her stance, letting down her guard. “What did you find?” </w:t>
      </w:r>
    </w:p>
    <w:p w:rsidR="00000000" w:rsidDel="00000000" w:rsidP="00000000" w:rsidRDefault="00000000" w:rsidRPr="00000000" w14:paraId="00000B2F">
      <w:pPr>
        <w:spacing w:after="0" w:before="0" w:line="480" w:lineRule="auto"/>
        <w:ind w:left="720" w:firstLine="720"/>
        <w:rPr/>
      </w:pPr>
      <w:r w:rsidDel="00000000" w:rsidR="00000000" w:rsidRPr="00000000">
        <w:rPr>
          <w:rtl w:val="0"/>
        </w:rPr>
        <w:t xml:space="preserve">     “According to what Junya told me,” Note said, “their last assignment would’ve placed them right—here, one Floor up.” He pointed up while keeping his eyes locked with Praew.</w:t>
      </w:r>
    </w:p>
    <w:p w:rsidR="00000000" w:rsidDel="00000000" w:rsidP="00000000" w:rsidRDefault="00000000" w:rsidRPr="00000000" w14:paraId="00000B30">
      <w:pPr>
        <w:spacing w:after="0" w:before="0" w:line="480" w:lineRule="auto"/>
        <w:ind w:left="720" w:firstLine="720"/>
        <w:rPr/>
      </w:pPr>
      <w:r w:rsidDel="00000000" w:rsidR="00000000" w:rsidRPr="00000000">
        <w:rPr>
          <w:rtl w:val="0"/>
        </w:rPr>
        <w:t xml:space="preserve">     Praew and Haldric looked up to find a giant gaping hole in the ceiling. With how crude and misshapen it was, the hole didn’t look intentional.</w:t>
      </w:r>
    </w:p>
    <w:p w:rsidR="00000000" w:rsidDel="00000000" w:rsidP="00000000" w:rsidRDefault="00000000" w:rsidRPr="00000000" w14:paraId="00000B31">
      <w:pPr>
        <w:spacing w:after="0" w:before="0" w:line="480" w:lineRule="auto"/>
        <w:ind w:left="720" w:firstLine="720"/>
        <w:rPr/>
      </w:pPr>
      <w:r w:rsidDel="00000000" w:rsidR="00000000" w:rsidRPr="00000000">
        <w:rPr>
          <w:rtl w:val="0"/>
        </w:rPr>
        <w:t xml:space="preserve">     Praew gasped. </w:t>
      </w:r>
      <w:r w:rsidDel="00000000" w:rsidR="00000000" w:rsidRPr="00000000">
        <w:rPr>
          <w:i w:val="1"/>
          <w:iCs w:val="1"/>
          <w:rtl w:val="0"/>
        </w:rPr>
        <w:t xml:space="preserve">If Junya’s parents fell… if Junya and Wannii fell, they wouldn’t be walking away uninjured.</w:t>
      </w:r>
      <w:r w:rsidDel="00000000" w:rsidR="00000000" w:rsidRPr="00000000">
        <w:rPr>
          <w:rtl w:val="0"/>
        </w:rPr>
        <w:t xml:space="preserve"> Praew started to search the debris desperately.</w:t>
      </w:r>
    </w:p>
    <w:p w:rsidR="00000000" w:rsidDel="00000000" w:rsidP="00000000" w:rsidRDefault="00000000" w:rsidRPr="00000000" w14:paraId="00000B32">
      <w:pPr>
        <w:spacing w:after="0" w:before="0" w:line="480" w:lineRule="auto"/>
        <w:ind w:left="720" w:firstLine="720"/>
        <w:rPr/>
      </w:pPr>
      <w:r w:rsidDel="00000000" w:rsidR="00000000" w:rsidRPr="00000000">
        <w:rPr>
          <w:rtl w:val="0"/>
        </w:rPr>
        <w:t xml:space="preserve">     “There’s no bodies. But there’s plenty of blood. And gore. You don’t want to see what the Ratrods were eating.”</w:t>
      </w:r>
    </w:p>
    <w:p w:rsidR="00000000" w:rsidDel="00000000" w:rsidP="00000000" w:rsidRDefault="00000000" w:rsidRPr="00000000" w14:paraId="00000B33">
      <w:pPr>
        <w:spacing w:after="0" w:before="0" w:line="480" w:lineRule="auto"/>
        <w:ind w:left="720" w:firstLine="720"/>
        <w:rPr/>
      </w:pPr>
      <w:r w:rsidDel="00000000" w:rsidR="00000000" w:rsidRPr="00000000">
        <w:rPr>
          <w:rtl w:val="0"/>
        </w:rPr>
        <w:t xml:space="preserve">     Note’s voice was steady, but his eyes kept flicking toward the dark edges of the chamber.</w:t>
      </w:r>
    </w:p>
    <w:p w:rsidR="00000000" w:rsidDel="00000000" w:rsidP="00000000" w:rsidRDefault="00000000" w:rsidRPr="00000000" w14:paraId="00000B34">
      <w:pPr>
        <w:spacing w:after="0" w:before="0" w:line="480" w:lineRule="auto"/>
        <w:ind w:left="720" w:firstLine="720"/>
        <w:rPr/>
      </w:pPr>
      <w:r w:rsidDel="00000000" w:rsidR="00000000" w:rsidRPr="00000000">
        <w:rPr>
          <w:rtl w:val="0"/>
        </w:rPr>
        <w:t xml:space="preserve">     “I used to be a tracker, Praew. A location will always tell the story behind a death.”</w:t>
      </w:r>
    </w:p>
    <w:p w:rsidR="00000000" w:rsidDel="00000000" w:rsidP="00000000" w:rsidRDefault="00000000" w:rsidRPr="00000000" w14:paraId="00000B35">
      <w:pPr>
        <w:spacing w:after="0" w:before="0" w:line="480" w:lineRule="auto"/>
        <w:ind w:left="720" w:firstLine="720"/>
        <w:rPr/>
      </w:pPr>
      <w:r w:rsidDel="00000000" w:rsidR="00000000" w:rsidRPr="00000000">
        <w:rPr>
          <w:rtl w:val="0"/>
        </w:rPr>
        <w:t xml:space="preserve">     He stepped carefully over a slab of fractured stone and motioned to the collapsed pile behind them.</w:t>
      </w:r>
    </w:p>
    <w:p w:rsidR="00000000" w:rsidDel="00000000" w:rsidP="00000000" w:rsidRDefault="00000000" w:rsidRPr="00000000" w14:paraId="00000B36">
      <w:pPr>
        <w:spacing w:after="0" w:before="0" w:line="480" w:lineRule="auto"/>
        <w:ind w:left="720" w:firstLine="720"/>
        <w:rPr/>
      </w:pPr>
      <w:r w:rsidDel="00000000" w:rsidR="00000000" w:rsidRPr="00000000">
        <w:rPr>
          <w:rtl w:val="0"/>
        </w:rPr>
        <w:t xml:space="preserve">     “Two bodies fell. Both died on impact. Not unusual for a pitfall—except for where they landed. Perfectly on top of all this rubble.”</w:t>
      </w:r>
    </w:p>
    <w:p w:rsidR="00000000" w:rsidDel="00000000" w:rsidP="00000000" w:rsidRDefault="00000000" w:rsidRPr="00000000" w14:paraId="00000B37">
      <w:pPr>
        <w:spacing w:after="0" w:before="0" w:line="480" w:lineRule="auto"/>
        <w:ind w:left="720" w:firstLine="720"/>
        <w:rPr/>
      </w:pPr>
      <w:r w:rsidDel="00000000" w:rsidR="00000000" w:rsidRPr="00000000">
        <w:rPr>
          <w:rtl w:val="0"/>
        </w:rPr>
        <w:t xml:space="preserve">     He waited a beat before continuing.</w:t>
      </w:r>
    </w:p>
    <w:p w:rsidR="00000000" w:rsidDel="00000000" w:rsidP="00000000" w:rsidRDefault="00000000" w:rsidRPr="00000000" w14:paraId="00000B38">
      <w:pPr>
        <w:spacing w:after="0" w:before="0" w:line="480" w:lineRule="auto"/>
        <w:ind w:left="720" w:firstLine="720"/>
        <w:rPr/>
      </w:pPr>
      <w:r w:rsidDel="00000000" w:rsidR="00000000" w:rsidRPr="00000000">
        <w:rPr>
          <w:rtl w:val="0"/>
        </w:rPr>
        <w:t xml:space="preserve">      “When a floor gives out, most people get buried. Pinned, crushed, maybe even thrown to the lower ground. Best case, you bounce off the rubble and land beside it. But to hit and stay right on top?” He looked at her. “That only happens if you fall after the collapse.”</w:t>
      </w:r>
    </w:p>
    <w:p w:rsidR="00000000" w:rsidDel="00000000" w:rsidP="00000000" w:rsidRDefault="00000000" w:rsidRPr="00000000" w14:paraId="00000B39">
      <w:pPr>
        <w:spacing w:after="0" w:before="0" w:line="480" w:lineRule="auto"/>
        <w:ind w:left="720" w:firstLine="720"/>
        <w:rPr/>
      </w:pPr>
      <w:r w:rsidDel="00000000" w:rsidR="00000000" w:rsidRPr="00000000">
        <w:rPr>
          <w:rtl w:val="0"/>
        </w:rPr>
        <w:t xml:space="preserve">     “Because of this, I have reason to believe Junya’s parents were murdered for discovering the existence of the Fourth Floor.”</w:t>
      </w:r>
    </w:p>
    <w:p w:rsidR="00000000" w:rsidDel="00000000" w:rsidP="00000000" w:rsidRDefault="00000000" w:rsidRPr="00000000" w14:paraId="00000B3A">
      <w:pPr>
        <w:spacing w:after="0" w:before="0" w:line="480" w:lineRule="auto"/>
        <w:ind w:left="720" w:firstLine="720"/>
        <w:rPr/>
      </w:pPr>
      <w:r w:rsidDel="00000000" w:rsidR="00000000" w:rsidRPr="00000000">
        <w:rPr>
          <w:rtl w:val="0"/>
        </w:rPr>
        <w:t xml:space="preserve">     “I’ve heard no word of Wannii or Junya down here. Vanishing without an arrest or deceased report is concerning. Either they got caught investigating, or someone caught wind of what they were up to. Does anyone come to mind?”</w:t>
      </w:r>
    </w:p>
    <w:p w:rsidR="00000000" w:rsidDel="00000000" w:rsidP="00000000" w:rsidRDefault="00000000" w:rsidRPr="00000000" w14:paraId="00000B3B">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Godric and Mai both seemed to know something… but Mai wouldn’t do this.</w:t>
      </w:r>
    </w:p>
    <w:p w:rsidR="00000000" w:rsidDel="00000000" w:rsidP="00000000" w:rsidRDefault="00000000" w:rsidRPr="00000000" w14:paraId="00000B3C">
      <w:pPr>
        <w:spacing w:after="0" w:before="0" w:line="480" w:lineRule="auto"/>
        <w:ind w:left="720" w:firstLine="720"/>
        <w:rPr/>
      </w:pPr>
      <w:r w:rsidDel="00000000" w:rsidR="00000000" w:rsidRPr="00000000">
        <w:rPr>
          <w:rtl w:val="0"/>
        </w:rPr>
        <w:t xml:space="preserve">     “No,” Praew said.</w:t>
      </w:r>
    </w:p>
    <w:p w:rsidR="00000000" w:rsidDel="00000000" w:rsidP="00000000" w:rsidRDefault="00000000" w:rsidRPr="00000000" w14:paraId="00000B3D">
      <w:pPr>
        <w:spacing w:after="0" w:before="0" w:line="480" w:lineRule="auto"/>
        <w:ind w:left="720" w:firstLine="720"/>
        <w:rPr/>
      </w:pPr>
      <w:r w:rsidDel="00000000" w:rsidR="00000000" w:rsidRPr="00000000">
        <w:rPr>
          <w:rtl w:val="0"/>
        </w:rPr>
        <w:t xml:space="preserve">     “I understand. Then this is where I stop my investigation,” Note continued. “My condolences. But they were likely taken out. Professionally. I believe it’s best if you stop looking into this, or you may disappear next.”</w:t>
      </w:r>
    </w:p>
    <w:p w:rsidR="00000000" w:rsidDel="00000000" w:rsidP="00000000" w:rsidRDefault="00000000" w:rsidRPr="00000000" w14:paraId="00000B3E">
      <w:pPr>
        <w:spacing w:after="0" w:before="0" w:line="480" w:lineRule="auto"/>
        <w:ind w:left="720" w:firstLine="720"/>
        <w:rPr/>
      </w:pPr>
      <w:r w:rsidDel="00000000" w:rsidR="00000000" w:rsidRPr="00000000">
        <w:rPr>
          <w:rtl w:val="0"/>
        </w:rPr>
        <w:t xml:space="preserve">     Haldric snorted. “We finally agree on something.”</w:t>
      </w:r>
    </w:p>
    <w:p w:rsidR="00000000" w:rsidDel="00000000" w:rsidP="00000000" w:rsidRDefault="00000000" w:rsidRPr="00000000" w14:paraId="00000B3F">
      <w:pPr>
        <w:spacing w:after="0" w:before="0" w:line="480" w:lineRule="auto"/>
        <w:ind w:left="720" w:firstLine="720"/>
        <w:rPr/>
      </w:pPr>
      <w:r w:rsidDel="00000000" w:rsidR="00000000" w:rsidRPr="00000000">
        <w:rPr>
          <w:rtl w:val="0"/>
        </w:rPr>
        <w:t xml:space="preserve">     Note, never one to let a quip go, shot back, “What’s the matter, Haldric? You’ve been so quiet, I forgot you were even here.”</w:t>
      </w:r>
    </w:p>
    <w:p w:rsidR="00000000" w:rsidDel="00000000" w:rsidP="00000000" w:rsidRDefault="00000000" w:rsidRPr="00000000" w14:paraId="00000B40">
      <w:pPr>
        <w:spacing w:after="0" w:before="0" w:line="480" w:lineRule="auto"/>
        <w:ind w:left="720" w:firstLine="720"/>
        <w:rPr/>
      </w:pPr>
      <w:r w:rsidDel="00000000" w:rsidR="00000000" w:rsidRPr="00000000">
        <w:rPr>
          <w:rtl w:val="0"/>
        </w:rPr>
        <w:t xml:space="preserve">     Haldric didn’t bother replying.</w:t>
      </w:r>
    </w:p>
    <w:p w:rsidR="00000000" w:rsidDel="00000000" w:rsidP="00000000" w:rsidRDefault="00000000" w:rsidRPr="00000000" w14:paraId="00000B41">
      <w:pPr>
        <w:spacing w:after="0" w:before="0" w:line="480" w:lineRule="auto"/>
        <w:ind w:left="720" w:firstLine="720"/>
        <w:rPr/>
      </w:pPr>
      <w:r w:rsidDel="00000000" w:rsidR="00000000" w:rsidRPr="00000000">
        <w:rPr>
          <w:rtl w:val="0"/>
        </w:rPr>
        <w:t xml:space="preserve">     The climb back up felt longer than the descent. Each rung of the ladder, each damp, suffocating passage, weighed heavier than the last.</w:t>
      </w:r>
    </w:p>
    <w:p w:rsidR="00000000" w:rsidDel="00000000" w:rsidP="00000000" w:rsidRDefault="00000000" w:rsidRPr="00000000" w14:paraId="00000B42">
      <w:pPr>
        <w:spacing w:after="0" w:before="0" w:line="480" w:lineRule="auto"/>
        <w:ind w:left="720" w:firstLine="720"/>
        <w:rPr/>
      </w:pPr>
      <w:r w:rsidDel="00000000" w:rsidR="00000000" w:rsidRPr="00000000">
        <w:rPr>
          <w:rtl w:val="0"/>
        </w:rPr>
      </w:r>
    </w:p>
    <w:p w:rsidR="00000000" w:rsidDel="00000000" w:rsidP="00000000" w:rsidRDefault="00000000" w:rsidRPr="00000000" w14:paraId="00000B43">
      <w:pPr>
        <w:spacing w:after="0" w:before="0" w:line="480" w:lineRule="auto"/>
        <w:ind w:left="720" w:firstLine="720"/>
        <w:rPr/>
      </w:pPr>
      <w:r w:rsidDel="00000000" w:rsidR="00000000" w:rsidRPr="00000000">
        <w:rPr>
          <w:rtl w:val="0"/>
        </w:rPr>
        <w:t xml:space="preserve">     Praew’s mind churned. She wasn’t stupid. She’d known their city had its problems, but this? People worked to survive, sure. But enslaved? Brutalized? Dying for the city’s convenience?</w:t>
      </w:r>
    </w:p>
    <w:p w:rsidR="00000000" w:rsidDel="00000000" w:rsidP="00000000" w:rsidRDefault="00000000" w:rsidRPr="00000000" w14:paraId="00000B44">
      <w:pPr>
        <w:spacing w:before="0" w:line="480" w:lineRule="auto"/>
        <w:ind w:left="720" w:firstLine="720"/>
        <w:rPr/>
      </w:pPr>
      <w:r w:rsidDel="00000000" w:rsidR="00000000" w:rsidRPr="00000000">
        <w:rPr>
          <w:rtl w:val="0"/>
        </w:rPr>
        <w:t xml:space="preserve">     The images wouldn’t leave her. The lash marks on those who had worked too slow. The empty, resigned eyes of children who hadn’t been children in a long time. She forced herself to focus on the rungs beneath her hands. On breathing. On not looking at Haldric, because she knew what he was thinking. She could feel it. The heat of his frustration, his doubt, his denial.</w:t>
      </w:r>
    </w:p>
    <w:p w:rsidR="00000000" w:rsidDel="00000000" w:rsidP="00000000" w:rsidRDefault="00000000" w:rsidRPr="00000000" w14:paraId="00000B45">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B46">
      <w:pPr>
        <w:spacing w:after="0" w:before="0" w:line="480" w:lineRule="auto"/>
        <w:ind w:left="720" w:firstLine="720"/>
        <w:rPr/>
      </w:pPr>
      <w:r w:rsidDel="00000000" w:rsidR="00000000" w:rsidRPr="00000000">
        <w:rPr>
          <w:rtl w:val="0"/>
        </w:rPr>
      </w:r>
    </w:p>
    <w:p w:rsidR="00000000" w:rsidDel="00000000" w:rsidP="00000000" w:rsidRDefault="00000000" w:rsidRPr="00000000" w14:paraId="00000B47">
      <w:pPr>
        <w:spacing w:after="0" w:before="0" w:line="480" w:lineRule="auto"/>
        <w:ind w:left="720" w:firstLine="720"/>
        <w:rPr/>
      </w:pPr>
      <w:r w:rsidDel="00000000" w:rsidR="00000000" w:rsidRPr="00000000">
        <w:rPr>
          <w:rtl w:val="0"/>
        </w:rPr>
      </w:r>
    </w:p>
    <w:p w:rsidR="00000000" w:rsidDel="00000000" w:rsidP="00000000" w:rsidRDefault="00000000" w:rsidRPr="00000000" w14:paraId="00000B48">
      <w:pPr>
        <w:spacing w:before="0" w:line="480" w:lineRule="auto"/>
        <w:ind w:left="720" w:firstLine="720"/>
        <w:rPr/>
      </w:pPr>
      <w:r w:rsidDel="00000000" w:rsidR="00000000" w:rsidRPr="00000000">
        <w:rPr>
          <w:rtl w:val="0"/>
        </w:rPr>
      </w:r>
    </w:p>
    <w:p w:rsidR="00000000" w:rsidDel="00000000" w:rsidP="00000000" w:rsidRDefault="00000000" w:rsidRPr="00000000" w14:paraId="00000B49">
      <w:pPr>
        <w:pStyle w:val="Heading2"/>
        <w:spacing w:after="0" w:before="240" w:line="480" w:lineRule="auto"/>
        <w:ind w:left="720" w:firstLine="720"/>
        <w:jc w:val="center"/>
        <w:rPr/>
      </w:pPr>
      <w:bookmarkStart w:colFirst="0" w:colLast="0" w:name="_heading=h.ufre7i9c7opn" w:id="13"/>
      <w:bookmarkEnd w:id="13"/>
      <w:r w:rsidDel="00000000" w:rsidR="00000000" w:rsidRPr="00000000">
        <w:rPr>
          <w:rtl w:val="0"/>
        </w:rPr>
        <w:t xml:space="preserve">Chapter 13 - A Question’s Consequence</w:t>
      </w:r>
    </w:p>
    <w:p w:rsidR="00000000" w:rsidDel="00000000" w:rsidP="00000000" w:rsidRDefault="00000000" w:rsidRPr="00000000" w14:paraId="00000B4A">
      <w:pPr>
        <w:spacing w:after="0" w:before="240" w:line="480" w:lineRule="auto"/>
        <w:ind w:left="720" w:firstLine="720"/>
        <w:jc w:val="center"/>
        <w:rPr>
          <w:b w:val="1"/>
          <w:bCs w:val="1"/>
          <w:sz w:val="28"/>
          <w:szCs w:val="28"/>
          <w:u w:val="single"/>
        </w:rPr>
      </w:pPr>
      <w:r w:rsidDel="00000000" w:rsidR="00000000" w:rsidRPr="00000000">
        <w:rPr>
          <w:rtl w:val="0"/>
        </w:rPr>
      </w:r>
    </w:p>
    <w:p w:rsidR="00000000" w:rsidDel="00000000" w:rsidP="00000000" w:rsidRDefault="00000000" w:rsidRPr="00000000" w14:paraId="00000B4B">
      <w:pPr>
        <w:spacing w:after="0" w:before="0" w:line="480" w:lineRule="auto"/>
        <w:ind w:left="720" w:firstLine="720"/>
        <w:jc w:val="center"/>
        <w:rPr>
          <w:i w:val="1"/>
          <w:iCs w:val="1"/>
        </w:rPr>
      </w:pPr>
      <w:r w:rsidDel="00000000" w:rsidR="00000000" w:rsidRPr="00000000">
        <w:rPr>
          <w:i w:val="1"/>
          <w:iCs w:val="1"/>
          <w:rtl w:val="0"/>
        </w:rPr>
        <w:t xml:space="preserve">“But I will meet the Creator knowing I remained faithful to my code.”</w:t>
      </w:r>
    </w:p>
    <w:p w:rsidR="00000000" w:rsidDel="00000000" w:rsidP="00000000" w:rsidRDefault="00000000" w:rsidRPr="00000000" w14:paraId="00000B4C">
      <w:pPr>
        <w:spacing w:after="0" w:before="0" w:line="480" w:lineRule="auto"/>
        <w:ind w:left="720" w:firstLine="720"/>
        <w:jc w:val="center"/>
        <w:rPr>
          <w:b w:val="1"/>
          <w:bCs w:val="1"/>
          <w:sz w:val="28"/>
          <w:szCs w:val="28"/>
          <w:u w:val="single"/>
        </w:rPr>
      </w:pPr>
      <w:r w:rsidDel="00000000" w:rsidR="00000000" w:rsidRPr="00000000">
        <w:rPr>
          <w:rtl w:val="0"/>
        </w:rPr>
      </w:r>
    </w:p>
    <w:p w:rsidR="00000000" w:rsidDel="00000000" w:rsidP="00000000" w:rsidRDefault="00000000" w:rsidRPr="00000000" w14:paraId="00000B4D">
      <w:pPr>
        <w:spacing w:after="0" w:before="0" w:line="480" w:lineRule="auto"/>
        <w:ind w:left="720" w:firstLine="720"/>
        <w:rPr/>
      </w:pPr>
      <w:r w:rsidDel="00000000" w:rsidR="00000000" w:rsidRPr="00000000">
        <w:rPr>
          <w:rtl w:val="0"/>
        </w:rPr>
        <w:t xml:space="preserve">     They had barely reached the outskirts of the Third Floor when Note spoke again. “Do you ever wonder,” he asked, his voice casual but sharp, “why Hunters hate The Prime Archon so much, yet do nothing about it?”</w:t>
      </w:r>
    </w:p>
    <w:p w:rsidR="00000000" w:rsidDel="00000000" w:rsidP="00000000" w:rsidRDefault="00000000" w:rsidRPr="00000000" w14:paraId="00000B4E">
      <w:pPr>
        <w:spacing w:after="0" w:before="0" w:line="480" w:lineRule="auto"/>
        <w:ind w:left="720" w:firstLine="720"/>
        <w:rPr/>
      </w:pPr>
      <w:r w:rsidDel="00000000" w:rsidR="00000000" w:rsidRPr="00000000">
        <w:rPr>
          <w:rtl w:val="0"/>
        </w:rPr>
        <w:t xml:space="preserve">     Haldric scoffed. “They’re Hunters. They don’t care about anyone but themselves.”</w:t>
      </w:r>
    </w:p>
    <w:p w:rsidR="00000000" w:rsidDel="00000000" w:rsidP="00000000" w:rsidRDefault="00000000" w:rsidRPr="00000000" w14:paraId="00000B4F">
      <w:pPr>
        <w:spacing w:after="0" w:before="0" w:line="480" w:lineRule="auto"/>
        <w:ind w:left="720" w:firstLine="720"/>
        <w:rPr/>
      </w:pPr>
      <w:r w:rsidDel="00000000" w:rsidR="00000000" w:rsidRPr="00000000">
        <w:rPr>
          <w:rtl w:val="0"/>
        </w:rPr>
        <w:t xml:space="preserve">     Note gave him a pointed look. “You really believe that?”</w:t>
      </w:r>
    </w:p>
    <w:p w:rsidR="00000000" w:rsidDel="00000000" w:rsidP="00000000" w:rsidRDefault="00000000" w:rsidRPr="00000000" w14:paraId="00000B50">
      <w:pPr>
        <w:spacing w:after="0" w:before="0" w:line="480" w:lineRule="auto"/>
        <w:ind w:left="720" w:firstLine="720"/>
        <w:rPr/>
      </w:pPr>
      <w:r w:rsidDel="00000000" w:rsidR="00000000" w:rsidRPr="00000000">
        <w:rPr>
          <w:rtl w:val="0"/>
        </w:rPr>
        <w:t xml:space="preserve">     Haldric hesitated.</w:t>
      </w:r>
    </w:p>
    <w:p w:rsidR="00000000" w:rsidDel="00000000" w:rsidP="00000000" w:rsidRDefault="00000000" w:rsidRPr="00000000" w14:paraId="00000B51">
      <w:pPr>
        <w:spacing w:after="0" w:before="0" w:line="480" w:lineRule="auto"/>
        <w:ind w:left="720" w:firstLine="720"/>
        <w:rPr/>
      </w:pPr>
      <w:r w:rsidDel="00000000" w:rsidR="00000000" w:rsidRPr="00000000">
        <w:rPr>
          <w:rtl w:val="0"/>
        </w:rPr>
        <w:t xml:space="preserve">     The question seemed to linger, scratching at something in the back of his mind.</w:t>
      </w:r>
      <w:r w:rsidDel="00000000" w:rsidR="00000000" w:rsidRPr="00000000">
        <w:rPr>
          <w:i w:val="1"/>
          <w:iCs w:val="1"/>
          <w:rtl w:val="0"/>
        </w:rPr>
        <w:t xml:space="preserve"> Did something happen with Bresdin?</w:t>
      </w:r>
      <w:r w:rsidDel="00000000" w:rsidR="00000000" w:rsidRPr="00000000">
        <w:rPr>
          <w:rtl w:val="0"/>
        </w:rPr>
        <w:t xml:space="preserve"> Praew wondered.</w:t>
      </w:r>
    </w:p>
    <w:p w:rsidR="00000000" w:rsidDel="00000000" w:rsidP="00000000" w:rsidRDefault="00000000" w:rsidRPr="00000000" w14:paraId="00000B52">
      <w:pPr>
        <w:spacing w:after="0" w:before="0" w:line="480" w:lineRule="auto"/>
        <w:ind w:left="720" w:firstLine="720"/>
        <w:rPr/>
      </w:pPr>
      <w:r w:rsidDel="00000000" w:rsidR="00000000" w:rsidRPr="00000000">
        <w:rPr>
          <w:rtl w:val="0"/>
        </w:rPr>
        <w:t xml:space="preserve">     “They can live above the surface,” Note continued. “They have power, strength, autonomy. So why stay here?”</w:t>
      </w:r>
    </w:p>
    <w:p w:rsidR="00000000" w:rsidDel="00000000" w:rsidP="00000000" w:rsidRDefault="00000000" w:rsidRPr="00000000" w14:paraId="00000B53">
      <w:pPr>
        <w:spacing w:after="0" w:before="0" w:line="480" w:lineRule="auto"/>
        <w:ind w:left="720" w:firstLine="720"/>
        <w:rPr/>
      </w:pPr>
      <w:r w:rsidDel="00000000" w:rsidR="00000000" w:rsidRPr="00000000">
        <w:rPr>
          <w:rtl w:val="0"/>
        </w:rPr>
        <w:t xml:space="preserve">     Praew crossed her arms. “They have families.”</w:t>
      </w:r>
    </w:p>
    <w:p w:rsidR="00000000" w:rsidDel="00000000" w:rsidP="00000000" w:rsidRDefault="00000000" w:rsidRPr="00000000" w14:paraId="00000B54">
      <w:pPr>
        <w:spacing w:after="0" w:before="0" w:line="480" w:lineRule="auto"/>
        <w:ind w:left="720" w:firstLine="720"/>
        <w:rPr/>
      </w:pPr>
      <w:r w:rsidDel="00000000" w:rsidR="00000000" w:rsidRPr="00000000">
        <w:rPr>
          <w:rtl w:val="0"/>
        </w:rPr>
        <w:t xml:space="preserve">     “Exactly.” Note turned to face them fully. “Stormhaven’s upper class.”</w:t>
      </w:r>
    </w:p>
    <w:p w:rsidR="00000000" w:rsidDel="00000000" w:rsidP="00000000" w:rsidRDefault="00000000" w:rsidRPr="00000000" w14:paraId="00000B55">
      <w:pPr>
        <w:spacing w:after="0" w:before="0" w:line="480" w:lineRule="auto"/>
        <w:ind w:left="720" w:firstLine="720"/>
        <w:rPr/>
      </w:pPr>
      <w:r w:rsidDel="00000000" w:rsidR="00000000" w:rsidRPr="00000000">
        <w:rPr>
          <w:rtl w:val="0"/>
        </w:rPr>
        <w:t xml:space="preserve">     Haldric stopped walking.</w:t>
      </w:r>
    </w:p>
    <w:p w:rsidR="00000000" w:rsidDel="00000000" w:rsidP="00000000" w:rsidRDefault="00000000" w:rsidRPr="00000000" w14:paraId="00000B56">
      <w:pPr>
        <w:spacing w:after="0" w:before="0" w:line="480" w:lineRule="auto"/>
        <w:ind w:left="720" w:firstLine="720"/>
        <w:rPr/>
      </w:pPr>
      <w:r w:rsidDel="00000000" w:rsidR="00000000" w:rsidRPr="00000000">
        <w:rPr>
          <w:rtl w:val="0"/>
        </w:rPr>
        <w:t xml:space="preserve">     Praew’s stomach clenched.</w:t>
      </w:r>
    </w:p>
    <w:p w:rsidR="00000000" w:rsidDel="00000000" w:rsidP="00000000" w:rsidRDefault="00000000" w:rsidRPr="00000000" w14:paraId="00000B57">
      <w:pPr>
        <w:spacing w:after="0" w:before="0" w:line="480" w:lineRule="auto"/>
        <w:ind w:left="720" w:firstLine="720"/>
        <w:rPr/>
      </w:pPr>
      <w:r w:rsidDel="00000000" w:rsidR="00000000" w:rsidRPr="00000000">
        <w:rPr>
          <w:rtl w:val="0"/>
        </w:rPr>
      </w:r>
    </w:p>
    <w:p w:rsidR="00000000" w:rsidDel="00000000" w:rsidP="00000000" w:rsidRDefault="00000000" w:rsidRPr="00000000" w14:paraId="00000B58">
      <w:pPr>
        <w:spacing w:after="0" w:before="0" w:line="480" w:lineRule="auto"/>
        <w:ind w:left="720" w:firstLine="720"/>
        <w:rPr/>
      </w:pPr>
      <w:r w:rsidDel="00000000" w:rsidR="00000000" w:rsidRPr="00000000">
        <w:rPr>
          <w:rtl w:val="0"/>
        </w:rPr>
        <w:t xml:space="preserve">     Note’s usual grin faded. He placed a reassuring hand on Haldric’s shoulder and spoke in a surprisingly gentle voice. “Haldric, I know we got off on the wrong foot. But please, don’t let that be the reason you deny the truth about The Prime.”</w:t>
      </w:r>
    </w:p>
    <w:p w:rsidR="00000000" w:rsidDel="00000000" w:rsidP="00000000" w:rsidRDefault="00000000" w:rsidRPr="00000000" w14:paraId="00000B59">
      <w:pPr>
        <w:spacing w:after="0" w:before="0" w:line="480" w:lineRule="auto"/>
        <w:ind w:left="720" w:firstLine="720"/>
        <w:rPr/>
      </w:pPr>
      <w:r w:rsidDel="00000000" w:rsidR="00000000" w:rsidRPr="00000000">
        <w:rPr>
          <w:rtl w:val="0"/>
        </w:rPr>
        <w:t xml:space="preserve">  “Oh… and what truth is that?” Haldric demanded, his voice simmering with barely contained rage. He slapped Note’s hand away, refusing to be placated.</w:t>
      </w:r>
    </w:p>
    <w:p w:rsidR="00000000" w:rsidDel="00000000" w:rsidP="00000000" w:rsidRDefault="00000000" w:rsidRPr="00000000" w14:paraId="00000B5A">
      <w:pPr>
        <w:spacing w:after="0" w:before="0" w:line="480" w:lineRule="auto"/>
        <w:ind w:left="720" w:firstLine="720"/>
        <w:rPr/>
      </w:pPr>
      <w:r w:rsidDel="00000000" w:rsidR="00000000" w:rsidRPr="00000000">
        <w:rPr>
          <w:rtl w:val="0"/>
        </w:rPr>
        <w:t xml:space="preserve">     Note withdrew his hand, along with any trace of empathy. “You may have replaced Arthur’s son. But not everyone gets to be the Heir Archon.”</w:t>
      </w:r>
    </w:p>
    <w:p w:rsidR="00000000" w:rsidDel="00000000" w:rsidP="00000000" w:rsidRDefault="00000000" w:rsidRPr="00000000" w14:paraId="00000B5B">
      <w:pPr>
        <w:spacing w:after="0" w:before="0" w:line="480" w:lineRule="auto"/>
        <w:ind w:left="720" w:firstLine="720"/>
        <w:rPr/>
      </w:pPr>
      <w:r w:rsidDel="00000000" w:rsidR="00000000" w:rsidRPr="00000000">
        <w:rPr>
          <w:rtl w:val="0"/>
        </w:rPr>
        <w:t xml:space="preserve">      He took a breath.</w:t>
      </w:r>
    </w:p>
    <w:p w:rsidR="00000000" w:rsidDel="00000000" w:rsidP="00000000" w:rsidRDefault="00000000" w:rsidRPr="00000000" w14:paraId="00000B5C">
      <w:pPr>
        <w:spacing w:after="0" w:before="0" w:line="480" w:lineRule="auto"/>
        <w:ind w:left="720" w:firstLine="720"/>
        <w:rPr/>
      </w:pPr>
      <w:r w:rsidDel="00000000" w:rsidR="00000000" w:rsidRPr="00000000">
        <w:rPr>
          <w:rtl w:val="0"/>
        </w:rPr>
        <w:t xml:space="preserve">  “Haven’t you ever wondered how one man keeps control over forty thousand people, and seventy active Hunters, each capable of wiping out a small army?</w:t>
      </w:r>
    </w:p>
    <w:p w:rsidR="00000000" w:rsidDel="00000000" w:rsidP="00000000" w:rsidRDefault="00000000" w:rsidRPr="00000000" w14:paraId="00000B5D">
      <w:pPr>
        <w:spacing w:after="0" w:before="0" w:line="480" w:lineRule="auto"/>
        <w:ind w:left="720" w:firstLine="720"/>
        <w:rPr/>
      </w:pPr>
      <w:r w:rsidDel="00000000" w:rsidR="00000000" w:rsidRPr="00000000">
        <w:rPr>
          <w:rtl w:val="0"/>
        </w:rPr>
        <w:t xml:space="preserve">  “He holds their families hostage. I wasn’t lying earlier. The best hostages are the ones who don’t even realize they became one.</w:t>
      </w:r>
    </w:p>
    <w:p w:rsidR="00000000" w:rsidDel="00000000" w:rsidP="00000000" w:rsidRDefault="00000000" w:rsidRPr="00000000" w14:paraId="00000B5E">
      <w:pPr>
        <w:spacing w:after="0" w:before="0" w:line="480" w:lineRule="auto"/>
        <w:ind w:left="720" w:firstLine="720"/>
        <w:rPr/>
      </w:pPr>
      <w:r w:rsidDel="00000000" w:rsidR="00000000" w:rsidRPr="00000000">
        <w:rPr>
          <w:rtl w:val="0"/>
        </w:rPr>
        <w:t xml:space="preserve">  “Every Hunter, every Special Forces member, every government official… they’re allowed to move their families to the First Floor. Lower crime. Better food. Nicer homes. More guards. More patrols. Who wouldn’t trade a little privacy for peace of mind?”</w:t>
      </w:r>
    </w:p>
    <w:p w:rsidR="00000000" w:rsidDel="00000000" w:rsidP="00000000" w:rsidRDefault="00000000" w:rsidRPr="00000000" w14:paraId="00000B5F">
      <w:pPr>
        <w:spacing w:after="0" w:before="0" w:line="480" w:lineRule="auto"/>
        <w:ind w:left="720" w:firstLine="720"/>
        <w:rPr/>
      </w:pPr>
      <w:r w:rsidDel="00000000" w:rsidR="00000000" w:rsidRPr="00000000">
        <w:rPr>
          <w:rtl w:val="0"/>
        </w:rPr>
        <w:t xml:space="preserve">  “But that peace comes at a cost: constant surveillance and quiet obedience. It makes it impossible for even a group of Hunters to get their families to the surface without being executed first.”</w:t>
      </w:r>
    </w:p>
    <w:p w:rsidR="00000000" w:rsidDel="00000000" w:rsidP="00000000" w:rsidRDefault="00000000" w:rsidRPr="00000000" w14:paraId="00000B60">
      <w:pPr>
        <w:spacing w:after="0" w:before="0" w:line="480" w:lineRule="auto"/>
        <w:ind w:left="720" w:firstLine="720"/>
        <w:rPr/>
      </w:pPr>
      <w:r w:rsidDel="00000000" w:rsidR="00000000" w:rsidRPr="00000000">
        <w:rPr>
          <w:rtl w:val="0"/>
        </w:rPr>
        <w:t xml:space="preserve">     The flickering SolarStones above barely chased away the damp chill clinging to Praew’s skin.</w:t>
      </w:r>
    </w:p>
    <w:p w:rsidR="00000000" w:rsidDel="00000000" w:rsidP="00000000" w:rsidRDefault="00000000" w:rsidRPr="00000000" w14:paraId="00000B61">
      <w:pPr>
        <w:spacing w:after="0" w:before="0" w:line="480" w:lineRule="auto"/>
        <w:ind w:left="720" w:firstLine="720"/>
        <w:rPr/>
      </w:pPr>
      <w:r w:rsidDel="00000000" w:rsidR="00000000" w:rsidRPr="00000000">
        <w:rPr>
          <w:rtl w:val="0"/>
        </w:rPr>
        <w:t xml:space="preserve">     Haldric’s breathing quickened, his fists clenching and unclenching at his sides. Praew recognized that look. He was reaching his limit.</w:t>
      </w:r>
    </w:p>
    <w:p w:rsidR="00000000" w:rsidDel="00000000" w:rsidP="00000000" w:rsidRDefault="00000000" w:rsidRPr="00000000" w14:paraId="00000B62">
      <w:pPr>
        <w:spacing w:after="0" w:before="0" w:line="480" w:lineRule="auto"/>
        <w:ind w:left="720" w:firstLine="720"/>
        <w:rPr/>
      </w:pPr>
      <w:r w:rsidDel="00000000" w:rsidR="00000000" w:rsidRPr="00000000">
        <w:rPr>
          <w:rtl w:val="0"/>
        </w:rPr>
        <w:t xml:space="preserve">  Suddenly, he turned on Note. “You seem to know a lot for just a ‘worried citizen.’” His voice dripped with sarcasm and spite.</w:t>
      </w:r>
    </w:p>
    <w:p w:rsidR="00000000" w:rsidDel="00000000" w:rsidP="00000000" w:rsidRDefault="00000000" w:rsidRPr="00000000" w14:paraId="00000B63">
      <w:pPr>
        <w:spacing w:after="0" w:before="0" w:line="480" w:lineRule="auto"/>
        <w:ind w:left="720" w:firstLine="720"/>
        <w:rPr/>
      </w:pPr>
      <w:r w:rsidDel="00000000" w:rsidR="00000000" w:rsidRPr="00000000">
        <w:rPr>
          <w:rtl w:val="0"/>
        </w:rPr>
        <w:t xml:space="preserve">  </w:t>
      </w:r>
      <w:sdt>
        <w:sdtPr>
          <w:id w:val="733228166"/>
          <w:tag w:val="goog_rdk_119"/>
        </w:sdtPr>
        <w:sdtContent>
          <w:commentRangeStart w:id="54"/>
        </w:sdtContent>
      </w:sdt>
      <w:r w:rsidDel="00000000" w:rsidR="00000000" w:rsidRPr="00000000">
        <w:rPr>
          <w:rtl w:val="0"/>
        </w:rPr>
        <w:t xml:space="preserve">He stepped forward. “You’re one of them, aren’t you?”</w:t>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B64">
      <w:pPr>
        <w:spacing w:after="0" w:before="0" w:line="480" w:lineRule="auto"/>
        <w:ind w:left="720" w:firstLine="720"/>
        <w:rPr/>
      </w:pPr>
      <w:r w:rsidDel="00000000" w:rsidR="00000000" w:rsidRPr="00000000">
        <w:rPr>
          <w:rtl w:val="0"/>
        </w:rPr>
        <w:t xml:space="preserve">  Praew had come to the same conclusion some time ago.</w:t>
      </w:r>
    </w:p>
    <w:p w:rsidR="00000000" w:rsidDel="00000000" w:rsidP="00000000" w:rsidRDefault="00000000" w:rsidRPr="00000000" w14:paraId="00000B65">
      <w:pPr>
        <w:spacing w:after="0" w:before="0" w:line="480" w:lineRule="auto"/>
        <w:ind w:left="720" w:firstLine="720"/>
        <w:rPr/>
      </w:pPr>
      <w:r w:rsidDel="00000000" w:rsidR="00000000" w:rsidRPr="00000000">
        <w:rPr>
          <w:rtl w:val="0"/>
        </w:rPr>
        <w:t xml:space="preserve">  “A rebel,” Note said with a nod.</w:t>
      </w:r>
    </w:p>
    <w:p w:rsidR="00000000" w:rsidDel="00000000" w:rsidP="00000000" w:rsidRDefault="00000000" w:rsidRPr="00000000" w14:paraId="00000B66">
      <w:pPr>
        <w:spacing w:after="0" w:before="0" w:line="480" w:lineRule="auto"/>
        <w:ind w:left="720" w:firstLine="720"/>
        <w:rPr/>
      </w:pPr>
      <w:r w:rsidDel="00000000" w:rsidR="00000000" w:rsidRPr="00000000">
        <w:rPr>
          <w:rtl w:val="0"/>
        </w:rPr>
        <w:t xml:space="preserve">      Haldric spun and seized her arm. “Praew! We can be executed just for being seen with this guy! We need to leave, NOW!”</w:t>
      </w:r>
    </w:p>
    <w:p w:rsidR="00000000" w:rsidDel="00000000" w:rsidP="00000000" w:rsidRDefault="00000000" w:rsidRPr="00000000" w14:paraId="00000B67">
      <w:pPr>
        <w:spacing w:after="0" w:before="0" w:line="480" w:lineRule="auto"/>
        <w:ind w:left="720" w:firstLine="720"/>
        <w:rPr/>
      </w:pPr>
      <w:r w:rsidDel="00000000" w:rsidR="00000000" w:rsidRPr="00000000">
        <w:rPr>
          <w:rtl w:val="0"/>
        </w:rPr>
        <w:t xml:space="preserve">  Praew felt her eyes begin to water. </w:t>
      </w:r>
    </w:p>
    <w:p w:rsidR="00000000" w:rsidDel="00000000" w:rsidP="00000000" w:rsidRDefault="00000000" w:rsidRPr="00000000" w14:paraId="00000B68">
      <w:pPr>
        <w:spacing w:after="0" w:before="0" w:line="480" w:lineRule="auto"/>
        <w:ind w:left="720" w:firstLine="720"/>
        <w:rPr/>
      </w:pPr>
      <w:r w:rsidDel="00000000" w:rsidR="00000000" w:rsidRPr="00000000">
        <w:rPr>
          <w:rtl w:val="0"/>
        </w:rPr>
        <w:t xml:space="preserve">  Note’s smirk vanished. He stepped forward, eyes blazing. “The greatest threat to her right now is you, Haldric!”</w:t>
      </w:r>
    </w:p>
    <w:p w:rsidR="00000000" w:rsidDel="00000000" w:rsidP="00000000" w:rsidRDefault="00000000" w:rsidRPr="00000000" w14:paraId="00000B69">
      <w:pPr>
        <w:spacing w:after="0" w:before="0" w:line="480" w:lineRule="auto"/>
        <w:ind w:left="720" w:firstLine="720"/>
        <w:rPr/>
      </w:pPr>
      <w:r w:rsidDel="00000000" w:rsidR="00000000" w:rsidRPr="00000000">
        <w:rPr>
          <w:rtl w:val="0"/>
        </w:rPr>
        <w:t xml:space="preserve">  Haldric let out a snort as he began to march her away. “Really? That’s the best you could come up with?” He wouldn’t even let her face the direction he was leading her.</w:t>
      </w:r>
    </w:p>
    <w:p w:rsidR="00000000" w:rsidDel="00000000" w:rsidP="00000000" w:rsidRDefault="00000000" w:rsidRPr="00000000" w14:paraId="00000B6A">
      <w:pPr>
        <w:spacing w:after="0" w:before="0" w:line="480" w:lineRule="auto"/>
        <w:ind w:left="720" w:firstLine="720"/>
        <w:rPr/>
      </w:pPr>
      <w:r w:rsidDel="00000000" w:rsidR="00000000" w:rsidRPr="00000000">
        <w:rPr>
          <w:rtl w:val="0"/>
        </w:rPr>
        <w:t xml:space="preserve">  Praew watched as Note’s hand slid behind his back, fingers likely curling around a weapon. He didn’t draw it. He just held there, steady, as he spoke in a calmer voice.</w:t>
      </w:r>
    </w:p>
    <w:p w:rsidR="00000000" w:rsidDel="00000000" w:rsidP="00000000" w:rsidRDefault="00000000" w:rsidRPr="00000000" w14:paraId="00000B6B">
      <w:pPr>
        <w:spacing w:after="0" w:before="0" w:line="480" w:lineRule="auto"/>
        <w:ind w:left="720" w:firstLine="720"/>
        <w:rPr/>
      </w:pPr>
      <w:r w:rsidDel="00000000" w:rsidR="00000000" w:rsidRPr="00000000">
        <w:rPr>
          <w:rtl w:val="0"/>
        </w:rPr>
        <w:t xml:space="preserve">  “Regular citizens can’t withstand the superior strength of an acclimated human. So how about you let her go?”</w:t>
      </w:r>
    </w:p>
    <w:p w:rsidR="00000000" w:rsidDel="00000000" w:rsidP="00000000" w:rsidRDefault="00000000" w:rsidRPr="00000000" w14:paraId="00000B6C">
      <w:pPr>
        <w:spacing w:after="0" w:before="0" w:line="480" w:lineRule="auto"/>
        <w:ind w:left="720" w:firstLine="720"/>
        <w:rPr/>
      </w:pPr>
      <w:r w:rsidDel="00000000" w:rsidR="00000000" w:rsidRPr="00000000">
        <w:rPr>
          <w:rtl w:val="0"/>
        </w:rPr>
        <w:t xml:space="preserve">  “Enough!” Haldric yelled, his grip tightening.</w:t>
      </w:r>
    </w:p>
    <w:p w:rsidR="00000000" w:rsidDel="00000000" w:rsidP="00000000" w:rsidRDefault="00000000" w:rsidRPr="00000000" w14:paraId="00000B6D">
      <w:pPr>
        <w:spacing w:after="0" w:before="0" w:line="480" w:lineRule="auto"/>
        <w:ind w:left="720" w:firstLine="720"/>
        <w:rPr/>
      </w:pPr>
      <w:r w:rsidDel="00000000" w:rsidR="00000000" w:rsidRPr="00000000">
        <w:rPr>
          <w:rtl w:val="0"/>
        </w:rPr>
        <w:t xml:space="preserve">  “Ow!” she hissed. His fingers bit into her skin with a monstrous grip. Like the jaws of a beast, ready to snap bone.</w:t>
      </w:r>
    </w:p>
    <w:p w:rsidR="00000000" w:rsidDel="00000000" w:rsidP="00000000" w:rsidRDefault="00000000" w:rsidRPr="00000000" w14:paraId="00000B6E">
      <w:pPr>
        <w:spacing w:after="0" w:before="0" w:line="480" w:lineRule="auto"/>
        <w:ind w:left="720" w:firstLine="720"/>
        <w:rPr/>
      </w:pPr>
      <w:r w:rsidDel="00000000" w:rsidR="00000000" w:rsidRPr="00000000">
        <w:rPr>
          <w:rtl w:val="0"/>
        </w:rPr>
        <w:t xml:space="preserve">     Praew moved on instinct. She straightened her left arm against his grip, creating just enough slack to lean forward, shifting her weight onto her right foot. Then she drove her heel into the crook of his knee. His leg buckled. He reeled backward, off-balance. She planted her foot and pivoted sharply left. To build momentum, she twisted back, swung her free arm across her body, striking his throat.</w:t>
      </w:r>
    </w:p>
    <w:p w:rsidR="00000000" w:rsidDel="00000000" w:rsidP="00000000" w:rsidRDefault="00000000" w:rsidRPr="00000000" w14:paraId="00000B6F">
      <w:pPr>
        <w:spacing w:after="0" w:before="0" w:line="480" w:lineRule="auto"/>
        <w:ind w:left="720" w:firstLine="720"/>
        <w:rPr/>
      </w:pPr>
      <w:r w:rsidDel="00000000" w:rsidR="00000000" w:rsidRPr="00000000">
        <w:rPr>
          <w:rtl w:val="0"/>
        </w:rPr>
        <w:t xml:space="preserve">     Haldric released her, stumbling back, coughing. His necklace slipped from beneath his shirt and struck the stone with a sharp clink.</w:t>
      </w:r>
    </w:p>
    <w:p w:rsidR="00000000" w:rsidDel="00000000" w:rsidP="00000000" w:rsidRDefault="00000000" w:rsidRPr="00000000" w14:paraId="00000B70">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A key?</w:t>
      </w:r>
    </w:p>
    <w:p w:rsidR="00000000" w:rsidDel="00000000" w:rsidP="00000000" w:rsidRDefault="00000000" w:rsidRPr="00000000" w14:paraId="00000B71">
      <w:pPr>
        <w:spacing w:after="0" w:before="0" w:line="480" w:lineRule="auto"/>
        <w:ind w:left="720" w:firstLine="720"/>
        <w:rPr/>
      </w:pPr>
      <w:r w:rsidDel="00000000" w:rsidR="00000000" w:rsidRPr="00000000">
        <w:rPr>
          <w:rtl w:val="0"/>
        </w:rPr>
        <w:t xml:space="preserve"> Praew huffed, rubbing her wrist. </w:t>
      </w:r>
      <w:r w:rsidDel="00000000" w:rsidR="00000000" w:rsidRPr="00000000">
        <w:rPr>
          <w:i w:val="1"/>
          <w:iCs w:val="1"/>
          <w:rtl w:val="0"/>
        </w:rPr>
        <w:t xml:space="preserve">Superior strength? Acclimated human? What did that even mean?</w:t>
      </w:r>
      <w:r w:rsidDel="00000000" w:rsidR="00000000" w:rsidRPr="00000000">
        <w:rPr>
          <w:rtl w:val="0"/>
        </w:rPr>
        <w:t xml:space="preserve"> Her mind reeled, but before she could speak—</w:t>
      </w:r>
    </w:p>
    <w:p w:rsidR="00000000" w:rsidDel="00000000" w:rsidP="00000000" w:rsidRDefault="00000000" w:rsidRPr="00000000" w14:paraId="00000B72">
      <w:pPr>
        <w:spacing w:after="0" w:before="0" w:line="480" w:lineRule="auto"/>
        <w:ind w:left="720" w:firstLine="720"/>
        <w:rPr/>
      </w:pPr>
      <w:r w:rsidDel="00000000" w:rsidR="00000000" w:rsidRPr="00000000">
        <w:rPr>
          <w:rtl w:val="0"/>
        </w:rPr>
        <w:t xml:space="preserve">  “Well blast me silly,” Note said under his breath. “You alright, Praew?”</w:t>
      </w:r>
    </w:p>
    <w:p w:rsidR="00000000" w:rsidDel="00000000" w:rsidP="00000000" w:rsidRDefault="00000000" w:rsidRPr="00000000" w14:paraId="00000B73">
      <w:pPr>
        <w:spacing w:after="0" w:before="0" w:line="480" w:lineRule="auto"/>
        <w:ind w:left="720" w:firstLine="720"/>
        <w:rPr/>
      </w:pPr>
      <w:r w:rsidDel="00000000" w:rsidR="00000000" w:rsidRPr="00000000">
        <w:rPr>
          <w:rtl w:val="0"/>
        </w:rPr>
        <w:t xml:space="preserve">  She nodded, still rubbing her wrist.</w:t>
      </w:r>
    </w:p>
    <w:p w:rsidR="00000000" w:rsidDel="00000000" w:rsidP="00000000" w:rsidRDefault="00000000" w:rsidRPr="00000000" w14:paraId="00000B74">
      <w:pPr>
        <w:spacing w:after="0" w:before="0" w:line="480" w:lineRule="auto"/>
        <w:ind w:left="720" w:firstLine="720"/>
        <w:rPr/>
      </w:pPr>
      <w:r w:rsidDel="00000000" w:rsidR="00000000" w:rsidRPr="00000000">
        <w:rPr>
          <w:rtl w:val="0"/>
        </w:rPr>
        <w:t xml:space="preserve">  They both looked at Haldric just as he straightened, a rasp in his throat. “I’m fine too,” he grumbled. “Thanks for asking.”</w:t>
      </w:r>
    </w:p>
    <w:p w:rsidR="00000000" w:rsidDel="00000000" w:rsidP="00000000" w:rsidRDefault="00000000" w:rsidRPr="00000000" w14:paraId="00000B75">
      <w:pPr>
        <w:spacing w:after="0" w:before="0" w:line="480" w:lineRule="auto"/>
        <w:ind w:left="720" w:firstLine="720"/>
        <w:rPr/>
      </w:pPr>
      <w:r w:rsidDel="00000000" w:rsidR="00000000" w:rsidRPr="00000000">
        <w:rPr>
          <w:rtl w:val="0"/>
        </w:rPr>
        <w:t xml:space="preserve">  “I may be part of the resistance, but does that make me wrong? The Prime must have records. Truth about the so-called food shortage, the Fourth Floor, or something that will open your eyes. See for yourself, Haldric. I’m not asking you to betray The Prime. I’m asking you to become a better one. When it’s your reign, only you will have the power to stop this.”</w:t>
      </w:r>
    </w:p>
    <w:p w:rsidR="00000000" w:rsidDel="00000000" w:rsidP="00000000" w:rsidRDefault="00000000" w:rsidRPr="00000000" w14:paraId="00000B76">
      <w:pPr>
        <w:spacing w:after="0" w:before="0" w:line="480" w:lineRule="auto"/>
        <w:ind w:left="720" w:firstLine="720"/>
        <w:rPr/>
      </w:pPr>
      <w:r w:rsidDel="00000000" w:rsidR="00000000" w:rsidRPr="00000000">
        <w:rPr>
          <w:rtl w:val="0"/>
        </w:rPr>
        <w:t xml:space="preserve">  Note’s eyes locked onto hers.</w:t>
      </w:r>
    </w:p>
    <w:p w:rsidR="00000000" w:rsidDel="00000000" w:rsidP="00000000" w:rsidRDefault="00000000" w:rsidRPr="00000000" w14:paraId="00000B77">
      <w:pPr>
        <w:spacing w:after="0" w:before="0" w:line="480" w:lineRule="auto"/>
        <w:ind w:left="720" w:firstLine="720"/>
        <w:rPr/>
      </w:pPr>
      <w:r w:rsidDel="00000000" w:rsidR="00000000" w:rsidRPr="00000000">
        <w:rPr>
          <w:rtl w:val="0"/>
        </w:rPr>
        <w:t xml:space="preserve">  “Thanks to your friend here, I’ll be leaving Stormhaven immediately. I would rather not give him the chance to have me executed.”</w:t>
      </w:r>
    </w:p>
    <w:p w:rsidR="00000000" w:rsidDel="00000000" w:rsidP="00000000" w:rsidRDefault="00000000" w:rsidRPr="00000000" w14:paraId="00000B78">
      <w:pPr>
        <w:spacing w:after="0" w:before="0" w:line="480" w:lineRule="auto"/>
        <w:ind w:left="720" w:firstLine="720"/>
        <w:rPr/>
      </w:pPr>
      <w:r w:rsidDel="00000000" w:rsidR="00000000" w:rsidRPr="00000000">
        <w:rPr>
          <w:rtl w:val="0"/>
        </w:rPr>
        <w:t xml:space="preserve">  “Good instincts,” Haldric sneered. “Though every time you speak, I’m more tempted to do it myself.”</w:t>
      </w:r>
    </w:p>
    <w:p w:rsidR="00000000" w:rsidDel="00000000" w:rsidP="00000000" w:rsidRDefault="00000000" w:rsidRPr="00000000" w14:paraId="00000B79">
      <w:pPr>
        <w:spacing w:after="0" w:before="0" w:line="480" w:lineRule="auto"/>
        <w:ind w:left="720" w:firstLine="720"/>
        <w:rPr/>
      </w:pPr>
      <w:r w:rsidDel="00000000" w:rsidR="00000000" w:rsidRPr="00000000">
        <w:rPr>
          <w:rtl w:val="0"/>
        </w:rPr>
        <w:t xml:space="preserve">  Note ignored him, gaze fixed on Praew. “If Wannii or Junya were captured, you’re in danger too. Come with me, Praew. Join the Song of Freedom.”</w:t>
      </w:r>
    </w:p>
    <w:p w:rsidR="00000000" w:rsidDel="00000000" w:rsidP="00000000" w:rsidRDefault="00000000" w:rsidRPr="00000000" w14:paraId="00000B7A">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 Freedom? That’s all she’d ever wanted. To escape this dungeon. To go on adventures. To protect those too weak to lift a spear. Wasn’t that worth fighting for?</w:t>
      </w:r>
    </w:p>
    <w:p w:rsidR="00000000" w:rsidDel="00000000" w:rsidP="00000000" w:rsidRDefault="00000000" w:rsidRPr="00000000" w14:paraId="00000B7B">
      <w:pPr>
        <w:spacing w:after="0" w:before="0" w:line="480" w:lineRule="auto"/>
        <w:ind w:left="720" w:firstLine="720"/>
        <w:rPr/>
      </w:pPr>
      <w:r w:rsidDel="00000000" w:rsidR="00000000" w:rsidRPr="00000000">
        <w:rPr>
          <w:rtl w:val="0"/>
        </w:rPr>
        <w:t xml:space="preserve">  “You can’t seriously be considering this, Praew!” Haldric snapped.</w:t>
      </w:r>
    </w:p>
    <w:p w:rsidR="00000000" w:rsidDel="00000000" w:rsidP="00000000" w:rsidRDefault="00000000" w:rsidRPr="00000000" w14:paraId="00000B7C">
      <w:pPr>
        <w:spacing w:after="0" w:before="0" w:line="480" w:lineRule="auto"/>
        <w:ind w:left="720" w:firstLine="720"/>
        <w:rPr/>
      </w:pPr>
      <w:r w:rsidDel="00000000" w:rsidR="00000000" w:rsidRPr="00000000">
        <w:rPr>
          <w:rtl w:val="0"/>
        </w:rPr>
        <w:t xml:space="preserve">  “No, I—I can’t, Note,” she said hesitantly. “I can’t give up on my friends and family. Not when I have the power to help.”</w:t>
      </w:r>
    </w:p>
    <w:p w:rsidR="00000000" w:rsidDel="00000000" w:rsidP="00000000" w:rsidRDefault="00000000" w:rsidRPr="00000000" w14:paraId="00000B7D">
      <w:pPr>
        <w:spacing w:after="0" w:before="0" w:line="480" w:lineRule="auto"/>
        <w:ind w:left="720" w:firstLine="720"/>
        <w:rPr/>
      </w:pPr>
      <w:r w:rsidDel="00000000" w:rsidR="00000000" w:rsidRPr="00000000">
        <w:rPr>
          <w:rtl w:val="0"/>
        </w:rPr>
        <w:t xml:space="preserve">  “Our loss,” Note said with a nod. “Follow the music if you change your mind.”</w:t>
      </w:r>
    </w:p>
    <w:p w:rsidR="00000000" w:rsidDel="00000000" w:rsidP="00000000" w:rsidRDefault="00000000" w:rsidRPr="00000000" w14:paraId="00000B7E">
      <w:pPr>
        <w:spacing w:after="0" w:before="0" w:line="480" w:lineRule="auto"/>
        <w:ind w:left="720" w:firstLine="720"/>
        <w:rPr/>
      </w:pPr>
      <w:r w:rsidDel="00000000" w:rsidR="00000000" w:rsidRPr="00000000">
        <w:rPr>
          <w:rtl w:val="0"/>
        </w:rPr>
        <w:t xml:space="preserve">     Note crossed his arms, eyeing them both.</w:t>
      </w:r>
    </w:p>
    <w:p w:rsidR="00000000" w:rsidDel="00000000" w:rsidP="00000000" w:rsidRDefault="00000000" w:rsidRPr="00000000" w14:paraId="00000B7F">
      <w:pPr>
        <w:spacing w:after="0" w:before="0" w:line="480" w:lineRule="auto"/>
        <w:ind w:left="720" w:firstLine="720"/>
        <w:rPr/>
      </w:pPr>
      <w:r w:rsidDel="00000000" w:rsidR="00000000" w:rsidRPr="00000000">
        <w:rPr>
          <w:rtl w:val="0"/>
        </w:rPr>
        <w:t xml:space="preserve">  “In </w:t>
      </w:r>
      <w:sdt>
        <w:sdtPr>
          <w:id w:val="1000022261"/>
          <w:tag w:val="goog_rdk_120"/>
        </w:sdtPr>
        <w:sdtContent>
          <w:commentRangeStart w:id="55"/>
        </w:sdtContent>
      </w:sdt>
      <w:r w:rsidDel="00000000" w:rsidR="00000000" w:rsidRPr="00000000">
        <w:rPr>
          <w:rtl w:val="0"/>
        </w:rPr>
        <w:t xml:space="preserve">Ravour, </w:t>
      </w:r>
      <w:commentRangeEnd w:id="55"/>
      <w:r w:rsidDel="00000000" w:rsidR="00000000" w:rsidRPr="00000000">
        <w:commentReference w:id="55"/>
      </w:r>
      <w:r w:rsidDel="00000000" w:rsidR="00000000" w:rsidRPr="00000000">
        <w:rPr>
          <w:rtl w:val="0"/>
        </w:rPr>
        <w:t xml:space="preserve">power is never created. It’s taken. So take heed, the more you claim, the more dangerous you become to those you may take it from.”</w:t>
      </w:r>
    </w:p>
    <w:p w:rsidR="00000000" w:rsidDel="00000000" w:rsidP="00000000" w:rsidRDefault="00000000" w:rsidRPr="00000000" w14:paraId="00000B80">
      <w:pPr>
        <w:spacing w:after="0" w:before="0" w:line="480" w:lineRule="auto"/>
        <w:ind w:left="720" w:firstLine="720"/>
        <w:rPr/>
      </w:pPr>
      <w:r w:rsidDel="00000000" w:rsidR="00000000" w:rsidRPr="00000000">
        <w:rPr>
          <w:rtl w:val="0"/>
        </w:rPr>
        <w:t xml:space="preserve">     Praew and Haldric turned to each other. And when they turned back, Note was gone.</w:t>
      </w:r>
    </w:p>
    <w:p w:rsidR="00000000" w:rsidDel="00000000" w:rsidP="00000000" w:rsidRDefault="00000000" w:rsidRPr="00000000" w14:paraId="00000B81">
      <w:pPr>
        <w:spacing w:after="0" w:before="0" w:line="480" w:lineRule="auto"/>
        <w:ind w:left="720" w:firstLine="720"/>
        <w:rPr/>
      </w:pPr>
      <w:r w:rsidDel="00000000" w:rsidR="00000000" w:rsidRPr="00000000">
        <w:rPr>
          <w:rtl w:val="0"/>
        </w:rPr>
        <w:t xml:space="preserve">  Vanished like a whisper in the dark. </w:t>
      </w:r>
    </w:p>
    <w:p w:rsidR="00000000" w:rsidDel="00000000" w:rsidP="00000000" w:rsidRDefault="00000000" w:rsidRPr="00000000" w14:paraId="00000B82">
      <w:pPr>
        <w:spacing w:after="0" w:before="0" w:line="480" w:lineRule="auto"/>
        <w:ind w:left="720" w:firstLine="720"/>
        <w:rPr/>
      </w:pPr>
      <w:r w:rsidDel="00000000" w:rsidR="00000000" w:rsidRPr="00000000">
        <w:rPr>
          <w:rtl w:val="0"/>
        </w:rPr>
        <w:t xml:space="preserve">     “I believe it’s time you and I had a talk.” Her anger bled into every word.</w:t>
      </w:r>
    </w:p>
    <w:p w:rsidR="00000000" w:rsidDel="00000000" w:rsidP="00000000" w:rsidRDefault="00000000" w:rsidRPr="00000000" w14:paraId="00000B83">
      <w:pPr>
        <w:spacing w:after="0" w:before="0" w:line="480" w:lineRule="auto"/>
        <w:ind w:left="720" w:firstLine="720"/>
        <w:rPr/>
      </w:pPr>
      <w:r w:rsidDel="00000000" w:rsidR="00000000" w:rsidRPr="00000000">
        <w:rPr>
          <w:rtl w:val="0"/>
        </w:rPr>
      </w:r>
    </w:p>
    <w:p w:rsidR="00000000" w:rsidDel="00000000" w:rsidP="00000000" w:rsidRDefault="00000000" w:rsidRPr="00000000" w14:paraId="00000B84">
      <w:pPr>
        <w:spacing w:after="0" w:before="0" w:line="480" w:lineRule="auto"/>
        <w:ind w:left="720" w:firstLine="720"/>
        <w:rPr/>
      </w:pPr>
      <w:r w:rsidDel="00000000" w:rsidR="00000000" w:rsidRPr="00000000">
        <w:rPr>
          <w:rtl w:val="0"/>
        </w:rPr>
        <w:t xml:space="preserve">     Haldric let out a slow breath through his nose, his fists clenched at his sides. “I couldn’t agree more.”</w:t>
      </w:r>
    </w:p>
    <w:p w:rsidR="00000000" w:rsidDel="00000000" w:rsidP="00000000" w:rsidRDefault="00000000" w:rsidRPr="00000000" w14:paraId="00000B85">
      <w:pPr>
        <w:spacing w:after="0" w:before="0" w:line="480" w:lineRule="auto"/>
        <w:ind w:left="720" w:firstLine="720"/>
        <w:rPr/>
      </w:pPr>
      <w:r w:rsidDel="00000000" w:rsidR="00000000" w:rsidRPr="00000000">
        <w:rPr>
          <w:rtl w:val="0"/>
        </w:rPr>
        <w:t xml:space="preserve">     She blinked. That wasn’t the reaction she expected. His voice was tight, seething, his stance rigid. Praew narrowed her eyes. “Wait, why are </w:t>
      </w:r>
      <w:r w:rsidDel="00000000" w:rsidR="00000000" w:rsidRPr="00000000">
        <w:rPr>
          <w:i w:val="1"/>
          <w:iCs w:val="1"/>
          <w:rtl w:val="0"/>
        </w:rPr>
        <w:t xml:space="preserve">you</w:t>
      </w:r>
      <w:r w:rsidDel="00000000" w:rsidR="00000000" w:rsidRPr="00000000">
        <w:rPr>
          <w:rtl w:val="0"/>
        </w:rPr>
        <w:t xml:space="preserve"> angry?”</w:t>
      </w:r>
    </w:p>
    <w:p w:rsidR="00000000" w:rsidDel="00000000" w:rsidP="00000000" w:rsidRDefault="00000000" w:rsidRPr="00000000" w14:paraId="00000B86">
      <w:pPr>
        <w:spacing w:after="0" w:before="0" w:line="480" w:lineRule="auto"/>
        <w:ind w:left="720" w:firstLine="720"/>
        <w:rPr/>
      </w:pPr>
      <w:r w:rsidDel="00000000" w:rsidR="00000000" w:rsidRPr="00000000">
        <w:rPr>
          <w:rtl w:val="0"/>
        </w:rPr>
        <w:t xml:space="preserve">     Haldric stepped closer, there was something burning in his gaze.</w:t>
      </w:r>
    </w:p>
    <w:p w:rsidR="00000000" w:rsidDel="00000000" w:rsidP="00000000" w:rsidRDefault="00000000" w:rsidRPr="00000000" w14:paraId="00000B87">
      <w:pPr>
        <w:spacing w:after="0" w:before="0" w:line="480" w:lineRule="auto"/>
        <w:ind w:left="720" w:firstLine="720"/>
        <w:rPr/>
      </w:pPr>
      <w:r w:rsidDel="00000000" w:rsidR="00000000" w:rsidRPr="00000000">
        <w:rPr>
          <w:rtl w:val="0"/>
        </w:rPr>
        <w:t xml:space="preserve">     “You knew, didn’t you?” he asked, voice low and trembling with restrained fury.</w:t>
      </w:r>
    </w:p>
    <w:p w:rsidR="00000000" w:rsidDel="00000000" w:rsidP="00000000" w:rsidRDefault="00000000" w:rsidRPr="00000000" w14:paraId="00000B88">
      <w:pPr>
        <w:spacing w:after="0" w:before="0" w:line="480" w:lineRule="auto"/>
        <w:ind w:left="720" w:firstLine="720"/>
        <w:rPr/>
      </w:pPr>
      <w:r w:rsidDel="00000000" w:rsidR="00000000" w:rsidRPr="00000000">
        <w:rPr>
          <w:rtl w:val="0"/>
        </w:rPr>
        <w:t xml:space="preserve">     She frowned. “What?”</w:t>
      </w:r>
    </w:p>
    <w:p w:rsidR="00000000" w:rsidDel="00000000" w:rsidP="00000000" w:rsidRDefault="00000000" w:rsidRPr="00000000" w14:paraId="00000B89">
      <w:pPr>
        <w:spacing w:after="0" w:before="0" w:line="480" w:lineRule="auto"/>
        <w:ind w:left="720" w:firstLine="720"/>
        <w:rPr/>
      </w:pPr>
      <w:r w:rsidDel="00000000" w:rsidR="00000000" w:rsidRPr="00000000">
        <w:rPr>
          <w:rtl w:val="0"/>
        </w:rPr>
        <w:t xml:space="preserve">     “You knew that bolting Ratrod was a rebel, didn’t you!?” Haldric accused.</w:t>
      </w:r>
    </w:p>
    <w:p w:rsidR="00000000" w:rsidDel="00000000" w:rsidP="00000000" w:rsidRDefault="00000000" w:rsidRPr="00000000" w14:paraId="00000B8A">
      <w:pPr>
        <w:spacing w:after="0" w:before="0" w:line="480" w:lineRule="auto"/>
        <w:ind w:left="720" w:firstLine="720"/>
        <w:rPr/>
      </w:pPr>
      <w:r w:rsidDel="00000000" w:rsidR="00000000" w:rsidRPr="00000000">
        <w:rPr>
          <w:rtl w:val="0"/>
        </w:rPr>
        <w:t xml:space="preserve">     Praew didn’t respond.</w:t>
      </w:r>
    </w:p>
    <w:p w:rsidR="00000000" w:rsidDel="00000000" w:rsidP="00000000" w:rsidRDefault="00000000" w:rsidRPr="00000000" w14:paraId="00000B8B">
      <w:pPr>
        <w:spacing w:after="0" w:before="0" w:line="480" w:lineRule="auto"/>
        <w:ind w:left="720" w:firstLine="720"/>
        <w:rPr/>
      </w:pPr>
      <w:r w:rsidDel="00000000" w:rsidR="00000000" w:rsidRPr="00000000">
        <w:rPr>
          <w:rtl w:val="0"/>
        </w:rPr>
        <w:t xml:space="preserve">     “Stone you, Praew! I’m the bolting Heir Archon! What do you think would happen if I was caught talking with a rebel!? Not just you and I—our whole families would be executed!”</w:t>
      </w:r>
    </w:p>
    <w:p w:rsidR="00000000" w:rsidDel="00000000" w:rsidP="00000000" w:rsidRDefault="00000000" w:rsidRPr="00000000" w14:paraId="00000B8C">
      <w:pPr>
        <w:spacing w:after="0" w:before="0" w:line="480" w:lineRule="auto"/>
        <w:ind w:left="720" w:firstLine="720"/>
        <w:rPr/>
      </w:pPr>
      <w:r w:rsidDel="00000000" w:rsidR="00000000" w:rsidRPr="00000000">
        <w:rPr>
          <w:rtl w:val="0"/>
        </w:rPr>
        <w:t xml:space="preserve">     The words cracked through the air like a whip.</w:t>
      </w:r>
    </w:p>
    <w:p w:rsidR="00000000" w:rsidDel="00000000" w:rsidP="00000000" w:rsidRDefault="00000000" w:rsidRPr="00000000" w14:paraId="00000B8D">
      <w:pPr>
        <w:spacing w:after="0" w:before="0" w:line="480" w:lineRule="auto"/>
        <w:ind w:left="720" w:firstLine="720"/>
        <w:rPr/>
      </w:pPr>
      <w:r w:rsidDel="00000000" w:rsidR="00000000" w:rsidRPr="00000000">
        <w:rPr>
          <w:rtl w:val="0"/>
        </w:rPr>
        <w:t xml:space="preserve">     Praew inhaled sharply.</w:t>
      </w:r>
    </w:p>
    <w:p w:rsidR="00000000" w:rsidDel="00000000" w:rsidP="00000000" w:rsidRDefault="00000000" w:rsidRPr="00000000" w14:paraId="00000B8E">
      <w:pPr>
        <w:spacing w:after="0" w:before="0" w:line="480" w:lineRule="auto"/>
        <w:ind w:left="720" w:firstLine="720"/>
        <w:rPr/>
      </w:pPr>
      <w:r w:rsidDel="00000000" w:rsidR="00000000" w:rsidRPr="00000000">
        <w:rPr>
          <w:rtl w:val="0"/>
        </w:rPr>
        <w:t xml:space="preserve">     “I only started to suspect when he spoke about a Fourth Floor, but I had to know!” Her frustration flared, matching his. “And what are you yelling at me for?! You’re the one keeping secrets!”</w:t>
      </w:r>
    </w:p>
    <w:p w:rsidR="00000000" w:rsidDel="00000000" w:rsidP="00000000" w:rsidRDefault="00000000" w:rsidRPr="00000000" w14:paraId="00000B8F">
      <w:pPr>
        <w:spacing w:after="0" w:before="0" w:line="480" w:lineRule="auto"/>
        <w:ind w:left="720" w:firstLine="720"/>
        <w:rPr/>
      </w:pPr>
      <w:r w:rsidDel="00000000" w:rsidR="00000000" w:rsidRPr="00000000">
        <w:rPr>
          <w:rtl w:val="0"/>
        </w:rPr>
        <w:t xml:space="preserve">     Haldric’s eyes flashed. “What are you talking about?”</w:t>
      </w:r>
    </w:p>
    <w:p w:rsidR="00000000" w:rsidDel="00000000" w:rsidP="00000000" w:rsidRDefault="00000000" w:rsidRPr="00000000" w14:paraId="00000B90">
      <w:pPr>
        <w:spacing w:after="0" w:before="0" w:line="480" w:lineRule="auto"/>
        <w:ind w:left="720" w:firstLine="720"/>
        <w:rPr/>
      </w:pPr>
      <w:r w:rsidDel="00000000" w:rsidR="00000000" w:rsidRPr="00000000">
        <w:rPr>
          <w:rtl w:val="0"/>
        </w:rPr>
        <w:t xml:space="preserve">     “What’s this about an acclimated human and superior strength?” she snapped.</w:t>
      </w:r>
    </w:p>
    <w:p w:rsidR="00000000" w:rsidDel="00000000" w:rsidP="00000000" w:rsidRDefault="00000000" w:rsidRPr="00000000" w14:paraId="00000B91">
      <w:pPr>
        <w:spacing w:after="0" w:before="0" w:line="480" w:lineRule="auto"/>
        <w:ind w:left="720" w:firstLine="720"/>
        <w:rPr/>
      </w:pPr>
      <w:r w:rsidDel="00000000" w:rsidR="00000000" w:rsidRPr="00000000">
        <w:rPr>
          <w:rtl w:val="0"/>
        </w:rPr>
        <w:t xml:space="preserve">     Haldric’s lips parted like he was about to say something, but then—nothing. His throat bobbed.</w:t>
      </w:r>
    </w:p>
    <w:p w:rsidR="00000000" w:rsidDel="00000000" w:rsidP="00000000" w:rsidRDefault="00000000" w:rsidRPr="00000000" w14:paraId="00000B92">
      <w:pPr>
        <w:spacing w:after="0" w:before="0" w:line="480" w:lineRule="auto"/>
        <w:ind w:left="720" w:firstLine="720"/>
        <w:rPr/>
      </w:pPr>
      <w:r w:rsidDel="00000000" w:rsidR="00000000" w:rsidRPr="00000000">
        <w:rPr>
          <w:rtl w:val="0"/>
        </w:rPr>
        <w:t xml:space="preserve">     Praew folded her arms, waiting. Daring him to lie to her.</w:t>
      </w:r>
    </w:p>
    <w:p w:rsidR="00000000" w:rsidDel="00000000" w:rsidP="00000000" w:rsidRDefault="00000000" w:rsidRPr="00000000" w14:paraId="00000B93">
      <w:pPr>
        <w:spacing w:after="0" w:before="0" w:line="480" w:lineRule="auto"/>
        <w:ind w:left="720" w:firstLine="720"/>
        <w:rPr/>
      </w:pPr>
      <w:r w:rsidDel="00000000" w:rsidR="00000000" w:rsidRPr="00000000">
        <w:rPr>
          <w:rtl w:val="0"/>
        </w:rPr>
        <w:t xml:space="preserve"> “It’s none of your concern,” he finally muttered.</w:t>
      </w:r>
    </w:p>
    <w:p w:rsidR="00000000" w:rsidDel="00000000" w:rsidP="00000000" w:rsidRDefault="00000000" w:rsidRPr="00000000" w14:paraId="00000B94">
      <w:pPr>
        <w:spacing w:after="0" w:before="0" w:line="480" w:lineRule="auto"/>
        <w:ind w:left="720" w:firstLine="720"/>
        <w:rPr/>
      </w:pPr>
      <w:r w:rsidDel="00000000" w:rsidR="00000000" w:rsidRPr="00000000">
        <w:rPr>
          <w:rtl w:val="0"/>
        </w:rPr>
        <w:t xml:space="preserve">    Praew let out a bitter laugh. “Oh, really?” She held up her arm, the faint light catching on the swelling bruises already forming around her wrist. Courtesy of his unnatural strength. “My arm would disagree.”</w:t>
      </w:r>
    </w:p>
    <w:p w:rsidR="00000000" w:rsidDel="00000000" w:rsidP="00000000" w:rsidRDefault="00000000" w:rsidRPr="00000000" w14:paraId="00000B95">
      <w:pPr>
        <w:spacing w:after="0" w:before="0" w:line="480" w:lineRule="auto"/>
        <w:ind w:left="720" w:firstLine="720"/>
        <w:rPr/>
      </w:pPr>
      <w:r w:rsidDel="00000000" w:rsidR="00000000" w:rsidRPr="00000000">
        <w:rPr>
          <w:rtl w:val="0"/>
        </w:rPr>
        <w:t xml:space="preserve">     Haldric stiffened. His gaze flicked to her wrist, just for a second. Then he looked away.</w:t>
      </w:r>
    </w:p>
    <w:p w:rsidR="00000000" w:rsidDel="00000000" w:rsidP="00000000" w:rsidRDefault="00000000" w:rsidRPr="00000000" w14:paraId="00000B96">
      <w:pPr>
        <w:spacing w:after="0" w:before="0" w:line="480" w:lineRule="auto"/>
        <w:ind w:left="720" w:firstLine="720"/>
        <w:rPr/>
      </w:pPr>
      <w:r w:rsidDel="00000000" w:rsidR="00000000" w:rsidRPr="00000000">
        <w:rPr>
          <w:rtl w:val="0"/>
        </w:rPr>
        <w:t xml:space="preserve">     “What is going on with you!?” She took a step closer, forcing him to look at her. “You’re getting so aggressive. You defend The Prime Archon more than anyone. And now you’re able to crush my wrist like it’s a ration cracker?”</w:t>
      </w:r>
    </w:p>
    <w:p w:rsidR="00000000" w:rsidDel="00000000" w:rsidP="00000000" w:rsidRDefault="00000000" w:rsidRPr="00000000" w14:paraId="00000B97">
      <w:pPr>
        <w:spacing w:after="0" w:before="0" w:line="480" w:lineRule="auto"/>
        <w:ind w:left="720" w:firstLine="720"/>
        <w:rPr/>
      </w:pPr>
      <w:r w:rsidDel="00000000" w:rsidR="00000000" w:rsidRPr="00000000">
        <w:rPr>
          <w:rtl w:val="0"/>
        </w:rPr>
        <w:t xml:space="preserve">     She jabbed a finger at his chest. “Talk. Now.”</w:t>
      </w:r>
    </w:p>
    <w:p w:rsidR="00000000" w:rsidDel="00000000" w:rsidP="00000000" w:rsidRDefault="00000000" w:rsidRPr="00000000" w14:paraId="00000B98">
      <w:pPr>
        <w:spacing w:after="0" w:before="0" w:line="480" w:lineRule="auto"/>
        <w:ind w:left="720" w:firstLine="720"/>
        <w:rPr/>
      </w:pPr>
      <w:r w:rsidDel="00000000" w:rsidR="00000000" w:rsidRPr="00000000">
        <w:rPr>
          <w:rtl w:val="0"/>
        </w:rPr>
        <w:t xml:space="preserve">     Haldric’s gaze was cold. He didn’t answer immediately. Instead, he exhaled, slow and measured, before speaking. “There’s more going on than you could ever understand, Praew.”</w:t>
      </w:r>
    </w:p>
    <w:p w:rsidR="00000000" w:rsidDel="00000000" w:rsidP="00000000" w:rsidRDefault="00000000" w:rsidRPr="00000000" w14:paraId="00000B99">
      <w:pPr>
        <w:spacing w:after="0" w:before="0" w:line="480" w:lineRule="auto"/>
        <w:ind w:left="720" w:firstLine="720"/>
        <w:rPr/>
      </w:pPr>
      <w:r w:rsidDel="00000000" w:rsidR="00000000" w:rsidRPr="00000000">
        <w:rPr>
          <w:rtl w:val="0"/>
        </w:rPr>
        <w:t xml:space="preserve">     His voice wasn’t angry anymore. “You always think you’re so smart,” he continued, “So bolting sure of yourself. But look at what you just did.”</w:t>
      </w:r>
    </w:p>
    <w:p w:rsidR="00000000" w:rsidDel="00000000" w:rsidP="00000000" w:rsidRDefault="00000000" w:rsidRPr="00000000" w14:paraId="00000B9A">
      <w:pPr>
        <w:spacing w:after="0" w:before="0" w:line="480" w:lineRule="auto"/>
        <w:ind w:left="720" w:firstLine="720"/>
        <w:rPr/>
      </w:pPr>
      <w:r w:rsidDel="00000000" w:rsidR="00000000" w:rsidRPr="00000000">
        <w:rPr>
          <w:rtl w:val="0"/>
        </w:rPr>
        <w:t xml:space="preserve">     She blinked. “What—?”</w:t>
      </w:r>
    </w:p>
    <w:p w:rsidR="00000000" w:rsidDel="00000000" w:rsidP="00000000" w:rsidRDefault="00000000" w:rsidRPr="00000000" w14:paraId="00000B9B">
      <w:pPr>
        <w:spacing w:after="0" w:before="0" w:line="480" w:lineRule="auto"/>
        <w:ind w:left="720" w:firstLine="720"/>
        <w:rPr/>
      </w:pPr>
      <w:r w:rsidDel="00000000" w:rsidR="00000000" w:rsidRPr="00000000">
        <w:rPr>
          <w:rtl w:val="0"/>
        </w:rPr>
        <w:t xml:space="preserve">     “You just made your closest friend commit treason.”</w:t>
      </w:r>
    </w:p>
    <w:p w:rsidR="00000000" w:rsidDel="00000000" w:rsidP="00000000" w:rsidRDefault="00000000" w:rsidRPr="00000000" w14:paraId="00000B9C">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And justice we will deliver,”</w:t>
      </w:r>
      <w:r w:rsidDel="00000000" w:rsidR="00000000" w:rsidRPr="00000000">
        <w:rPr>
          <w:rtl w:val="0"/>
        </w:rPr>
        <w:t xml:space="preserve"> Haldric said alone, looking even more disgusted with her. She hadn’t said the words.</w:t>
      </w:r>
    </w:p>
    <w:p w:rsidR="00000000" w:rsidDel="00000000" w:rsidP="00000000" w:rsidRDefault="00000000" w:rsidRPr="00000000" w14:paraId="00000B9D">
      <w:pPr>
        <w:spacing w:after="0" w:before="0" w:line="480" w:lineRule="auto"/>
        <w:ind w:left="720" w:firstLine="720"/>
        <w:rPr/>
      </w:pPr>
      <w:r w:rsidDel="00000000" w:rsidR="00000000" w:rsidRPr="00000000">
        <w:rPr>
          <w:rtl w:val="0"/>
        </w:rPr>
        <w:t xml:space="preserve">     She’d stopped reciting that bolting chant every time she heard the word </w:t>
      </w:r>
      <w:r w:rsidDel="00000000" w:rsidR="00000000" w:rsidRPr="00000000">
        <w:rPr>
          <w:i w:val="1"/>
          <w:iCs w:val="1"/>
          <w:rtl w:val="0"/>
        </w:rPr>
        <w:t xml:space="preserve">treason</w:t>
      </w:r>
      <w:r w:rsidDel="00000000" w:rsidR="00000000" w:rsidRPr="00000000">
        <w:rPr>
          <w:rtl w:val="0"/>
        </w:rPr>
        <w:t xml:space="preserve"> weeks ago. Though the guilt still lingered, she refused to show it. “I didn’t—”</w:t>
      </w:r>
    </w:p>
    <w:p w:rsidR="00000000" w:rsidDel="00000000" w:rsidP="00000000" w:rsidRDefault="00000000" w:rsidRPr="00000000" w14:paraId="00000B9E">
      <w:pPr>
        <w:spacing w:after="0" w:before="0" w:line="480" w:lineRule="auto"/>
        <w:ind w:left="720" w:firstLine="720"/>
        <w:rPr/>
      </w:pPr>
      <w:r w:rsidDel="00000000" w:rsidR="00000000" w:rsidRPr="00000000">
        <w:rPr>
          <w:rtl w:val="0"/>
        </w:rPr>
        <w:t xml:space="preserve">     “You met with a rebel,” Haldric interrupted. “Talked with him. Listened to him!” He sneered. “If anyone saw us, we would be dead, Praew. And for what? Some conspiracy theories and a good story?”</w:t>
      </w:r>
    </w:p>
    <w:p w:rsidR="00000000" w:rsidDel="00000000" w:rsidP="00000000" w:rsidRDefault="00000000" w:rsidRPr="00000000" w14:paraId="00000B9F">
      <w:pPr>
        <w:spacing w:after="0" w:before="0" w:line="480" w:lineRule="auto"/>
        <w:ind w:left="720" w:firstLine="720"/>
        <w:rPr/>
      </w:pPr>
      <w:r w:rsidDel="00000000" w:rsidR="00000000" w:rsidRPr="00000000">
        <w:rPr>
          <w:rtl w:val="0"/>
        </w:rPr>
        <w:t xml:space="preserve">     She felt herself blink rapidly as her eyes began to water. </w:t>
      </w:r>
      <w:r w:rsidDel="00000000" w:rsidR="00000000" w:rsidRPr="00000000">
        <w:rPr>
          <w:i w:val="1"/>
          <w:iCs w:val="1"/>
          <w:rtl w:val="0"/>
        </w:rPr>
        <w:t xml:space="preserve">Not now Praew,</w:t>
      </w:r>
      <w:r w:rsidDel="00000000" w:rsidR="00000000" w:rsidRPr="00000000">
        <w:rPr>
          <w:rtl w:val="0"/>
        </w:rPr>
        <w:t xml:space="preserve"> she thought,</w:t>
      </w:r>
      <w:r w:rsidDel="00000000" w:rsidR="00000000" w:rsidRPr="00000000">
        <w:rPr>
          <w:i w:val="1"/>
          <w:iCs w:val="1"/>
          <w:rtl w:val="0"/>
        </w:rPr>
        <w:t xml:space="preserve"> compose yourself!</w:t>
      </w:r>
      <w:r w:rsidDel="00000000" w:rsidR="00000000" w:rsidRPr="00000000">
        <w:rPr>
          <w:rtl w:val="0"/>
        </w:rPr>
      </w:r>
    </w:p>
    <w:p w:rsidR="00000000" w:rsidDel="00000000" w:rsidP="00000000" w:rsidRDefault="00000000" w:rsidRPr="00000000" w14:paraId="00000BA0">
      <w:pPr>
        <w:spacing w:after="0" w:before="0" w:line="480" w:lineRule="auto"/>
        <w:ind w:left="720" w:firstLine="720"/>
        <w:rPr/>
      </w:pPr>
      <w:r w:rsidDel="00000000" w:rsidR="00000000" w:rsidRPr="00000000">
        <w:rPr>
          <w:rtl w:val="0"/>
        </w:rPr>
        <w:t xml:space="preserve">     “There’s a reason you’re in Special Forces and not Administration.”  The words dripped with something ugly. Something cruel. “You’re not as smart as you pretend to be.”</w:t>
      </w:r>
    </w:p>
    <w:p w:rsidR="00000000" w:rsidDel="00000000" w:rsidP="00000000" w:rsidRDefault="00000000" w:rsidRPr="00000000" w14:paraId="00000BA1">
      <w:pPr>
        <w:spacing w:after="0" w:before="0" w:line="480" w:lineRule="auto"/>
        <w:ind w:left="720" w:firstLine="720"/>
        <w:rPr/>
      </w:pPr>
      <w:r w:rsidDel="00000000" w:rsidR="00000000" w:rsidRPr="00000000">
        <w:rPr>
          <w:rtl w:val="0"/>
        </w:rPr>
        <w:t xml:space="preserve">     Heat flared behind her eyes. She felt it building in her chest, a pressure that was too much, too sharp. Praew clenched her fists.</w:t>
      </w:r>
    </w:p>
    <w:p w:rsidR="00000000" w:rsidDel="00000000" w:rsidP="00000000" w:rsidRDefault="00000000" w:rsidRPr="00000000" w14:paraId="00000BA2">
      <w:pPr>
        <w:spacing w:after="0" w:before="0" w:line="480" w:lineRule="auto"/>
        <w:ind w:left="720" w:firstLine="720"/>
        <w:rPr/>
      </w:pPr>
      <w:r w:rsidDel="00000000" w:rsidR="00000000" w:rsidRPr="00000000">
        <w:rPr>
          <w:rtl w:val="0"/>
        </w:rPr>
        <w:t xml:space="preserve">     She could have fought back. Could have told him how blind he was, how stupid he sounded. But she didn’t.</w:t>
      </w:r>
    </w:p>
    <w:p w:rsidR="00000000" w:rsidDel="00000000" w:rsidP="00000000" w:rsidRDefault="00000000" w:rsidRPr="00000000" w14:paraId="00000BA3">
      <w:pPr>
        <w:spacing w:after="0" w:before="0" w:line="480" w:lineRule="auto"/>
        <w:ind w:left="720" w:firstLine="720"/>
        <w:rPr/>
      </w:pPr>
      <w:r w:rsidDel="00000000" w:rsidR="00000000" w:rsidRPr="00000000">
        <w:rPr>
          <w:rtl w:val="0"/>
        </w:rPr>
        <w:t xml:space="preserve">     Because she knew—deep down, she agreed with him.</w:t>
      </w:r>
    </w:p>
    <w:p w:rsidR="00000000" w:rsidDel="00000000" w:rsidP="00000000" w:rsidRDefault="00000000" w:rsidRPr="00000000" w14:paraId="00000BA4">
      <w:pPr>
        <w:spacing w:after="0" w:before="0" w:line="480" w:lineRule="auto"/>
        <w:ind w:left="720" w:firstLine="720"/>
        <w:rPr/>
      </w:pPr>
      <w:r w:rsidDel="00000000" w:rsidR="00000000" w:rsidRPr="00000000">
        <w:rPr>
          <w:rtl w:val="0"/>
        </w:rPr>
        <w:t xml:space="preserve">     Instead, she turned on her heel and stormed off without another word. She didn’t look back. Not once. She headed toward the upper Floors. Away from him. Away from his arrogance.</w:t>
      </w:r>
    </w:p>
    <w:p w:rsidR="00000000" w:rsidDel="00000000" w:rsidP="00000000" w:rsidRDefault="00000000" w:rsidRPr="00000000" w14:paraId="00000BA5">
      <w:pPr>
        <w:spacing w:after="0" w:before="0" w:line="480" w:lineRule="auto"/>
        <w:ind w:left="720" w:firstLine="720"/>
        <w:rPr/>
      </w:pPr>
      <w:r w:rsidDel="00000000" w:rsidR="00000000" w:rsidRPr="00000000">
        <w:rPr>
          <w:rtl w:val="0"/>
        </w:rPr>
        <w:t xml:space="preserve">     Because if she didn’t leave right now—</w:t>
      </w:r>
    </w:p>
    <w:p w:rsidR="00000000" w:rsidDel="00000000" w:rsidP="00000000" w:rsidRDefault="00000000" w:rsidRPr="00000000" w14:paraId="00000BA6">
      <w:pPr>
        <w:spacing w:after="0" w:before="0" w:line="480" w:lineRule="auto"/>
        <w:ind w:left="720" w:firstLine="720"/>
        <w:rPr>
          <w:i w:val="1"/>
          <w:iCs w:val="1"/>
        </w:rPr>
      </w:pPr>
      <w:r w:rsidDel="00000000" w:rsidR="00000000" w:rsidRPr="00000000">
        <w:rPr>
          <w:rtl w:val="0"/>
        </w:rPr>
        <w:t xml:space="preserve">     She might stoop to his level and say something she couldn’t take back. </w:t>
      </w:r>
      <w:r w:rsidDel="00000000" w:rsidR="00000000" w:rsidRPr="00000000">
        <w:rPr>
          <w:rtl w:val="0"/>
        </w:rPr>
      </w:r>
    </w:p>
    <w:p w:rsidR="00000000" w:rsidDel="00000000" w:rsidP="00000000" w:rsidRDefault="00000000" w:rsidRPr="00000000" w14:paraId="00000BA7">
      <w:pPr>
        <w:spacing w:after="0" w:before="0" w:line="480" w:lineRule="auto"/>
        <w:ind w:left="720" w:firstLine="720"/>
        <w:rPr>
          <w:i w:val="1"/>
          <w:iCs w:val="1"/>
        </w:rPr>
      </w:pPr>
      <w:r w:rsidDel="00000000" w:rsidR="00000000" w:rsidRPr="00000000">
        <w:rPr>
          <w:rtl w:val="0"/>
        </w:rPr>
      </w:r>
    </w:p>
    <w:p w:rsidR="00000000" w:rsidDel="00000000" w:rsidP="00000000" w:rsidRDefault="00000000" w:rsidRPr="00000000" w14:paraId="00000BA8">
      <w:pPr>
        <w:spacing w:after="0" w:before="0" w:line="480" w:lineRule="auto"/>
        <w:ind w:left="720" w:firstLine="720"/>
        <w:rPr>
          <w:i w:val="1"/>
          <w:iCs w:val="1"/>
        </w:rPr>
      </w:pPr>
      <w:r w:rsidDel="00000000" w:rsidR="00000000" w:rsidRPr="00000000">
        <w:rPr>
          <w:rtl w:val="0"/>
        </w:rPr>
      </w:r>
    </w:p>
    <w:p w:rsidR="00000000" w:rsidDel="00000000" w:rsidP="00000000" w:rsidRDefault="00000000" w:rsidRPr="00000000" w14:paraId="00000BA9">
      <w:pPr>
        <w:spacing w:after="0" w:before="0" w:line="480" w:lineRule="auto"/>
        <w:ind w:left="720" w:firstLine="720"/>
        <w:rPr>
          <w:i w:val="1"/>
          <w:iCs w:val="1"/>
        </w:rPr>
      </w:pPr>
      <w:r w:rsidDel="00000000" w:rsidR="00000000" w:rsidRPr="00000000">
        <w:rPr>
          <w:i w:val="1"/>
          <w:iCs w:val="1"/>
          <w:rtl w:val="0"/>
        </w:rPr>
        <w:t xml:space="preserve">***</w:t>
      </w:r>
    </w:p>
    <w:p w:rsidR="00000000" w:rsidDel="00000000" w:rsidP="00000000" w:rsidRDefault="00000000" w:rsidRPr="00000000" w14:paraId="00000BAA">
      <w:pPr>
        <w:spacing w:after="0" w:before="0" w:line="480" w:lineRule="auto"/>
        <w:ind w:left="720" w:firstLine="720"/>
        <w:rPr/>
      </w:pPr>
      <w:r w:rsidDel="00000000" w:rsidR="00000000" w:rsidRPr="00000000">
        <w:rPr>
          <w:rtl w:val="0"/>
        </w:rPr>
      </w:r>
    </w:p>
    <w:p w:rsidR="00000000" w:rsidDel="00000000" w:rsidP="00000000" w:rsidRDefault="00000000" w:rsidRPr="00000000" w14:paraId="00000BAB">
      <w:pPr>
        <w:spacing w:after="0" w:before="0" w:line="480" w:lineRule="auto"/>
        <w:ind w:left="720" w:firstLine="720"/>
        <w:rPr/>
      </w:pPr>
      <w:r w:rsidDel="00000000" w:rsidR="00000000" w:rsidRPr="00000000">
        <w:rPr>
          <w:rtl w:val="0"/>
        </w:rPr>
      </w:r>
    </w:p>
    <w:p w:rsidR="00000000" w:rsidDel="00000000" w:rsidP="00000000" w:rsidRDefault="00000000" w:rsidRPr="00000000" w14:paraId="00000BAC">
      <w:pPr>
        <w:spacing w:after="0" w:before="0" w:line="480" w:lineRule="auto"/>
        <w:ind w:left="720" w:firstLine="720"/>
        <w:rPr/>
      </w:pPr>
      <w:r w:rsidDel="00000000" w:rsidR="00000000" w:rsidRPr="00000000">
        <w:rPr>
          <w:rtl w:val="0"/>
        </w:rPr>
        <w:t xml:space="preserve">Praew walked home in silence, her thoughts still tangled from the fight with Haldric. The raw emotion had ebbed, but dried tears clung to her cheeks, leaving her face stiff and tight. </w:t>
      </w:r>
    </w:p>
    <w:p w:rsidR="00000000" w:rsidDel="00000000" w:rsidP="00000000" w:rsidRDefault="00000000" w:rsidRPr="00000000" w14:paraId="00000BAD">
      <w:pPr>
        <w:spacing w:after="0" w:before="0" w:line="480" w:lineRule="auto"/>
        <w:ind w:left="720" w:firstLine="720"/>
        <w:rPr/>
      </w:pPr>
      <w:r w:rsidDel="00000000" w:rsidR="00000000" w:rsidRPr="00000000">
        <w:rPr>
          <w:rtl w:val="0"/>
        </w:rPr>
        <w:t xml:space="preserve">     Only now did she register how unnaturally quiet the street was. This was her first time using her new clearance to bypass curfew. Shadows shifted across the walls, and the echo of her breathing made the corridor feel narrower than usual. </w:t>
      </w:r>
    </w:p>
    <w:p w:rsidR="00000000" w:rsidDel="00000000" w:rsidP="00000000" w:rsidRDefault="00000000" w:rsidRPr="00000000" w14:paraId="00000BAE">
      <w:pPr>
        <w:spacing w:after="0" w:before="0" w:line="480" w:lineRule="auto"/>
        <w:ind w:left="720" w:firstLine="720"/>
        <w:rPr/>
      </w:pPr>
      <w:r w:rsidDel="00000000" w:rsidR="00000000" w:rsidRPr="00000000">
        <w:rPr>
          <w:rtl w:val="0"/>
        </w:rPr>
        <w:t xml:space="preserve">     A faint breeze brushed past, likely the drift of a distant ZephyrStone triggered somewhere to circulate oxygen. The twentieth flash lit the path just as her home came into view.</w:t>
      </w:r>
    </w:p>
    <w:p w:rsidR="00000000" w:rsidDel="00000000" w:rsidP="00000000" w:rsidRDefault="00000000" w:rsidRPr="00000000" w14:paraId="00000BAF">
      <w:pPr>
        <w:spacing w:after="0" w:before="0" w:line="480" w:lineRule="auto"/>
        <w:ind w:left="720" w:firstLine="720"/>
        <w:rPr/>
      </w:pPr>
      <w:r w:rsidDel="00000000" w:rsidR="00000000" w:rsidRPr="00000000">
        <w:rPr>
          <w:rtl w:val="0"/>
        </w:rPr>
        <w:t xml:space="preserve">     She slowed.</w:t>
      </w:r>
    </w:p>
    <w:p w:rsidR="00000000" w:rsidDel="00000000" w:rsidP="00000000" w:rsidRDefault="00000000" w:rsidRPr="00000000" w14:paraId="00000BB0">
      <w:pPr>
        <w:spacing w:after="0" w:before="0" w:line="480" w:lineRule="auto"/>
        <w:ind w:left="720" w:firstLine="720"/>
        <w:rPr/>
      </w:pPr>
      <w:r w:rsidDel="00000000" w:rsidR="00000000" w:rsidRPr="00000000">
        <w:rPr>
          <w:rtl w:val="0"/>
        </w:rPr>
        <w:t xml:space="preserve">     Mai Azadi was waiting out front.</w:t>
      </w:r>
    </w:p>
    <w:p w:rsidR="00000000" w:rsidDel="00000000" w:rsidP="00000000" w:rsidRDefault="00000000" w:rsidRPr="00000000" w14:paraId="00000BB1">
      <w:pPr>
        <w:spacing w:after="0" w:before="0" w:line="480" w:lineRule="auto"/>
        <w:ind w:left="720" w:firstLine="720"/>
        <w:rPr/>
      </w:pPr>
      <w:r w:rsidDel="00000000" w:rsidR="00000000" w:rsidRPr="00000000">
        <w:rPr>
          <w:rtl w:val="0"/>
        </w:rPr>
        <w:t xml:space="preserve">     Praew froze for a moment, then remembered—she hadn’t shown up for training. The guilt hit her instantly.</w:t>
      </w:r>
    </w:p>
    <w:p w:rsidR="00000000" w:rsidDel="00000000" w:rsidP="00000000" w:rsidRDefault="00000000" w:rsidRPr="00000000" w14:paraId="00000BB2">
      <w:pPr>
        <w:spacing w:after="0" w:before="0" w:line="480" w:lineRule="auto"/>
        <w:ind w:left="720" w:firstLine="720"/>
        <w:rPr/>
      </w:pPr>
      <w:r w:rsidDel="00000000" w:rsidR="00000000" w:rsidRPr="00000000">
        <w:rPr>
          <w:rtl w:val="0"/>
        </w:rPr>
        <w:t xml:space="preserve">     “I’m sorry,” she said. “I forgot to tell you I had plans today. I didn’t mean to skip.”</w:t>
      </w:r>
    </w:p>
    <w:p w:rsidR="00000000" w:rsidDel="00000000" w:rsidP="00000000" w:rsidRDefault="00000000" w:rsidRPr="00000000" w14:paraId="00000BB3">
      <w:pPr>
        <w:spacing w:after="0" w:before="0" w:line="480" w:lineRule="auto"/>
        <w:ind w:left="720" w:firstLine="720"/>
        <w:rPr/>
      </w:pPr>
      <w:r w:rsidDel="00000000" w:rsidR="00000000" w:rsidRPr="00000000">
        <w:rPr>
          <w:rtl w:val="0"/>
        </w:rPr>
        <w:t xml:space="preserve">     Mai didn’t ask what the plans were. She just looked at her carefully.</w:t>
      </w:r>
    </w:p>
    <w:p w:rsidR="00000000" w:rsidDel="00000000" w:rsidP="00000000" w:rsidRDefault="00000000" w:rsidRPr="00000000" w14:paraId="00000BB4">
      <w:pPr>
        <w:spacing w:after="0" w:before="0" w:line="480" w:lineRule="auto"/>
        <w:ind w:left="720" w:firstLine="720"/>
        <w:rPr/>
      </w:pPr>
      <w:r w:rsidDel="00000000" w:rsidR="00000000" w:rsidRPr="00000000">
        <w:rPr>
          <w:rtl w:val="0"/>
        </w:rPr>
        <w:t xml:space="preserve">     “Are you okay?” she asked.</w:t>
      </w:r>
    </w:p>
    <w:p w:rsidR="00000000" w:rsidDel="00000000" w:rsidP="00000000" w:rsidRDefault="00000000" w:rsidRPr="00000000" w14:paraId="00000BB5">
      <w:pPr>
        <w:spacing w:after="0" w:before="0" w:line="480" w:lineRule="auto"/>
        <w:ind w:left="720" w:firstLine="720"/>
        <w:rPr/>
      </w:pPr>
      <w:r w:rsidDel="00000000" w:rsidR="00000000" w:rsidRPr="00000000">
        <w:rPr>
          <w:rtl w:val="0"/>
        </w:rPr>
        <w:t xml:space="preserve">     Praew gave a weak nod. “I’m fine.”</w:t>
      </w:r>
    </w:p>
    <w:p w:rsidR="00000000" w:rsidDel="00000000" w:rsidP="00000000" w:rsidRDefault="00000000" w:rsidRPr="00000000" w14:paraId="00000BB6">
      <w:pPr>
        <w:spacing w:after="0" w:before="0" w:line="480" w:lineRule="auto"/>
        <w:ind w:left="720" w:firstLine="720"/>
        <w:rPr/>
      </w:pPr>
      <w:r w:rsidDel="00000000" w:rsidR="00000000" w:rsidRPr="00000000">
        <w:rPr>
          <w:rtl w:val="0"/>
        </w:rPr>
        <w:t xml:space="preserve">     Mai’s eyes narrowed faintly, unconvinced. But she didn’t push.</w:t>
      </w:r>
    </w:p>
    <w:p w:rsidR="00000000" w:rsidDel="00000000" w:rsidP="00000000" w:rsidRDefault="00000000" w:rsidRPr="00000000" w14:paraId="00000BB7">
      <w:pPr>
        <w:spacing w:after="0" w:before="0" w:line="480" w:lineRule="auto"/>
        <w:ind w:left="720" w:firstLine="720"/>
        <w:rPr/>
      </w:pPr>
      <w:r w:rsidDel="00000000" w:rsidR="00000000" w:rsidRPr="00000000">
        <w:rPr>
          <w:rtl w:val="0"/>
        </w:rPr>
        <w:t xml:space="preserve">     “When I’m worked up, it helps to blow off some steam,” Mai said. Then paused. “Come on. Let’s go train. It’s not too late.”</w:t>
      </w:r>
    </w:p>
    <w:p w:rsidR="00000000" w:rsidDel="00000000" w:rsidP="00000000" w:rsidRDefault="00000000" w:rsidRPr="00000000" w14:paraId="00000BB8">
      <w:pPr>
        <w:spacing w:after="0" w:before="0" w:line="480" w:lineRule="auto"/>
        <w:ind w:left="720" w:firstLine="720"/>
        <w:rPr/>
      </w:pPr>
      <w:r w:rsidDel="00000000" w:rsidR="00000000" w:rsidRPr="00000000">
        <w:rPr>
          <w:rtl w:val="0"/>
        </w:rPr>
        <w:t xml:space="preserve">     Praew hesitated, but only for a moment. It was the middle of the night, but she didn’t have classes tomorrow. She could sleep in.</w:t>
      </w:r>
    </w:p>
    <w:p w:rsidR="00000000" w:rsidDel="00000000" w:rsidP="00000000" w:rsidRDefault="00000000" w:rsidRPr="00000000" w14:paraId="00000BB9">
      <w:pPr>
        <w:spacing w:after="0" w:before="0" w:line="480" w:lineRule="auto"/>
        <w:ind w:left="720" w:firstLine="720"/>
        <w:rPr/>
      </w:pPr>
      <w:r w:rsidDel="00000000" w:rsidR="00000000" w:rsidRPr="00000000">
        <w:rPr>
          <w:rtl w:val="0"/>
        </w:rPr>
        <w:t xml:space="preserve">     She nodded. “Alright.”</w:t>
      </w:r>
    </w:p>
    <w:p w:rsidR="00000000" w:rsidDel="00000000" w:rsidP="00000000" w:rsidRDefault="00000000" w:rsidRPr="00000000" w14:paraId="00000BBA">
      <w:pPr>
        <w:spacing w:after="0" w:before="0" w:line="480" w:lineRule="auto"/>
        <w:ind w:left="720" w:firstLine="720"/>
        <w:rPr/>
      </w:pPr>
      <w:r w:rsidDel="00000000" w:rsidR="00000000" w:rsidRPr="00000000">
        <w:rPr>
          <w:rtl w:val="0"/>
        </w:rPr>
        <w:t xml:space="preserve">    They walked in silence, cutting through the halls toward the empty classroom. From there, Mai led her through the hidden passage into the training chamber.</w:t>
      </w:r>
    </w:p>
    <w:p w:rsidR="00000000" w:rsidDel="00000000" w:rsidP="00000000" w:rsidRDefault="00000000" w:rsidRPr="00000000" w14:paraId="00000BBB">
      <w:pPr>
        <w:spacing w:after="0" w:before="0" w:line="480" w:lineRule="auto"/>
        <w:ind w:left="720" w:firstLine="720"/>
        <w:rPr/>
      </w:pPr>
      <w:r w:rsidDel="00000000" w:rsidR="00000000" w:rsidRPr="00000000">
        <w:rPr>
          <w:rtl w:val="0"/>
        </w:rPr>
        <w:t xml:space="preserve">     The space no longer felt foreign.</w:t>
      </w:r>
    </w:p>
    <w:p w:rsidR="00000000" w:rsidDel="00000000" w:rsidP="00000000" w:rsidRDefault="00000000" w:rsidRPr="00000000" w14:paraId="00000BBC">
      <w:pPr>
        <w:spacing w:after="0" w:before="0" w:line="480" w:lineRule="auto"/>
        <w:ind w:left="720" w:firstLine="720"/>
        <w:rPr/>
      </w:pPr>
      <w:r w:rsidDel="00000000" w:rsidR="00000000" w:rsidRPr="00000000">
        <w:rPr>
          <w:rtl w:val="0"/>
        </w:rPr>
        <w:t xml:space="preserve">     Praew had grown.</w:t>
      </w:r>
    </w:p>
    <w:p w:rsidR="00000000" w:rsidDel="00000000" w:rsidP="00000000" w:rsidRDefault="00000000" w:rsidRPr="00000000" w14:paraId="00000BBD">
      <w:pPr>
        <w:spacing w:after="0" w:before="0" w:line="480" w:lineRule="auto"/>
        <w:ind w:left="720" w:firstLine="720"/>
        <w:rPr/>
      </w:pPr>
      <w:r w:rsidDel="00000000" w:rsidR="00000000" w:rsidRPr="00000000">
        <w:rPr>
          <w:rtl w:val="0"/>
        </w:rPr>
        <w:t xml:space="preserve">     She could now cross all four terrain paths, even water, without triggering a single stone. Those drills were behind her. Her feet knew the rhythm. Her breaths matched the stone.</w:t>
      </w:r>
    </w:p>
    <w:p w:rsidR="00000000" w:rsidDel="00000000" w:rsidP="00000000" w:rsidRDefault="00000000" w:rsidRPr="00000000" w14:paraId="00000BBE">
      <w:pPr>
        <w:spacing w:after="0" w:before="0" w:line="480" w:lineRule="auto"/>
        <w:ind w:left="720" w:firstLine="720"/>
        <w:rPr/>
      </w:pPr>
      <w:r w:rsidDel="00000000" w:rsidR="00000000" w:rsidRPr="00000000">
        <w:rPr>
          <w:rtl w:val="0"/>
        </w:rPr>
        <w:t xml:space="preserve">     Now, she and Mai trained for real. No tricks. No tests. Just hand-to-hand combat.</w:t>
      </w:r>
    </w:p>
    <w:p w:rsidR="00000000" w:rsidDel="00000000" w:rsidP="00000000" w:rsidRDefault="00000000" w:rsidRPr="00000000" w14:paraId="00000BBF">
      <w:pPr>
        <w:spacing w:after="0" w:before="0" w:line="480" w:lineRule="auto"/>
        <w:ind w:left="720" w:firstLine="720"/>
        <w:rPr/>
      </w:pPr>
      <w:r w:rsidDel="00000000" w:rsidR="00000000" w:rsidRPr="00000000">
        <w:rPr>
          <w:rtl w:val="0"/>
        </w:rPr>
        <w:t xml:space="preserve">     Tonight, they didn’t speak. No commands. No corrections. Just movement. Precision. A silent, unchoreographed dance between them. Each strike and each block carried by a rhythm that neither of them heard but both instinctively followed. There was no music, yet something deeper played beneath their feet, guiding each motion like the undertow of a song.</w:t>
      </w:r>
    </w:p>
    <w:p w:rsidR="00000000" w:rsidDel="00000000" w:rsidP="00000000" w:rsidRDefault="00000000" w:rsidRPr="00000000" w14:paraId="00000BC0">
      <w:pPr>
        <w:spacing w:after="0" w:before="0" w:line="480" w:lineRule="auto"/>
        <w:ind w:left="720" w:firstLine="720"/>
        <w:rPr/>
      </w:pPr>
      <w:r w:rsidDel="00000000" w:rsidR="00000000" w:rsidRPr="00000000">
        <w:rPr>
          <w:rtl w:val="0"/>
        </w:rPr>
        <w:t xml:space="preserve">     Praew moved with more force than usual. More weight behind each swing. More heat in every advance. She needed the chance to burn through her frustration. She could feel it. And Mai could too.</w:t>
      </w:r>
    </w:p>
    <w:p w:rsidR="00000000" w:rsidDel="00000000" w:rsidP="00000000" w:rsidRDefault="00000000" w:rsidRPr="00000000" w14:paraId="00000BC1">
      <w:pPr>
        <w:spacing w:after="0" w:before="0" w:line="480" w:lineRule="auto"/>
        <w:ind w:left="720" w:firstLine="720"/>
        <w:rPr/>
      </w:pPr>
      <w:r w:rsidDel="00000000" w:rsidR="00000000" w:rsidRPr="00000000">
        <w:rPr>
          <w:rtl w:val="0"/>
        </w:rPr>
        <w:t xml:space="preserve">     Mai broke the silence.</w:t>
      </w:r>
    </w:p>
    <w:p w:rsidR="00000000" w:rsidDel="00000000" w:rsidP="00000000" w:rsidRDefault="00000000" w:rsidRPr="00000000" w14:paraId="00000BC2">
      <w:pPr>
        <w:spacing w:after="0" w:before="0" w:line="480" w:lineRule="auto"/>
        <w:ind w:left="720" w:firstLine="720"/>
        <w:rPr/>
      </w:pPr>
      <w:r w:rsidDel="00000000" w:rsidR="00000000" w:rsidRPr="00000000">
        <w:rPr>
          <w:rtl w:val="0"/>
        </w:rPr>
        <w:t xml:space="preserve">     “Do you want to talk about it?” she asked, breath steady.</w:t>
      </w:r>
    </w:p>
    <w:p w:rsidR="00000000" w:rsidDel="00000000" w:rsidP="00000000" w:rsidRDefault="00000000" w:rsidRPr="00000000" w14:paraId="00000BC3">
      <w:pPr>
        <w:spacing w:after="0" w:before="0" w:line="480" w:lineRule="auto"/>
        <w:ind w:left="720" w:firstLine="720"/>
        <w:rPr/>
      </w:pPr>
      <w:r w:rsidDel="00000000" w:rsidR="00000000" w:rsidRPr="00000000">
        <w:rPr>
          <w:rtl w:val="0"/>
        </w:rPr>
        <w:t xml:space="preserve">     Praew hesitated, just long enough to defend Mai’s strike. Between movements, Praew told her everything. About Note. About the Fourth Floor. The disappearances. The Sifaralith identification program.</w:t>
      </w:r>
    </w:p>
    <w:p w:rsidR="00000000" w:rsidDel="00000000" w:rsidP="00000000" w:rsidRDefault="00000000" w:rsidRPr="00000000" w14:paraId="00000BC4">
      <w:pPr>
        <w:spacing w:after="0" w:before="0" w:line="480" w:lineRule="auto"/>
        <w:ind w:left="720" w:firstLine="720"/>
        <w:rPr/>
      </w:pPr>
      <w:r w:rsidDel="00000000" w:rsidR="00000000" w:rsidRPr="00000000">
        <w:rPr>
          <w:rtl w:val="0"/>
        </w:rPr>
        <w:t xml:space="preserve">     Mai didn’t respond. Her eyes glazed over, staring through Praew, through the room, like she was watching something only she could see. Her movements flowed by habit alone.</w:t>
      </w:r>
    </w:p>
    <w:p w:rsidR="00000000" w:rsidDel="00000000" w:rsidP="00000000" w:rsidRDefault="00000000" w:rsidRPr="00000000" w14:paraId="00000BC5">
      <w:pPr>
        <w:spacing w:after="0" w:before="0" w:line="480" w:lineRule="auto"/>
        <w:ind w:left="720" w:firstLine="720"/>
        <w:rPr/>
      </w:pPr>
      <w:r w:rsidDel="00000000" w:rsidR="00000000" w:rsidRPr="00000000">
        <w:rPr>
          <w:rtl w:val="0"/>
        </w:rPr>
        <w:t xml:space="preserve">     Praew’s elbow slipped past her guard and struck clean. A solid hit. Mai didn’t flinch.</w:t>
      </w:r>
    </w:p>
    <w:p w:rsidR="00000000" w:rsidDel="00000000" w:rsidP="00000000" w:rsidRDefault="00000000" w:rsidRPr="00000000" w14:paraId="00000BC6">
      <w:pPr>
        <w:spacing w:after="0" w:before="0" w:line="480" w:lineRule="auto"/>
        <w:ind w:left="720" w:firstLine="720"/>
        <w:rPr/>
      </w:pPr>
      <w:r w:rsidDel="00000000" w:rsidR="00000000" w:rsidRPr="00000000">
        <w:rPr>
          <w:rtl w:val="0"/>
        </w:rPr>
        <w:t xml:space="preserve">     Praew hesitated, stunned by the opening, but her instinct took over. She stepped forward and raised her hand for another strike.</w:t>
      </w:r>
    </w:p>
    <w:p w:rsidR="00000000" w:rsidDel="00000000" w:rsidP="00000000" w:rsidRDefault="00000000" w:rsidRPr="00000000" w14:paraId="00000BC7">
      <w:pPr>
        <w:spacing w:after="0" w:before="0" w:line="480" w:lineRule="auto"/>
        <w:ind w:left="720" w:firstLine="720"/>
        <w:rPr/>
      </w:pPr>
      <w:r w:rsidDel="00000000" w:rsidR="00000000" w:rsidRPr="00000000">
        <w:rPr>
          <w:rtl w:val="0"/>
        </w:rPr>
        <w:t xml:space="preserve">     This time, Mai caught her wrist.</w:t>
      </w:r>
    </w:p>
    <w:p w:rsidR="00000000" w:rsidDel="00000000" w:rsidP="00000000" w:rsidRDefault="00000000" w:rsidRPr="00000000" w14:paraId="00000BC8">
      <w:pPr>
        <w:spacing w:after="0" w:before="0" w:line="480" w:lineRule="auto"/>
        <w:ind w:left="720" w:firstLine="720"/>
        <w:rPr/>
      </w:pPr>
      <w:r w:rsidDel="00000000" w:rsidR="00000000" w:rsidRPr="00000000">
        <w:rPr>
          <w:rtl w:val="0"/>
        </w:rPr>
        <w:t xml:space="preserve">     Her grip was firm. Her eyes locked on Praew’s.</w:t>
      </w:r>
    </w:p>
    <w:p w:rsidR="00000000" w:rsidDel="00000000" w:rsidP="00000000" w:rsidRDefault="00000000" w:rsidRPr="00000000" w14:paraId="00000BC9">
      <w:pPr>
        <w:spacing w:after="0" w:before="0" w:line="480" w:lineRule="auto"/>
        <w:ind w:left="720" w:firstLine="720"/>
        <w:rPr/>
      </w:pPr>
      <w:r w:rsidDel="00000000" w:rsidR="00000000" w:rsidRPr="00000000">
        <w:rPr>
          <w:rtl w:val="0"/>
        </w:rPr>
        <w:t xml:space="preserve">     “Don’t go back there,” she said.</w:t>
      </w:r>
    </w:p>
    <w:p w:rsidR="00000000" w:rsidDel="00000000" w:rsidP="00000000" w:rsidRDefault="00000000" w:rsidRPr="00000000" w14:paraId="00000BCA">
      <w:pPr>
        <w:spacing w:after="0" w:before="0" w:line="480" w:lineRule="auto"/>
        <w:ind w:left="720" w:firstLine="720"/>
        <w:rPr/>
      </w:pPr>
      <w:r w:rsidDel="00000000" w:rsidR="00000000" w:rsidRPr="00000000">
        <w:rPr>
          <w:rtl w:val="0"/>
        </w:rPr>
        <w:t xml:space="preserve">     She stepped in and grabbed both of Praew’s arms, holding her in place.</w:t>
      </w:r>
    </w:p>
    <w:p w:rsidR="00000000" w:rsidDel="00000000" w:rsidP="00000000" w:rsidRDefault="00000000" w:rsidRPr="00000000" w14:paraId="00000BCB">
      <w:pPr>
        <w:spacing w:after="0" w:before="0" w:line="480" w:lineRule="auto"/>
        <w:ind w:left="720" w:firstLine="720"/>
        <w:rPr/>
      </w:pPr>
      <w:r w:rsidDel="00000000" w:rsidR="00000000" w:rsidRPr="00000000">
        <w:rPr>
          <w:rtl w:val="0"/>
        </w:rPr>
        <w:t xml:space="preserve">     “Promise me. Promise me you’ll never go back there!”</w:t>
      </w:r>
    </w:p>
    <w:p w:rsidR="00000000" w:rsidDel="00000000" w:rsidP="00000000" w:rsidRDefault="00000000" w:rsidRPr="00000000" w14:paraId="00000BCC">
      <w:pPr>
        <w:spacing w:after="0" w:before="0" w:line="480" w:lineRule="auto"/>
        <w:ind w:left="720" w:firstLine="720"/>
        <w:rPr/>
      </w:pPr>
      <w:r w:rsidDel="00000000" w:rsidR="00000000" w:rsidRPr="00000000">
        <w:rPr>
          <w:rtl w:val="0"/>
        </w:rPr>
        <w:t xml:space="preserve">     Her grip was urgent, her voice shaken, and her eyes were—</w:t>
      </w:r>
    </w:p>
    <w:p w:rsidR="00000000" w:rsidDel="00000000" w:rsidP="00000000" w:rsidRDefault="00000000" w:rsidRPr="00000000" w14:paraId="00000BCD">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Zephyrs take me.</w:t>
      </w:r>
      <w:r w:rsidDel="00000000" w:rsidR="00000000" w:rsidRPr="00000000">
        <w:rPr>
          <w:rtl w:val="0"/>
        </w:rPr>
        <w:t xml:space="preserve"> Her eyes were terrified.</w:t>
      </w:r>
    </w:p>
    <w:p w:rsidR="00000000" w:rsidDel="00000000" w:rsidP="00000000" w:rsidRDefault="00000000" w:rsidRPr="00000000" w14:paraId="00000BCE">
      <w:pPr>
        <w:spacing w:after="0" w:before="0" w:line="480" w:lineRule="auto"/>
        <w:ind w:left="720" w:firstLine="720"/>
        <w:rPr/>
      </w:pPr>
      <w:r w:rsidDel="00000000" w:rsidR="00000000" w:rsidRPr="00000000">
        <w:rPr>
          <w:rtl w:val="0"/>
        </w:rPr>
        <w:t xml:space="preserve">     “I knew it!” Praew exclaimed. “You know about the Fourth Floor!”</w:t>
      </w:r>
    </w:p>
    <w:p w:rsidR="00000000" w:rsidDel="00000000" w:rsidP="00000000" w:rsidRDefault="00000000" w:rsidRPr="00000000" w14:paraId="00000BCF">
      <w:pPr>
        <w:spacing w:after="0" w:before="0" w:line="480" w:lineRule="auto"/>
        <w:ind w:left="720" w:firstLine="720"/>
        <w:rPr/>
      </w:pPr>
      <w:r w:rsidDel="00000000" w:rsidR="00000000" w:rsidRPr="00000000">
        <w:rPr>
          <w:rtl w:val="0"/>
        </w:rPr>
        <w:t xml:space="preserve">     Mai didn’t answer. Her body stiffened as she let go, eyes refusing to meet Praew’s.</w:t>
      </w:r>
    </w:p>
    <w:p w:rsidR="00000000" w:rsidDel="00000000" w:rsidP="00000000" w:rsidRDefault="00000000" w:rsidRPr="00000000" w14:paraId="00000BD0">
      <w:pPr>
        <w:spacing w:after="0" w:before="0" w:line="480" w:lineRule="auto"/>
        <w:ind w:left="720" w:firstLine="720"/>
        <w:rPr/>
      </w:pPr>
      <w:r w:rsidDel="00000000" w:rsidR="00000000" w:rsidRPr="00000000">
        <w:rPr>
          <w:rtl w:val="0"/>
        </w:rPr>
        <w:t xml:space="preserve">     “You need to tell me everything,” Praew demanded.</w:t>
      </w:r>
    </w:p>
    <w:p w:rsidR="00000000" w:rsidDel="00000000" w:rsidP="00000000" w:rsidRDefault="00000000" w:rsidRPr="00000000" w14:paraId="00000BD1">
      <w:pPr>
        <w:spacing w:after="0" w:before="0" w:line="480" w:lineRule="auto"/>
        <w:ind w:left="720" w:firstLine="720"/>
        <w:rPr/>
      </w:pPr>
      <w:r w:rsidDel="00000000" w:rsidR="00000000" w:rsidRPr="00000000">
        <w:rPr>
          <w:rtl w:val="0"/>
        </w:rPr>
        <w:t xml:space="preserve">     Mai still didn’t respond. Instead, she turned and took a few slow steps away from her.</w:t>
      </w:r>
    </w:p>
    <w:p w:rsidR="00000000" w:rsidDel="00000000" w:rsidP="00000000" w:rsidRDefault="00000000" w:rsidRPr="00000000" w14:paraId="00000BD2">
      <w:pPr>
        <w:spacing w:after="0" w:before="0" w:line="480" w:lineRule="auto"/>
        <w:ind w:left="720" w:firstLine="720"/>
        <w:rPr/>
      </w:pPr>
      <w:r w:rsidDel="00000000" w:rsidR="00000000" w:rsidRPr="00000000">
        <w:rPr>
          <w:rtl w:val="0"/>
        </w:rPr>
        <w:t xml:space="preserve">     “I—” Her voice caught. “I can’t, Praew.”</w:t>
      </w:r>
    </w:p>
    <w:p w:rsidR="00000000" w:rsidDel="00000000" w:rsidP="00000000" w:rsidRDefault="00000000" w:rsidRPr="00000000" w14:paraId="00000BD3">
      <w:pPr>
        <w:spacing w:after="0" w:before="0" w:line="480" w:lineRule="auto"/>
        <w:ind w:left="720" w:firstLine="720"/>
        <w:rPr/>
      </w:pPr>
      <w:r w:rsidDel="00000000" w:rsidR="00000000" w:rsidRPr="00000000">
        <w:rPr>
          <w:rtl w:val="0"/>
        </w:rPr>
        <w:t xml:space="preserve">     Praew stood in place, refusing to give up. She wasn’t angry, not anymore, but she needed to know what Mai knew.</w:t>
      </w:r>
    </w:p>
    <w:p w:rsidR="00000000" w:rsidDel="00000000" w:rsidP="00000000" w:rsidRDefault="00000000" w:rsidRPr="00000000" w14:paraId="00000BD4">
      <w:pPr>
        <w:spacing w:after="0" w:before="0" w:line="480" w:lineRule="auto"/>
        <w:ind w:left="720" w:firstLine="720"/>
        <w:rPr/>
      </w:pPr>
      <w:r w:rsidDel="00000000" w:rsidR="00000000" w:rsidRPr="00000000">
        <w:rPr>
          <w:rtl w:val="0"/>
        </w:rPr>
        <w:t xml:space="preserve">     “I thought we were friends,” Praew said, softer now. “Friends don’t keep secrets from each other. Please… just tell me.”</w:t>
      </w:r>
    </w:p>
    <w:p w:rsidR="00000000" w:rsidDel="00000000" w:rsidP="00000000" w:rsidRDefault="00000000" w:rsidRPr="00000000" w14:paraId="00000BD5">
      <w:pPr>
        <w:spacing w:after="0" w:before="0" w:line="480" w:lineRule="auto"/>
        <w:ind w:left="720" w:firstLine="720"/>
        <w:rPr/>
      </w:pPr>
      <w:r w:rsidDel="00000000" w:rsidR="00000000" w:rsidRPr="00000000">
        <w:rPr>
          <w:rtl w:val="0"/>
        </w:rPr>
        <w:t xml:space="preserve">     Mai stopped. She didn’t turn right away. Her hands hung loose at her sides, but Praew could see the slight tremble in her fingers.</w:t>
      </w:r>
    </w:p>
    <w:p w:rsidR="00000000" w:rsidDel="00000000" w:rsidP="00000000" w:rsidRDefault="00000000" w:rsidRPr="00000000" w14:paraId="00000BD6">
      <w:pPr>
        <w:spacing w:after="0" w:before="0" w:line="480" w:lineRule="auto"/>
        <w:ind w:left="720" w:firstLine="720"/>
        <w:rPr/>
      </w:pPr>
      <w:r w:rsidDel="00000000" w:rsidR="00000000" w:rsidRPr="00000000">
        <w:rPr>
          <w:rtl w:val="0"/>
        </w:rPr>
        <w:t xml:space="preserve">     When she finally turned, her voice came quiet. Not fragile, but tired.</w:t>
      </w:r>
    </w:p>
    <w:p w:rsidR="00000000" w:rsidDel="00000000" w:rsidP="00000000" w:rsidRDefault="00000000" w:rsidRPr="00000000" w14:paraId="00000BD7">
      <w:pPr>
        <w:spacing w:after="0" w:before="0" w:line="480" w:lineRule="auto"/>
        <w:ind w:left="720" w:firstLine="720"/>
        <w:rPr/>
      </w:pPr>
      <w:r w:rsidDel="00000000" w:rsidR="00000000" w:rsidRPr="00000000">
        <w:rPr>
          <w:rtl w:val="0"/>
        </w:rPr>
        <w:t xml:space="preserve">   </w:t>
      </w:r>
      <w:sdt>
        <w:sdtPr>
          <w:id w:val="1079141824"/>
          <w:tag w:val="goog_rdk_121"/>
        </w:sdtPr>
        <w:sdtContent>
          <w:commentRangeStart w:id="56"/>
        </w:sdtContent>
      </w:sdt>
      <w:r w:rsidDel="00000000" w:rsidR="00000000" w:rsidRPr="00000000">
        <w:rPr>
          <w:rtl w:val="0"/>
        </w:rPr>
        <w:t xml:space="preserve">  “I was born on the Fourth Floor, Praew.”</w:t>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BD8">
      <w:pPr>
        <w:spacing w:after="0" w:before="0" w:line="480" w:lineRule="auto"/>
        <w:ind w:left="720" w:firstLine="720"/>
        <w:rPr/>
      </w:pPr>
      <w:r w:rsidDel="00000000" w:rsidR="00000000" w:rsidRPr="00000000">
        <w:rPr>
          <w:rtl w:val="0"/>
        </w:rPr>
        <w:t xml:space="preserve">     The words lingered in the air like dust refusing to settle.</w:t>
      </w:r>
    </w:p>
    <w:p w:rsidR="00000000" w:rsidDel="00000000" w:rsidP="00000000" w:rsidRDefault="00000000" w:rsidRPr="00000000" w14:paraId="00000BD9">
      <w:pPr>
        <w:spacing w:after="0" w:before="0" w:line="480" w:lineRule="auto"/>
        <w:ind w:left="720" w:firstLine="720"/>
        <w:rPr/>
      </w:pPr>
      <w:r w:rsidDel="00000000" w:rsidR="00000000" w:rsidRPr="00000000">
        <w:rPr>
          <w:rtl w:val="0"/>
        </w:rPr>
        <w:t xml:space="preserve">     “My whole family worked in the Sifaralith Identification Program. My father died before I was born. I don’t even know what he looked like.”</w:t>
      </w:r>
    </w:p>
    <w:p w:rsidR="00000000" w:rsidDel="00000000" w:rsidP="00000000" w:rsidRDefault="00000000" w:rsidRPr="00000000" w14:paraId="00000BDA">
      <w:pPr>
        <w:spacing w:after="0" w:before="0" w:line="480" w:lineRule="auto"/>
        <w:ind w:left="720" w:firstLine="720"/>
        <w:rPr/>
      </w:pPr>
      <w:r w:rsidDel="00000000" w:rsidR="00000000" w:rsidRPr="00000000">
        <w:rPr>
          <w:rtl w:val="0"/>
        </w:rPr>
        <w:t xml:space="preserve">     Mai stepped toward the far wall, eyes fixed on nothing.</w:t>
      </w:r>
    </w:p>
    <w:p w:rsidR="00000000" w:rsidDel="00000000" w:rsidP="00000000" w:rsidRDefault="00000000" w:rsidRPr="00000000" w14:paraId="00000BDB">
      <w:pPr>
        <w:spacing w:after="0" w:before="0" w:line="480" w:lineRule="auto"/>
        <w:ind w:left="720" w:firstLine="720"/>
        <w:rPr/>
      </w:pPr>
      <w:r w:rsidDel="00000000" w:rsidR="00000000" w:rsidRPr="00000000">
        <w:rPr>
          <w:rtl w:val="0"/>
        </w:rPr>
        <w:t xml:space="preserve">     “My mom and my two older brothers did the dangerous work—testing reactions, moving volatile stones. I wasn’t allowed near the tables. I just carried stones to the correct bins when they called out the placement.”</w:t>
      </w:r>
    </w:p>
    <w:p w:rsidR="00000000" w:rsidDel="00000000" w:rsidP="00000000" w:rsidRDefault="00000000" w:rsidRPr="00000000" w14:paraId="00000BDC">
      <w:pPr>
        <w:spacing w:after="0" w:before="0" w:line="480" w:lineRule="auto"/>
        <w:ind w:left="720" w:firstLine="720"/>
        <w:rPr/>
      </w:pPr>
      <w:r w:rsidDel="00000000" w:rsidR="00000000" w:rsidRPr="00000000">
        <w:rPr>
          <w:rtl w:val="0"/>
        </w:rPr>
        <w:t xml:space="preserve">     Praew frowned. “Wait… two older brothers? That means your family had three kids?”</w:t>
      </w:r>
    </w:p>
    <w:p w:rsidR="00000000" w:rsidDel="00000000" w:rsidP="00000000" w:rsidRDefault="00000000" w:rsidRPr="00000000" w14:paraId="00000BDD">
      <w:pPr>
        <w:spacing w:after="0" w:before="0" w:line="480" w:lineRule="auto"/>
        <w:ind w:left="720" w:firstLine="720"/>
        <w:rPr/>
      </w:pPr>
      <w:r w:rsidDel="00000000" w:rsidR="00000000" w:rsidRPr="00000000">
        <w:rPr>
          <w:rtl w:val="0"/>
        </w:rPr>
        <w:t xml:space="preserve">     Mai nodded faintly. “Yeah, I think that’s why my family was sent there.”</w:t>
      </w:r>
    </w:p>
    <w:p w:rsidR="00000000" w:rsidDel="00000000" w:rsidP="00000000" w:rsidRDefault="00000000" w:rsidRPr="00000000" w14:paraId="00000BDE">
      <w:pPr>
        <w:spacing w:after="0" w:before="0" w:line="480" w:lineRule="auto"/>
        <w:ind w:left="720" w:firstLine="720"/>
        <w:rPr/>
      </w:pPr>
      <w:r w:rsidDel="00000000" w:rsidR="00000000" w:rsidRPr="00000000">
        <w:rPr>
          <w:rtl w:val="0"/>
        </w:rPr>
        <w:t xml:space="preserve">     She hesitated.</w:t>
      </w:r>
    </w:p>
    <w:p w:rsidR="00000000" w:rsidDel="00000000" w:rsidP="00000000" w:rsidRDefault="00000000" w:rsidRPr="00000000" w14:paraId="00000BDF">
      <w:pPr>
        <w:spacing w:after="0" w:before="0" w:line="480" w:lineRule="auto"/>
        <w:ind w:left="720" w:firstLine="720"/>
        <w:rPr/>
      </w:pPr>
      <w:r w:rsidDel="00000000" w:rsidR="00000000" w:rsidRPr="00000000">
        <w:rPr>
          <w:rtl w:val="0"/>
        </w:rPr>
        <w:t xml:space="preserve">     “I loved them. Even when they were cruel. My brothers blamed me for everything. Said I shouldn’t have been born. That my dad died because of me.”</w:t>
      </w:r>
    </w:p>
    <w:p w:rsidR="00000000" w:rsidDel="00000000" w:rsidP="00000000" w:rsidRDefault="00000000" w:rsidRPr="00000000" w14:paraId="00000BE0">
      <w:pPr>
        <w:spacing w:after="0" w:before="0" w:line="480" w:lineRule="auto"/>
        <w:ind w:left="720" w:firstLine="720"/>
        <w:rPr/>
      </w:pPr>
      <w:r w:rsidDel="00000000" w:rsidR="00000000" w:rsidRPr="00000000">
        <w:rPr>
          <w:rtl w:val="0"/>
        </w:rPr>
        <w:t xml:space="preserve">     Her face didn’t crack, but something in her voice tightened.</w:t>
      </w:r>
    </w:p>
    <w:p w:rsidR="00000000" w:rsidDel="00000000" w:rsidP="00000000" w:rsidRDefault="00000000" w:rsidRPr="00000000" w14:paraId="00000BE1">
      <w:pPr>
        <w:spacing w:after="0" w:before="0" w:line="480" w:lineRule="auto"/>
        <w:ind w:left="720" w:firstLine="720"/>
        <w:rPr/>
      </w:pPr>
      <w:r w:rsidDel="00000000" w:rsidR="00000000" w:rsidRPr="00000000">
        <w:rPr>
          <w:rtl w:val="0"/>
        </w:rPr>
        <w:t xml:space="preserve">     “I never understood it. But my mom, she never blamed me. She told me I was special. That I was hers.”</w:t>
      </w:r>
    </w:p>
    <w:p w:rsidR="00000000" w:rsidDel="00000000" w:rsidP="00000000" w:rsidRDefault="00000000" w:rsidRPr="00000000" w14:paraId="00000BE2">
      <w:pPr>
        <w:spacing w:after="0" w:before="0" w:line="480" w:lineRule="auto"/>
        <w:ind w:left="720" w:firstLine="720"/>
        <w:rPr/>
      </w:pPr>
      <w:r w:rsidDel="00000000" w:rsidR="00000000" w:rsidRPr="00000000">
        <w:rPr>
          <w:rtl w:val="0"/>
        </w:rPr>
        <w:t xml:space="preserve">     Her gaze dropped.</w:t>
      </w:r>
    </w:p>
    <w:p w:rsidR="00000000" w:rsidDel="00000000" w:rsidP="00000000" w:rsidRDefault="00000000" w:rsidRPr="00000000" w14:paraId="00000BE3">
      <w:pPr>
        <w:spacing w:after="0" w:before="0" w:line="480" w:lineRule="auto"/>
        <w:ind w:left="720" w:firstLine="720"/>
        <w:rPr/>
      </w:pPr>
      <w:r w:rsidDel="00000000" w:rsidR="00000000" w:rsidRPr="00000000">
        <w:rPr>
          <w:rtl w:val="0"/>
        </w:rPr>
        <w:t xml:space="preserve">     “One day, everything changed. My mom was handling a BlastStone and a BoltStone. A strong ZephyrStone triggered nearby. It triggered both stones in her hands.”</w:t>
      </w:r>
    </w:p>
    <w:p w:rsidR="00000000" w:rsidDel="00000000" w:rsidP="00000000" w:rsidRDefault="00000000" w:rsidRPr="00000000" w14:paraId="00000BE4">
      <w:pPr>
        <w:spacing w:after="0" w:before="0" w:line="480" w:lineRule="auto"/>
        <w:ind w:left="720" w:firstLine="720"/>
        <w:rPr/>
      </w:pPr>
      <w:r w:rsidDel="00000000" w:rsidR="00000000" w:rsidRPr="00000000">
        <w:rPr>
          <w:rtl w:val="0"/>
        </w:rPr>
        <w:t xml:space="preserve">     Mai raised her own hands as if remembering, then slowly let them fall.</w:t>
      </w:r>
    </w:p>
    <w:p w:rsidR="00000000" w:rsidDel="00000000" w:rsidP="00000000" w:rsidRDefault="00000000" w:rsidRPr="00000000" w14:paraId="00000BE5">
      <w:pPr>
        <w:spacing w:after="0" w:before="0" w:line="480" w:lineRule="auto"/>
        <w:ind w:left="720" w:firstLine="720"/>
        <w:rPr/>
      </w:pPr>
      <w:r w:rsidDel="00000000" w:rsidR="00000000" w:rsidRPr="00000000">
        <w:rPr>
          <w:rtl w:val="0"/>
        </w:rPr>
        <w:t xml:space="preserve">     “She lost all her fingers so the guards came. We knew what that meant. If you’re no longer useful, you’re removed. Disposed of. I’d seen it happen before.”</w:t>
      </w:r>
    </w:p>
    <w:p w:rsidR="00000000" w:rsidDel="00000000" w:rsidP="00000000" w:rsidRDefault="00000000" w:rsidRPr="00000000" w14:paraId="00000BE6">
      <w:pPr>
        <w:spacing w:after="0" w:before="0" w:line="480" w:lineRule="auto"/>
        <w:ind w:left="720" w:firstLine="720"/>
        <w:rPr/>
      </w:pPr>
      <w:r w:rsidDel="00000000" w:rsidR="00000000" w:rsidRPr="00000000">
        <w:rPr>
          <w:rtl w:val="0"/>
        </w:rPr>
        <w:t xml:space="preserve">     “Yeah, me too,” Praew nodded.</w:t>
      </w:r>
    </w:p>
    <w:p w:rsidR="00000000" w:rsidDel="00000000" w:rsidP="00000000" w:rsidRDefault="00000000" w:rsidRPr="00000000" w14:paraId="00000BE7">
      <w:pPr>
        <w:spacing w:after="0" w:before="0" w:line="480" w:lineRule="auto"/>
        <w:ind w:left="720" w:firstLine="720"/>
        <w:rPr/>
      </w:pPr>
      <w:r w:rsidDel="00000000" w:rsidR="00000000" w:rsidRPr="00000000">
        <w:rPr>
          <w:rtl w:val="0"/>
        </w:rPr>
        <w:t xml:space="preserve">     Mai paused, swallowing.</w:t>
      </w:r>
    </w:p>
    <w:p w:rsidR="00000000" w:rsidDel="00000000" w:rsidP="00000000" w:rsidRDefault="00000000" w:rsidRPr="00000000" w14:paraId="00000BE8">
      <w:pPr>
        <w:spacing w:after="0" w:before="0" w:line="480" w:lineRule="auto"/>
        <w:ind w:left="720" w:firstLine="720"/>
        <w:rPr/>
      </w:pPr>
      <w:r w:rsidDel="00000000" w:rsidR="00000000" w:rsidRPr="00000000">
        <w:rPr>
          <w:rtl w:val="0"/>
        </w:rPr>
        <w:t xml:space="preserve">     “My brothers lost it. They fought back. Screaming, throwing tools. I tried to help, but a guard hit me—hard. I flew into a pile of unprocessed stones. I landed right next to the ZephyrStone that tore our lives apart.”</w:t>
      </w:r>
    </w:p>
    <w:p w:rsidR="00000000" w:rsidDel="00000000" w:rsidP="00000000" w:rsidRDefault="00000000" w:rsidRPr="00000000" w14:paraId="00000BE9">
      <w:pPr>
        <w:spacing w:after="0" w:before="0" w:line="480" w:lineRule="auto"/>
        <w:ind w:left="720" w:firstLine="720"/>
        <w:rPr/>
      </w:pPr>
      <w:r w:rsidDel="00000000" w:rsidR="00000000" w:rsidRPr="00000000">
        <w:rPr>
          <w:rtl w:val="0"/>
        </w:rPr>
        <w:t xml:space="preserve">     She closed her eyes.</w:t>
      </w:r>
    </w:p>
    <w:p w:rsidR="00000000" w:rsidDel="00000000" w:rsidP="00000000" w:rsidRDefault="00000000" w:rsidRPr="00000000" w14:paraId="00000BEA">
      <w:pPr>
        <w:spacing w:after="0" w:before="0" w:line="480" w:lineRule="auto"/>
        <w:ind w:left="720" w:firstLine="720"/>
        <w:rPr/>
      </w:pPr>
      <w:r w:rsidDel="00000000" w:rsidR="00000000" w:rsidRPr="00000000">
        <w:rPr>
          <w:rtl w:val="0"/>
        </w:rPr>
        <w:t xml:space="preserve">     “I blacked out. But just before everything went dark… I saw them. My mom. My brothers. All three of them being dragged away.”</w:t>
      </w:r>
    </w:p>
    <w:p w:rsidR="00000000" w:rsidDel="00000000" w:rsidP="00000000" w:rsidRDefault="00000000" w:rsidRPr="00000000" w14:paraId="00000BEB">
      <w:pPr>
        <w:spacing w:after="0" w:before="0" w:line="480" w:lineRule="auto"/>
        <w:ind w:left="720" w:firstLine="720"/>
        <w:rPr/>
      </w:pPr>
      <w:r w:rsidDel="00000000" w:rsidR="00000000" w:rsidRPr="00000000">
        <w:rPr>
          <w:rtl w:val="0"/>
        </w:rPr>
        <w:t xml:space="preserve">     Her arms hung limp now. Her voice thinned. “I never saw them again. But when I woke in the same location, there was something next to me. A red…” She stopped.</w:t>
      </w:r>
    </w:p>
    <w:p w:rsidR="00000000" w:rsidDel="00000000" w:rsidP="00000000" w:rsidRDefault="00000000" w:rsidRPr="00000000" w14:paraId="00000BEC">
      <w:pPr>
        <w:spacing w:after="0" w:before="0" w:line="480" w:lineRule="auto"/>
        <w:ind w:left="720" w:firstLine="720"/>
        <w:rPr/>
      </w:pPr>
      <w:r w:rsidDel="00000000" w:rsidR="00000000" w:rsidRPr="00000000">
        <w:rPr>
          <w:rtl w:val="0"/>
        </w:rPr>
        <w:t xml:space="preserve">     Praew stepped closer, gentler now. “A red what?”</w:t>
      </w:r>
    </w:p>
    <w:p w:rsidR="00000000" w:rsidDel="00000000" w:rsidP="00000000" w:rsidRDefault="00000000" w:rsidRPr="00000000" w14:paraId="00000BED">
      <w:pPr>
        <w:spacing w:after="0" w:before="0" w:line="480" w:lineRule="auto"/>
        <w:ind w:left="720" w:firstLine="720"/>
        <w:rPr/>
      </w:pPr>
      <w:r w:rsidDel="00000000" w:rsidR="00000000" w:rsidRPr="00000000">
        <w:rPr>
          <w:rtl w:val="0"/>
        </w:rPr>
        <w:t xml:space="preserve">     Mai didn’t answer. Her lips parted, then closed. She turned her head, chest rising and falling. “I’m sorry,” she whispered. “I… I really can’t say.”</w:t>
      </w:r>
    </w:p>
    <w:p w:rsidR="00000000" w:rsidDel="00000000" w:rsidP="00000000" w:rsidRDefault="00000000" w:rsidRPr="00000000" w14:paraId="00000BEE">
      <w:pPr>
        <w:spacing w:after="0" w:before="0" w:line="480" w:lineRule="auto"/>
        <w:ind w:left="720" w:firstLine="720"/>
        <w:rPr/>
      </w:pPr>
      <w:r w:rsidDel="00000000" w:rsidR="00000000" w:rsidRPr="00000000">
        <w:rPr>
          <w:rtl w:val="0"/>
        </w:rPr>
        <w:t xml:space="preserve">     The silence held. Mai looked down at her hands again before continuing.</w:t>
      </w:r>
    </w:p>
    <w:p w:rsidR="00000000" w:rsidDel="00000000" w:rsidP="00000000" w:rsidRDefault="00000000" w:rsidRPr="00000000" w14:paraId="00000BEF">
      <w:pPr>
        <w:spacing w:after="0" w:before="0" w:line="480" w:lineRule="auto"/>
        <w:ind w:left="720" w:firstLine="720"/>
        <w:rPr/>
      </w:pPr>
      <w:r w:rsidDel="00000000" w:rsidR="00000000" w:rsidRPr="00000000">
        <w:rPr>
          <w:rtl w:val="0"/>
        </w:rPr>
        <w:t xml:space="preserve">     “But I never forgot the three guards’ faces. Not one.”</w:t>
      </w:r>
    </w:p>
    <w:p w:rsidR="00000000" w:rsidDel="00000000" w:rsidP="00000000" w:rsidRDefault="00000000" w:rsidRPr="00000000" w14:paraId="00000BF0">
      <w:pPr>
        <w:spacing w:after="0" w:before="0" w:line="480" w:lineRule="auto"/>
        <w:ind w:left="720" w:firstLine="720"/>
        <w:rPr/>
      </w:pPr>
      <w:r w:rsidDel="00000000" w:rsidR="00000000" w:rsidRPr="00000000">
        <w:rPr>
          <w:rtl w:val="0"/>
        </w:rPr>
        <w:t xml:space="preserve">     Her voice hardened.</w:t>
      </w:r>
    </w:p>
    <w:p w:rsidR="00000000" w:rsidDel="00000000" w:rsidP="00000000" w:rsidRDefault="00000000" w:rsidRPr="00000000" w14:paraId="00000BF1">
      <w:pPr>
        <w:spacing w:after="0" w:before="0" w:line="480" w:lineRule="auto"/>
        <w:ind w:left="720" w:firstLine="720"/>
        <w:rPr/>
      </w:pPr>
      <w:r w:rsidDel="00000000" w:rsidR="00000000" w:rsidRPr="00000000">
        <w:rPr>
          <w:rtl w:val="0"/>
        </w:rPr>
        <w:t xml:space="preserve">     “When I was alone, I found a broken chunk of stone. I remembered something—something my brothers used to do to pass the time. They’d sharpen rocks with other stones. Said it kept their hands busy when they weren’t. So I did the same. I sharpened it. For days.”</w:t>
      </w:r>
    </w:p>
    <w:p w:rsidR="00000000" w:rsidDel="00000000" w:rsidP="00000000" w:rsidRDefault="00000000" w:rsidRPr="00000000" w14:paraId="00000BF2">
      <w:pPr>
        <w:spacing w:after="0" w:before="0" w:line="480" w:lineRule="auto"/>
        <w:ind w:left="720" w:firstLine="720"/>
        <w:rPr/>
      </w:pPr>
      <w:r w:rsidDel="00000000" w:rsidR="00000000" w:rsidRPr="00000000">
        <w:rPr>
          <w:rtl w:val="0"/>
        </w:rPr>
        <w:t xml:space="preserve">     Mai smiled, looking up and locking eyes with Praew. Those eyes held a hatred Praew had never seen before.</w:t>
      </w:r>
    </w:p>
    <w:p w:rsidR="00000000" w:rsidDel="00000000" w:rsidP="00000000" w:rsidRDefault="00000000" w:rsidRPr="00000000" w14:paraId="00000BF3">
      <w:pPr>
        <w:spacing w:after="0" w:before="0" w:line="480" w:lineRule="auto"/>
        <w:ind w:left="720" w:firstLine="720"/>
        <w:rPr/>
      </w:pPr>
      <w:r w:rsidDel="00000000" w:rsidR="00000000" w:rsidRPr="00000000">
        <w:rPr>
          <w:rtl w:val="0"/>
        </w:rPr>
        <w:t xml:space="preserve">     How can someone hide so much pain behind a smile? Instead of pity, Praew’s admiration </w:t>
      </w:r>
      <w:sdt>
        <w:sdtPr>
          <w:id w:val="-55271777"/>
          <w:tag w:val="goog_rdk_122"/>
        </w:sdtPr>
        <w:sdtContent>
          <w:commentRangeStart w:id="57"/>
        </w:sdtContent>
      </w:sdt>
      <w:r w:rsidDel="00000000" w:rsidR="00000000" w:rsidRPr="00000000">
        <w:rPr>
          <w:rtl w:val="0"/>
        </w:rPr>
        <w:t xml:space="preserve">for her new best friend only grew.</w:t>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BF4">
      <w:pPr>
        <w:spacing w:after="0" w:before="0" w:line="480" w:lineRule="auto"/>
        <w:ind w:left="720" w:firstLine="720"/>
        <w:rPr/>
      </w:pPr>
      <w:r w:rsidDel="00000000" w:rsidR="00000000" w:rsidRPr="00000000">
        <w:rPr>
          <w:rtl w:val="0"/>
        </w:rPr>
        <w:t xml:space="preserve">     “I waited. I watched. I was ready,” Mai continued. “Then the day finally came.”</w:t>
      </w:r>
    </w:p>
    <w:p w:rsidR="00000000" w:rsidDel="00000000" w:rsidP="00000000" w:rsidRDefault="00000000" w:rsidRPr="00000000" w14:paraId="00000BF5">
      <w:pPr>
        <w:spacing w:after="0" w:before="0" w:line="480" w:lineRule="auto"/>
        <w:ind w:left="720" w:firstLine="720"/>
        <w:rPr/>
      </w:pPr>
      <w:r w:rsidDel="00000000" w:rsidR="00000000" w:rsidRPr="00000000">
        <w:rPr>
          <w:rtl w:val="0"/>
        </w:rPr>
        <w:t xml:space="preserve">     Praew could feel the weight behind every word.</w:t>
      </w:r>
    </w:p>
    <w:p w:rsidR="00000000" w:rsidDel="00000000" w:rsidP="00000000" w:rsidRDefault="00000000" w:rsidRPr="00000000" w14:paraId="00000BF6">
      <w:pPr>
        <w:spacing w:after="0" w:before="0" w:line="480" w:lineRule="auto"/>
        <w:ind w:left="720" w:firstLine="720"/>
        <w:rPr/>
      </w:pPr>
      <w:r w:rsidDel="00000000" w:rsidR="00000000" w:rsidRPr="00000000">
        <w:rPr>
          <w:rtl w:val="0"/>
        </w:rPr>
        <w:t xml:space="preserve">     “The Prime Archon came down. Four guards flanked him. And standing in formation to greet him were the three men who destroyed my family.”</w:t>
      </w:r>
    </w:p>
    <w:p w:rsidR="00000000" w:rsidDel="00000000" w:rsidP="00000000" w:rsidRDefault="00000000" w:rsidRPr="00000000" w14:paraId="00000BF7">
      <w:pPr>
        <w:spacing w:after="0" w:before="0" w:line="480" w:lineRule="auto"/>
        <w:ind w:left="720" w:firstLine="720"/>
        <w:rPr/>
      </w:pPr>
      <w:r w:rsidDel="00000000" w:rsidR="00000000" w:rsidRPr="00000000">
        <w:rPr>
          <w:rtl w:val="0"/>
        </w:rPr>
        <w:t xml:space="preserve">     Praew’s stomach turned.</w:t>
      </w:r>
    </w:p>
    <w:p w:rsidR="00000000" w:rsidDel="00000000" w:rsidP="00000000" w:rsidRDefault="00000000" w:rsidRPr="00000000" w14:paraId="00000BF8">
      <w:pPr>
        <w:spacing w:after="0" w:before="0" w:line="480" w:lineRule="auto"/>
        <w:ind w:left="720" w:firstLine="720"/>
        <w:rPr/>
      </w:pPr>
      <w:r w:rsidDel="00000000" w:rsidR="00000000" w:rsidRPr="00000000">
        <w:rPr>
          <w:rtl w:val="0"/>
        </w:rPr>
        <w:t xml:space="preserve">     “They stood at attention. Clean uniforms. Eyes straight. Like nothing had happened.” Mai’s hands clenched slightly. “That’s when I struck.”</w:t>
      </w:r>
    </w:p>
    <w:p w:rsidR="00000000" w:rsidDel="00000000" w:rsidP="00000000" w:rsidRDefault="00000000" w:rsidRPr="00000000" w14:paraId="00000BF9">
      <w:pPr>
        <w:spacing w:after="0" w:before="0" w:line="480" w:lineRule="auto"/>
        <w:ind w:left="720" w:firstLine="720"/>
        <w:rPr/>
      </w:pPr>
      <w:r w:rsidDel="00000000" w:rsidR="00000000" w:rsidRPr="00000000">
        <w:rPr>
          <w:rtl w:val="0"/>
        </w:rPr>
        <w:t xml:space="preserve">     She stared past Praew, not really seeing her.</w:t>
      </w:r>
    </w:p>
    <w:p w:rsidR="00000000" w:rsidDel="00000000" w:rsidP="00000000" w:rsidRDefault="00000000" w:rsidRPr="00000000" w14:paraId="00000BFA">
      <w:pPr>
        <w:spacing w:after="0" w:before="0" w:line="480" w:lineRule="auto"/>
        <w:ind w:left="720" w:firstLine="720"/>
        <w:rPr/>
      </w:pPr>
      <w:r w:rsidDel="00000000" w:rsidR="00000000" w:rsidRPr="00000000">
        <w:rPr>
          <w:rtl w:val="0"/>
        </w:rPr>
        <w:t xml:space="preserve">     “I snuck up behind them. Quiet. So quiet. No one noticed. Not even The Prime. Not until it was too late.”</w:t>
      </w:r>
    </w:p>
    <w:p w:rsidR="00000000" w:rsidDel="00000000" w:rsidP="00000000" w:rsidRDefault="00000000" w:rsidRPr="00000000" w14:paraId="00000BFB">
      <w:pPr>
        <w:spacing w:after="0" w:before="0" w:line="480" w:lineRule="auto"/>
        <w:ind w:left="720" w:firstLine="720"/>
        <w:rPr/>
      </w:pPr>
      <w:r w:rsidDel="00000000" w:rsidR="00000000" w:rsidRPr="00000000">
        <w:rPr>
          <w:rtl w:val="0"/>
        </w:rPr>
        <w:t xml:space="preserve">     “I drove the blade into the backs of their knees. All three. Dropped them screaming. And before they hit the ground, I slit their throats.”</w:t>
      </w:r>
    </w:p>
    <w:p w:rsidR="00000000" w:rsidDel="00000000" w:rsidP="00000000" w:rsidRDefault="00000000" w:rsidRPr="00000000" w14:paraId="00000BFC">
      <w:pPr>
        <w:spacing w:after="0" w:before="0" w:line="480" w:lineRule="auto"/>
        <w:ind w:left="720" w:firstLine="720"/>
        <w:rPr/>
      </w:pPr>
      <w:r w:rsidDel="00000000" w:rsidR="00000000" w:rsidRPr="00000000">
        <w:rPr>
          <w:rtl w:val="0"/>
        </w:rPr>
        <w:t xml:space="preserve">     Praew’s breath caught.</w:t>
      </w:r>
    </w:p>
    <w:p w:rsidR="00000000" w:rsidDel="00000000" w:rsidP="00000000" w:rsidRDefault="00000000" w:rsidRPr="00000000" w14:paraId="00000BFD">
      <w:pPr>
        <w:spacing w:after="0" w:before="0" w:line="480" w:lineRule="auto"/>
        <w:ind w:left="720" w:firstLine="720"/>
        <w:rPr/>
      </w:pPr>
      <w:r w:rsidDel="00000000" w:rsidR="00000000" w:rsidRPr="00000000">
        <w:rPr>
          <w:rtl w:val="0"/>
        </w:rPr>
        <w:t xml:space="preserve">     “The last guard tried to stop me. The Prime… he looked amused. He raised his hand, and the others stepped back. They didn’t intervene. They just watched.”</w:t>
      </w:r>
    </w:p>
    <w:p w:rsidR="00000000" w:rsidDel="00000000" w:rsidP="00000000" w:rsidRDefault="00000000" w:rsidRPr="00000000" w14:paraId="00000BFE">
      <w:pPr>
        <w:spacing w:after="0" w:before="0" w:line="480" w:lineRule="auto"/>
        <w:ind w:left="720" w:firstLine="720"/>
        <w:rPr/>
      </w:pPr>
      <w:r w:rsidDel="00000000" w:rsidR="00000000" w:rsidRPr="00000000">
        <w:rPr>
          <w:rtl w:val="0"/>
        </w:rPr>
        <w:t xml:space="preserve">     Her jaw clenched.</w:t>
      </w:r>
    </w:p>
    <w:p w:rsidR="00000000" w:rsidDel="00000000" w:rsidP="00000000" w:rsidRDefault="00000000" w:rsidRPr="00000000" w14:paraId="00000BFF">
      <w:pPr>
        <w:spacing w:after="0" w:before="0" w:line="480" w:lineRule="auto"/>
        <w:ind w:left="720" w:firstLine="720"/>
        <w:rPr/>
      </w:pPr>
      <w:r w:rsidDel="00000000" w:rsidR="00000000" w:rsidRPr="00000000">
        <w:rPr>
          <w:rtl w:val="0"/>
        </w:rPr>
        <w:t xml:space="preserve">   “The last one was bigger. Stronger. But I was faster. I stabbed through his foot, and when he stumbled—I went for the face.”</w:t>
      </w:r>
    </w:p>
    <w:p w:rsidR="00000000" w:rsidDel="00000000" w:rsidP="00000000" w:rsidRDefault="00000000" w:rsidRPr="00000000" w14:paraId="00000C00">
      <w:pPr>
        <w:spacing w:after="0" w:before="0" w:line="480" w:lineRule="auto"/>
        <w:ind w:left="720" w:firstLine="720"/>
        <w:rPr/>
      </w:pPr>
      <w:r w:rsidDel="00000000" w:rsidR="00000000" w:rsidRPr="00000000">
        <w:rPr>
          <w:rtl w:val="0"/>
        </w:rPr>
        <w:t xml:space="preserve">     She didn’t describe it. She didn’t need to.</w:t>
      </w:r>
    </w:p>
    <w:p w:rsidR="00000000" w:rsidDel="00000000" w:rsidP="00000000" w:rsidRDefault="00000000" w:rsidRPr="00000000" w14:paraId="00000C01">
      <w:pPr>
        <w:spacing w:after="0" w:before="0" w:line="480" w:lineRule="auto"/>
        <w:ind w:left="720" w:firstLine="720"/>
        <w:rPr/>
      </w:pPr>
      <w:r w:rsidDel="00000000" w:rsidR="00000000" w:rsidRPr="00000000">
        <w:rPr>
          <w:rtl w:val="0"/>
        </w:rPr>
        <w:t xml:space="preserve">     Mai looked at the floor again. This time, her voice came low and distant. “The Prime was impressed. He brought me up to the First Floor and enrolled me in Ghost Operations.”</w:t>
      </w:r>
    </w:p>
    <w:p w:rsidR="00000000" w:rsidDel="00000000" w:rsidP="00000000" w:rsidRDefault="00000000" w:rsidRPr="00000000" w14:paraId="00000C02">
      <w:pPr>
        <w:spacing w:after="0" w:before="0" w:line="480" w:lineRule="auto"/>
        <w:ind w:left="720" w:firstLine="720"/>
        <w:rPr/>
      </w:pPr>
      <w:r w:rsidDel="00000000" w:rsidR="00000000" w:rsidRPr="00000000">
        <w:rPr>
          <w:rtl w:val="0"/>
        </w:rPr>
        <w:t xml:space="preserve">     Mai looked away.</w:t>
      </w:r>
    </w:p>
    <w:p w:rsidR="00000000" w:rsidDel="00000000" w:rsidP="00000000" w:rsidRDefault="00000000" w:rsidRPr="00000000" w14:paraId="00000C03">
      <w:pPr>
        <w:spacing w:after="0" w:before="0" w:line="480" w:lineRule="auto"/>
        <w:ind w:left="720" w:firstLine="720"/>
        <w:rPr/>
      </w:pPr>
      <w:r w:rsidDel="00000000" w:rsidR="00000000" w:rsidRPr="00000000">
        <w:rPr>
          <w:rtl w:val="0"/>
        </w:rPr>
        <w:t xml:space="preserve">     “So I trained. I learned. And I survived.”</w:t>
      </w:r>
    </w:p>
    <w:p w:rsidR="00000000" w:rsidDel="00000000" w:rsidP="00000000" w:rsidRDefault="00000000" w:rsidRPr="00000000" w14:paraId="00000C04">
      <w:pPr>
        <w:spacing w:after="0" w:before="0" w:line="480" w:lineRule="auto"/>
        <w:ind w:left="720" w:firstLine="720"/>
        <w:rPr/>
      </w:pPr>
      <w:r w:rsidDel="00000000" w:rsidR="00000000" w:rsidRPr="00000000">
        <w:rPr>
          <w:rtl w:val="0"/>
        </w:rPr>
        <w:t xml:space="preserve">     Praew stood still. The pieces began to arrange themselves, clicking together in the quiet.</w:t>
      </w:r>
    </w:p>
    <w:p w:rsidR="00000000" w:rsidDel="00000000" w:rsidP="00000000" w:rsidRDefault="00000000" w:rsidRPr="00000000" w14:paraId="00000C05">
      <w:pPr>
        <w:spacing w:after="0" w:before="0" w:line="480" w:lineRule="auto"/>
        <w:ind w:left="720" w:firstLine="720"/>
        <w:rPr/>
      </w:pPr>
      <w:r w:rsidDel="00000000" w:rsidR="00000000" w:rsidRPr="00000000">
        <w:rPr>
          <w:rtl w:val="0"/>
        </w:rPr>
        <w:t xml:space="preserve">     “So, The Prime </w:t>
      </w:r>
      <w:r w:rsidDel="00000000" w:rsidR="00000000" w:rsidRPr="00000000">
        <w:rPr>
          <w:i w:val="1"/>
          <w:iCs w:val="1"/>
          <w:rtl w:val="0"/>
        </w:rPr>
        <w:t xml:space="preserve">does</w:t>
      </w:r>
      <w:r w:rsidDel="00000000" w:rsidR="00000000" w:rsidRPr="00000000">
        <w:rPr>
          <w:rtl w:val="0"/>
        </w:rPr>
        <w:t xml:space="preserve"> know about the Fourth Floor,” she said. “I knew it. I have to tell Haldric and—”</w:t>
      </w:r>
    </w:p>
    <w:p w:rsidR="00000000" w:rsidDel="00000000" w:rsidP="00000000" w:rsidRDefault="00000000" w:rsidRPr="00000000" w14:paraId="00000C06">
      <w:pPr>
        <w:spacing w:after="0" w:before="0" w:line="480" w:lineRule="auto"/>
        <w:ind w:left="720" w:firstLine="720"/>
        <w:rPr/>
      </w:pPr>
      <w:r w:rsidDel="00000000" w:rsidR="00000000" w:rsidRPr="00000000">
        <w:rPr>
          <w:rtl w:val="0"/>
        </w:rPr>
        <w:t xml:space="preserve">     Mai’s eyes widened. “No,” she said quickly. “Wait. There’s… something else I need to tell you.”</w:t>
      </w:r>
    </w:p>
    <w:p w:rsidR="00000000" w:rsidDel="00000000" w:rsidP="00000000" w:rsidRDefault="00000000" w:rsidRPr="00000000" w14:paraId="00000C07">
      <w:pPr>
        <w:spacing w:after="0" w:before="0" w:line="480" w:lineRule="auto"/>
        <w:ind w:left="720" w:firstLine="720"/>
        <w:rPr/>
      </w:pPr>
      <w:r w:rsidDel="00000000" w:rsidR="00000000" w:rsidRPr="00000000">
        <w:rPr>
          <w:rtl w:val="0"/>
        </w:rPr>
        <w:t xml:space="preserve">     Praew paused, mid-step. “What is it?”</w:t>
      </w:r>
    </w:p>
    <w:p w:rsidR="00000000" w:rsidDel="00000000" w:rsidP="00000000" w:rsidRDefault="00000000" w:rsidRPr="00000000" w14:paraId="00000C08">
      <w:pPr>
        <w:spacing w:after="0" w:before="0" w:line="480" w:lineRule="auto"/>
        <w:ind w:left="720" w:firstLine="720"/>
        <w:rPr/>
      </w:pPr>
      <w:r w:rsidDel="00000000" w:rsidR="00000000" w:rsidRPr="00000000">
        <w:rPr>
          <w:rtl w:val="0"/>
        </w:rPr>
        <w:t xml:space="preserve">     Mai hesitated. She shifted her weight, looking down at her hands as if the words were buried in her palms.</w:t>
      </w:r>
    </w:p>
    <w:p w:rsidR="00000000" w:rsidDel="00000000" w:rsidP="00000000" w:rsidRDefault="00000000" w:rsidRPr="00000000" w14:paraId="00000C09">
      <w:pPr>
        <w:spacing w:after="0" w:before="0" w:line="480" w:lineRule="auto"/>
        <w:ind w:left="720" w:firstLine="720"/>
        <w:rPr/>
      </w:pPr>
      <w:r w:rsidDel="00000000" w:rsidR="00000000" w:rsidRPr="00000000">
        <w:rPr>
          <w:rtl w:val="0"/>
        </w:rPr>
        <w:t xml:space="preserve">     “This all happened a long time ago,” she said. “Longer than you’d think.”</w:t>
      </w:r>
    </w:p>
    <w:p w:rsidR="00000000" w:rsidDel="00000000" w:rsidP="00000000" w:rsidRDefault="00000000" w:rsidRPr="00000000" w14:paraId="00000C0A">
      <w:pPr>
        <w:spacing w:after="0" w:before="0" w:line="480" w:lineRule="auto"/>
        <w:ind w:left="720" w:firstLine="720"/>
        <w:rPr/>
      </w:pPr>
      <w:r w:rsidDel="00000000" w:rsidR="00000000" w:rsidRPr="00000000">
        <w:rPr>
          <w:rtl w:val="0"/>
        </w:rPr>
        <w:t xml:space="preserve">     Praew tilted her head. “It must have been traumatic. I’m so sorry, Mai, but I—”</w:t>
      </w:r>
    </w:p>
    <w:p w:rsidR="00000000" w:rsidDel="00000000" w:rsidP="00000000" w:rsidRDefault="00000000" w:rsidRPr="00000000" w14:paraId="00000C0B">
      <w:pPr>
        <w:spacing w:after="0" w:before="0" w:line="480" w:lineRule="auto"/>
        <w:ind w:left="720" w:firstLine="720"/>
        <w:rPr/>
      </w:pPr>
      <w:r w:rsidDel="00000000" w:rsidR="00000000" w:rsidRPr="00000000">
        <w:rPr>
          <w:rtl w:val="0"/>
        </w:rPr>
        <w:t xml:space="preserve">     “No. That’s not it.” Her voice rose sharply, cutting through. “Praew, please listen to me.”</w:t>
      </w:r>
    </w:p>
    <w:p w:rsidR="00000000" w:rsidDel="00000000" w:rsidP="00000000" w:rsidRDefault="00000000" w:rsidRPr="00000000" w14:paraId="00000C0C">
      <w:pPr>
        <w:spacing w:after="0" w:before="0" w:line="480" w:lineRule="auto"/>
        <w:ind w:left="720" w:firstLine="720"/>
        <w:rPr/>
      </w:pPr>
      <w:r w:rsidDel="00000000" w:rsidR="00000000" w:rsidRPr="00000000">
        <w:rPr>
          <w:rtl w:val="0"/>
        </w:rPr>
        <w:t xml:space="preserve">     Praew nodded once. Quiet. Waiting.</w:t>
      </w:r>
    </w:p>
    <w:p w:rsidR="00000000" w:rsidDel="00000000" w:rsidP="00000000" w:rsidRDefault="00000000" w:rsidRPr="00000000" w14:paraId="00000C0D">
      <w:pPr>
        <w:spacing w:after="0" w:before="0" w:line="480" w:lineRule="auto"/>
        <w:ind w:left="720" w:firstLine="720"/>
        <w:rPr/>
      </w:pPr>
      <w:r w:rsidDel="00000000" w:rsidR="00000000" w:rsidRPr="00000000">
        <w:rPr>
          <w:rtl w:val="0"/>
        </w:rPr>
        <w:t xml:space="preserve">     Mai didn’t look up right away.</w:t>
      </w:r>
    </w:p>
    <w:p w:rsidR="00000000" w:rsidDel="00000000" w:rsidP="00000000" w:rsidRDefault="00000000" w:rsidRPr="00000000" w14:paraId="00000C0E">
      <w:pPr>
        <w:spacing w:after="0" w:before="0" w:line="480" w:lineRule="auto"/>
        <w:ind w:left="720" w:firstLine="720"/>
        <w:rPr/>
      </w:pPr>
      <w:r w:rsidDel="00000000" w:rsidR="00000000" w:rsidRPr="00000000">
        <w:rPr>
          <w:rtl w:val="0"/>
        </w:rPr>
        <w:t xml:space="preserve">     “I don’t even know if the current Prime knows about the Fourth Floor,” she said. “It was the previous Prime who discovered me.”</w:t>
      </w:r>
    </w:p>
    <w:p w:rsidR="00000000" w:rsidDel="00000000" w:rsidP="00000000" w:rsidRDefault="00000000" w:rsidRPr="00000000" w14:paraId="00000C0F">
      <w:pPr>
        <w:spacing w:after="0" w:before="0" w:line="480" w:lineRule="auto"/>
        <w:ind w:left="720" w:firstLine="720"/>
        <w:rPr/>
      </w:pPr>
      <w:r w:rsidDel="00000000" w:rsidR="00000000" w:rsidRPr="00000000">
        <w:rPr>
          <w:rtl w:val="0"/>
        </w:rPr>
        <w:t xml:space="preserve">     Praew blinked. “That’s… not possible, Mai. Maybe he used a disguise.”</w:t>
      </w:r>
    </w:p>
    <w:p w:rsidR="00000000" w:rsidDel="00000000" w:rsidP="00000000" w:rsidRDefault="00000000" w:rsidRPr="00000000" w14:paraId="00000C10">
      <w:pPr>
        <w:spacing w:after="0" w:before="0" w:line="480" w:lineRule="auto"/>
        <w:ind w:left="720" w:firstLine="720"/>
        <w:rPr/>
      </w:pPr>
      <w:r w:rsidDel="00000000" w:rsidR="00000000" w:rsidRPr="00000000">
        <w:rPr>
          <w:rtl w:val="0"/>
        </w:rPr>
        <w:t xml:space="preserve">     Mai’s voice softened. “No, it really was the last Prime. Because of something that happened… I don’t age.”</w:t>
      </w:r>
    </w:p>
    <w:p w:rsidR="00000000" w:rsidDel="00000000" w:rsidP="00000000" w:rsidRDefault="00000000" w:rsidRPr="00000000" w14:paraId="00000C11">
      <w:pPr>
        <w:spacing w:after="0" w:before="0" w:line="480" w:lineRule="auto"/>
        <w:ind w:left="720" w:firstLine="720"/>
        <w:rPr/>
      </w:pPr>
      <w:r w:rsidDel="00000000" w:rsidR="00000000" w:rsidRPr="00000000">
        <w:rPr>
          <w:rtl w:val="0"/>
        </w:rPr>
        <w:t xml:space="preserve">     “What?” Praew asked, mind reeling.</w:t>
      </w:r>
    </w:p>
    <w:p w:rsidR="00000000" w:rsidDel="00000000" w:rsidP="00000000" w:rsidRDefault="00000000" w:rsidRPr="00000000" w14:paraId="00000C12">
      <w:pPr>
        <w:spacing w:after="0" w:before="0" w:line="480" w:lineRule="auto"/>
        <w:ind w:left="720" w:firstLine="720"/>
        <w:rPr/>
      </w:pPr>
      <w:r w:rsidDel="00000000" w:rsidR="00000000" w:rsidRPr="00000000">
        <w:rPr>
          <w:rtl w:val="0"/>
        </w:rPr>
        <w:t xml:space="preserve">     For a second, she thought she’d misheard. Even for someone like Mai, Praew wasn’t prepared for levity in this conversation.</w:t>
      </w:r>
    </w:p>
    <w:p w:rsidR="00000000" w:rsidDel="00000000" w:rsidP="00000000" w:rsidRDefault="00000000" w:rsidRPr="00000000" w14:paraId="00000C13">
      <w:pPr>
        <w:spacing w:after="0" w:before="0" w:line="480" w:lineRule="auto"/>
        <w:ind w:left="720" w:firstLine="720"/>
        <w:rPr/>
      </w:pPr>
      <w:r w:rsidDel="00000000" w:rsidR="00000000" w:rsidRPr="00000000">
        <w:rPr>
          <w:rtl w:val="0"/>
        </w:rPr>
        <w:t xml:space="preserve">     But if it was a joke, Mai didn’t show it. Her face remained serious as she shifted uncomfortably beneath Praew’s piercing stare.</w:t>
      </w:r>
    </w:p>
    <w:p w:rsidR="00000000" w:rsidDel="00000000" w:rsidP="00000000" w:rsidRDefault="00000000" w:rsidRPr="00000000" w14:paraId="00000C14">
      <w:pPr>
        <w:spacing w:after="0" w:before="0" w:line="480" w:lineRule="auto"/>
        <w:ind w:left="720" w:firstLine="720"/>
        <w:rPr/>
      </w:pPr>
      <w:r w:rsidDel="00000000" w:rsidR="00000000" w:rsidRPr="00000000">
        <w:rPr>
          <w:rtl w:val="0"/>
        </w:rPr>
        <w:t xml:space="preserve">     “I don’t get older,” Mai said again, insistent. “I’ve looked like this since the day he found me.”</w:t>
      </w:r>
    </w:p>
    <w:p w:rsidR="00000000" w:rsidDel="00000000" w:rsidP="00000000" w:rsidRDefault="00000000" w:rsidRPr="00000000" w14:paraId="00000C15">
      <w:pPr>
        <w:spacing w:after="0" w:before="0" w:line="480" w:lineRule="auto"/>
        <w:ind w:left="720" w:firstLine="720"/>
        <w:rPr/>
      </w:pPr>
      <w:r w:rsidDel="00000000" w:rsidR="00000000" w:rsidRPr="00000000">
        <w:rPr>
          <w:rtl w:val="0"/>
        </w:rPr>
        <w:t xml:space="preserve">     Mai took a deep breath and shut her eyes, balling both hands into fists before forcing out one last sentence.</w:t>
      </w:r>
    </w:p>
    <w:p w:rsidR="00000000" w:rsidDel="00000000" w:rsidP="00000000" w:rsidRDefault="00000000" w:rsidRPr="00000000" w14:paraId="00000C16">
      <w:pPr>
        <w:spacing w:after="0" w:before="0" w:line="480" w:lineRule="auto"/>
        <w:ind w:left="720" w:firstLine="720"/>
        <w:rPr/>
      </w:pPr>
      <w:r w:rsidDel="00000000" w:rsidR="00000000" w:rsidRPr="00000000">
        <w:rPr>
          <w:rtl w:val="0"/>
        </w:rPr>
        <w:t xml:space="preserve">     “The truth is, I’m probably even older than—”</w:t>
      </w:r>
    </w:p>
    <w:p w:rsidR="00000000" w:rsidDel="00000000" w:rsidP="00000000" w:rsidRDefault="00000000" w:rsidRPr="00000000" w14:paraId="00000C17">
      <w:pPr>
        <w:spacing w:after="0" w:before="0" w:line="480" w:lineRule="auto"/>
        <w:ind w:left="720" w:firstLine="720"/>
        <w:rPr/>
      </w:pPr>
      <w:r w:rsidDel="00000000" w:rsidR="00000000" w:rsidRPr="00000000">
        <w:rPr>
          <w:rtl w:val="0"/>
        </w:rPr>
        <w:t xml:space="preserve">     “That bolting bag of bones is even older than me,” growled a voice behind them.</w:t>
      </w:r>
    </w:p>
    <w:p w:rsidR="00000000" w:rsidDel="00000000" w:rsidP="00000000" w:rsidRDefault="00000000" w:rsidRPr="00000000" w14:paraId="00000C18">
      <w:pPr>
        <w:spacing w:after="0" w:before="0" w:line="480" w:lineRule="auto"/>
        <w:ind w:left="720" w:firstLine="720"/>
        <w:rPr/>
      </w:pPr>
      <w:r w:rsidDel="00000000" w:rsidR="00000000" w:rsidRPr="00000000">
        <w:rPr>
          <w:rtl w:val="0"/>
        </w:rPr>
        <w:t xml:space="preserve">     Mai froze, then looked up with a tight smile. “Well slap my back with a BlastStone, I’m getting rusty.”</w:t>
      </w:r>
    </w:p>
    <w:p w:rsidR="00000000" w:rsidDel="00000000" w:rsidP="00000000" w:rsidRDefault="00000000" w:rsidRPr="00000000" w14:paraId="00000C19">
      <w:pPr>
        <w:spacing w:after="0" w:before="0" w:line="480" w:lineRule="auto"/>
        <w:ind w:left="720" w:firstLine="720"/>
        <w:rPr/>
      </w:pPr>
      <w:r w:rsidDel="00000000" w:rsidR="00000000" w:rsidRPr="00000000">
        <w:rPr>
          <w:rtl w:val="0"/>
        </w:rPr>
        <w:t xml:space="preserve">     Praew turned slowly. Silverwing Godric stood in the doorway, arms crossed.</w:t>
      </w:r>
    </w:p>
    <w:p w:rsidR="00000000" w:rsidDel="00000000" w:rsidP="00000000" w:rsidRDefault="00000000" w:rsidRPr="00000000" w14:paraId="00000C1A">
      <w:pPr>
        <w:spacing w:after="0" w:before="0" w:line="480" w:lineRule="auto"/>
        <w:ind w:left="720" w:firstLine="720"/>
        <w:rPr/>
      </w:pPr>
      <w:r w:rsidDel="00000000" w:rsidR="00000000" w:rsidRPr="00000000">
        <w:rPr>
          <w:rtl w:val="0"/>
        </w:rPr>
        <w:t xml:space="preserve">     “What is with you bolting hatchlings and your obsession with classified information? I thought you’d learn a lesson after what happened to the others, Praew.”</w:t>
      </w:r>
    </w:p>
    <w:p w:rsidR="00000000" w:rsidDel="00000000" w:rsidP="00000000" w:rsidRDefault="00000000" w:rsidRPr="00000000" w14:paraId="00000C1B">
      <w:pPr>
        <w:spacing w:after="0" w:before="0" w:line="480" w:lineRule="auto"/>
        <w:ind w:left="720" w:firstLine="720"/>
        <w:rPr/>
      </w:pPr>
      <w:r w:rsidDel="00000000" w:rsidR="00000000" w:rsidRPr="00000000">
        <w:rPr>
          <w:rtl w:val="0"/>
        </w:rPr>
        <w:t xml:space="preserve">     He started walking toward them.</w:t>
      </w:r>
    </w:p>
    <w:p w:rsidR="00000000" w:rsidDel="00000000" w:rsidP="00000000" w:rsidRDefault="00000000" w:rsidRPr="00000000" w14:paraId="00000C1C">
      <w:pPr>
        <w:spacing w:after="0" w:before="0" w:line="480" w:lineRule="auto"/>
        <w:ind w:left="720" w:firstLine="720"/>
        <w:rPr/>
      </w:pPr>
      <w:r w:rsidDel="00000000" w:rsidR="00000000" w:rsidRPr="00000000">
        <w:rPr>
          <w:rtl w:val="0"/>
        </w:rPr>
        <w:t xml:space="preserve">     Mai stepped in front of her, calm and composed.</w:t>
      </w:r>
    </w:p>
    <w:p w:rsidR="00000000" w:rsidDel="00000000" w:rsidP="00000000" w:rsidRDefault="00000000" w:rsidRPr="00000000" w14:paraId="00000C1D">
      <w:pPr>
        <w:spacing w:after="0" w:before="0" w:line="480" w:lineRule="auto"/>
        <w:ind w:left="720" w:firstLine="720"/>
        <w:rPr/>
      </w:pPr>
      <w:r w:rsidDel="00000000" w:rsidR="00000000" w:rsidRPr="00000000">
        <w:rPr>
          <w:rtl w:val="0"/>
        </w:rPr>
        <w:t xml:space="preserve">    </w:t>
      </w:r>
      <w:sdt>
        <w:sdtPr>
          <w:id w:val="953533256"/>
          <w:tag w:val="goog_rdk_123"/>
        </w:sdtPr>
        <w:sdtContent>
          <w:commentRangeStart w:id="58"/>
        </w:sdtContent>
      </w:sdt>
      <w:r w:rsidDel="00000000" w:rsidR="00000000" w:rsidRPr="00000000">
        <w:rPr>
          <w:rtl w:val="0"/>
        </w:rPr>
        <w:t xml:space="preserve"> “Godric Rivers,” </w:t>
      </w:r>
      <w:commentRangeEnd w:id="58"/>
      <w:r w:rsidDel="00000000" w:rsidR="00000000" w:rsidRPr="00000000">
        <w:commentReference w:id="58"/>
      </w:r>
      <w:r w:rsidDel="00000000" w:rsidR="00000000" w:rsidRPr="00000000">
        <w:rPr>
          <w:rtl w:val="0"/>
        </w:rPr>
        <w:t xml:space="preserve">she said, “you’re quite light on your feet. I didn’t even hear a footstep.”</w:t>
      </w:r>
    </w:p>
    <w:p w:rsidR="00000000" w:rsidDel="00000000" w:rsidP="00000000" w:rsidRDefault="00000000" w:rsidRPr="00000000" w14:paraId="00000C1E">
      <w:pPr>
        <w:spacing w:after="0" w:before="0" w:line="480" w:lineRule="auto"/>
        <w:ind w:left="720" w:firstLine="720"/>
        <w:rPr/>
      </w:pPr>
      <w:r w:rsidDel="00000000" w:rsidR="00000000" w:rsidRPr="00000000">
        <w:rPr>
          <w:rtl w:val="0"/>
        </w:rPr>
        <w:t xml:space="preserve">     Godric gave a short nod. “Thanks. Years of practice. Though… I guess not as many as you.”</w:t>
      </w:r>
    </w:p>
    <w:p w:rsidR="00000000" w:rsidDel="00000000" w:rsidP="00000000" w:rsidRDefault="00000000" w:rsidRPr="00000000" w14:paraId="00000C1F">
      <w:pPr>
        <w:spacing w:after="0" w:before="0" w:line="480" w:lineRule="auto"/>
        <w:ind w:left="720" w:firstLine="720"/>
        <w:rPr/>
      </w:pPr>
      <w:r w:rsidDel="00000000" w:rsidR="00000000" w:rsidRPr="00000000">
        <w:rPr>
          <w:rtl w:val="0"/>
        </w:rPr>
        <w:t xml:space="preserve">     Then his tone cooled.</w:t>
      </w:r>
    </w:p>
    <w:p w:rsidR="00000000" w:rsidDel="00000000" w:rsidP="00000000" w:rsidRDefault="00000000" w:rsidRPr="00000000" w14:paraId="00000C20">
      <w:pPr>
        <w:spacing w:after="0" w:before="0" w:line="480" w:lineRule="auto"/>
        <w:ind w:left="720" w:firstLine="720"/>
        <w:rPr/>
      </w:pPr>
      <w:r w:rsidDel="00000000" w:rsidR="00000000" w:rsidRPr="00000000">
        <w:rPr>
          <w:rtl w:val="0"/>
        </w:rPr>
        <w:t xml:space="preserve">     “You shouldn’t have told her about the Fourth Floor. No matter what she is to you… treason is treason.”</w:t>
      </w:r>
    </w:p>
    <w:p w:rsidR="00000000" w:rsidDel="00000000" w:rsidP="00000000" w:rsidRDefault="00000000" w:rsidRPr="00000000" w14:paraId="00000C21">
      <w:pPr>
        <w:spacing w:after="0" w:before="0" w:line="480" w:lineRule="auto"/>
        <w:ind w:left="720" w:firstLine="720"/>
        <w:rPr/>
      </w:pPr>
      <w:r w:rsidDel="00000000" w:rsidR="00000000" w:rsidRPr="00000000">
        <w:rPr>
          <w:rtl w:val="0"/>
        </w:rPr>
        <w:t xml:space="preserve">     He stopped a few paces away.</w:t>
      </w:r>
    </w:p>
    <w:p w:rsidR="00000000" w:rsidDel="00000000" w:rsidP="00000000" w:rsidRDefault="00000000" w:rsidRPr="00000000" w14:paraId="00000C22">
      <w:pPr>
        <w:spacing w:after="0" w:before="0" w:line="480" w:lineRule="auto"/>
        <w:ind w:left="720" w:firstLine="720"/>
        <w:rPr/>
      </w:pPr>
      <w:r w:rsidDel="00000000" w:rsidR="00000000" w:rsidRPr="00000000">
        <w:rPr>
          <w:rtl w:val="0"/>
        </w:rPr>
        <w:t xml:space="preserve">     “It’s kind of sick, you know—imitating a hatchling to experience your missed youth.”</w:t>
      </w:r>
    </w:p>
    <w:p w:rsidR="00000000" w:rsidDel="00000000" w:rsidP="00000000" w:rsidRDefault="00000000" w:rsidRPr="00000000" w14:paraId="00000C23">
      <w:pPr>
        <w:spacing w:after="0" w:before="0" w:line="480" w:lineRule="auto"/>
        <w:ind w:left="720" w:firstLine="720"/>
        <w:rPr/>
      </w:pPr>
      <w:r w:rsidDel="00000000" w:rsidR="00000000" w:rsidRPr="00000000">
        <w:rPr>
          <w:rtl w:val="0"/>
        </w:rPr>
        <w:t xml:space="preserve">     His eyes flicked to Praew.</w:t>
      </w:r>
    </w:p>
    <w:p w:rsidR="00000000" w:rsidDel="00000000" w:rsidP="00000000" w:rsidRDefault="00000000" w:rsidRPr="00000000" w14:paraId="00000C24">
      <w:pPr>
        <w:spacing w:after="0" w:before="0" w:line="480" w:lineRule="auto"/>
        <w:ind w:left="720" w:firstLine="720"/>
        <w:rPr/>
      </w:pPr>
      <w:r w:rsidDel="00000000" w:rsidR="00000000" w:rsidRPr="00000000">
        <w:rPr>
          <w:rtl w:val="0"/>
        </w:rPr>
        <w:t xml:space="preserve">     “What is she? Your next victim?”</w:t>
      </w:r>
    </w:p>
    <w:p w:rsidR="00000000" w:rsidDel="00000000" w:rsidP="00000000" w:rsidRDefault="00000000" w:rsidRPr="00000000" w14:paraId="00000C25">
      <w:pPr>
        <w:spacing w:after="0" w:before="0" w:line="480" w:lineRule="auto"/>
        <w:ind w:left="720" w:firstLine="720"/>
        <w:rPr/>
      </w:pPr>
      <w:r w:rsidDel="00000000" w:rsidR="00000000" w:rsidRPr="00000000">
        <w:rPr>
          <w:rtl w:val="0"/>
        </w:rPr>
        <w:t xml:space="preserve">     Mai stared daggers at Godric as she unsheathed a voice sharp enough to cut the air.</w:t>
      </w:r>
    </w:p>
    <w:p w:rsidR="00000000" w:rsidDel="00000000" w:rsidP="00000000" w:rsidRDefault="00000000" w:rsidRPr="00000000" w14:paraId="00000C26">
      <w:pPr>
        <w:spacing w:after="0" w:before="0" w:line="480" w:lineRule="auto"/>
        <w:ind w:left="720" w:firstLine="720"/>
        <w:rPr/>
      </w:pPr>
      <w:r w:rsidDel="00000000" w:rsidR="00000000" w:rsidRPr="00000000">
        <w:rPr>
          <w:rtl w:val="0"/>
        </w:rPr>
        <w:t xml:space="preserve">     “That’s rich coming from you.”</w:t>
      </w:r>
    </w:p>
    <w:p w:rsidR="00000000" w:rsidDel="00000000" w:rsidP="00000000" w:rsidRDefault="00000000" w:rsidRPr="00000000" w14:paraId="00000C27">
      <w:pPr>
        <w:spacing w:after="0" w:before="0" w:line="480" w:lineRule="auto"/>
        <w:ind w:left="720" w:firstLine="720"/>
        <w:rPr/>
      </w:pPr>
      <w:r w:rsidDel="00000000" w:rsidR="00000000" w:rsidRPr="00000000">
        <w:rPr>
          <w:rtl w:val="0"/>
        </w:rPr>
        <w:t xml:space="preserve">     She tilted her head, locking eyes with him.</w:t>
      </w:r>
    </w:p>
    <w:p w:rsidR="00000000" w:rsidDel="00000000" w:rsidP="00000000" w:rsidRDefault="00000000" w:rsidRPr="00000000" w14:paraId="00000C28">
      <w:pPr>
        <w:spacing w:after="0" w:before="0" w:line="480" w:lineRule="auto"/>
        <w:ind w:left="720" w:firstLine="720"/>
        <w:rPr/>
      </w:pPr>
      <w:r w:rsidDel="00000000" w:rsidR="00000000" w:rsidRPr="00000000">
        <w:rPr>
          <w:rtl w:val="0"/>
        </w:rPr>
        <w:t xml:space="preserve">     “Have you already forgotten what we Ghosts used to call you before your Hunter title?”</w:t>
      </w:r>
    </w:p>
    <w:p w:rsidR="00000000" w:rsidDel="00000000" w:rsidP="00000000" w:rsidRDefault="00000000" w:rsidRPr="00000000" w14:paraId="00000C29">
      <w:pPr>
        <w:spacing w:after="0" w:before="0" w:line="480" w:lineRule="auto"/>
        <w:ind w:left="720" w:firstLine="720"/>
        <w:rPr/>
      </w:pPr>
      <w:r w:rsidDel="00000000" w:rsidR="00000000" w:rsidRPr="00000000">
        <w:rPr>
          <w:rtl w:val="0"/>
        </w:rPr>
        <w:t xml:space="preserve">     She let the silence drag.</w:t>
      </w:r>
    </w:p>
    <w:p w:rsidR="00000000" w:rsidDel="00000000" w:rsidP="00000000" w:rsidRDefault="00000000" w:rsidRPr="00000000" w14:paraId="00000C2A">
      <w:pPr>
        <w:spacing w:after="0" w:before="0" w:line="480" w:lineRule="auto"/>
        <w:ind w:left="720" w:firstLine="720"/>
        <w:rPr/>
      </w:pPr>
      <w:r w:rsidDel="00000000" w:rsidR="00000000" w:rsidRPr="00000000">
        <w:rPr>
          <w:rtl w:val="0"/>
        </w:rPr>
        <w:t xml:space="preserve">     “Madman Godric… the Deadly Scientist.”</w:t>
      </w:r>
    </w:p>
    <w:p w:rsidR="00000000" w:rsidDel="00000000" w:rsidP="00000000" w:rsidRDefault="00000000" w:rsidRPr="00000000" w14:paraId="00000C2B">
      <w:pPr>
        <w:spacing w:after="0" w:before="0" w:line="480" w:lineRule="auto"/>
        <w:ind w:left="720" w:firstLine="720"/>
        <w:rPr/>
      </w:pPr>
      <w:r w:rsidDel="00000000" w:rsidR="00000000" w:rsidRPr="00000000">
        <w:rPr>
          <w:rtl w:val="0"/>
        </w:rPr>
        <w:t xml:space="preserve">     Godric stepped right up to her. Close. Looming.</w:t>
      </w:r>
    </w:p>
    <w:p w:rsidR="00000000" w:rsidDel="00000000" w:rsidP="00000000" w:rsidRDefault="00000000" w:rsidRPr="00000000" w14:paraId="00000C2C">
      <w:pPr>
        <w:spacing w:after="0" w:before="0" w:line="480" w:lineRule="auto"/>
        <w:ind w:left="720" w:firstLine="720"/>
        <w:rPr/>
      </w:pPr>
      <w:r w:rsidDel="00000000" w:rsidR="00000000" w:rsidRPr="00000000">
        <w:rPr>
          <w:rtl w:val="0"/>
        </w:rPr>
        <w:t xml:space="preserve">     His fists clenched.</w:t>
      </w:r>
    </w:p>
    <w:p w:rsidR="00000000" w:rsidDel="00000000" w:rsidP="00000000" w:rsidRDefault="00000000" w:rsidRPr="00000000" w14:paraId="00000C2D">
      <w:pPr>
        <w:spacing w:after="0" w:before="0" w:line="480" w:lineRule="auto"/>
        <w:ind w:left="720" w:firstLine="720"/>
        <w:rPr/>
      </w:pPr>
      <w:r w:rsidDel="00000000" w:rsidR="00000000" w:rsidRPr="00000000">
        <w:rPr>
          <w:rtl w:val="0"/>
        </w:rPr>
        <w:t xml:space="preserve">     “I thought I made it clear what would happen to you Ghosts if you ever called me that again.”</w:t>
      </w:r>
    </w:p>
    <w:p w:rsidR="00000000" w:rsidDel="00000000" w:rsidP="00000000" w:rsidRDefault="00000000" w:rsidRPr="00000000" w14:paraId="00000C2E">
      <w:pPr>
        <w:spacing w:after="0" w:before="0" w:line="480" w:lineRule="auto"/>
        <w:ind w:left="720" w:firstLine="720"/>
        <w:rPr/>
      </w:pPr>
      <w:r w:rsidDel="00000000" w:rsidR="00000000" w:rsidRPr="00000000">
        <w:rPr>
          <w:rtl w:val="0"/>
        </w:rPr>
        <w:t xml:space="preserve">     Mai smiled her usual carefree grin, but her eyes told a different story. They were wide, fierce, and beastly—like the Ratrod-eating child from the Fourth Floor.</w:t>
      </w:r>
    </w:p>
    <w:p w:rsidR="00000000" w:rsidDel="00000000" w:rsidP="00000000" w:rsidRDefault="00000000" w:rsidRPr="00000000" w14:paraId="00000C2F">
      <w:pPr>
        <w:spacing w:after="0" w:before="0" w:line="480" w:lineRule="auto"/>
        <w:ind w:left="720" w:firstLine="720"/>
        <w:rPr/>
      </w:pPr>
      <w:r w:rsidDel="00000000" w:rsidR="00000000" w:rsidRPr="00000000">
        <w:rPr>
          <w:rtl w:val="0"/>
        </w:rPr>
        <w:t xml:space="preserve">     “I think it’s best if you leave, Praew,” she chimed through the teeth of her stiff smile.</w:t>
      </w:r>
    </w:p>
    <w:p w:rsidR="00000000" w:rsidDel="00000000" w:rsidP="00000000" w:rsidRDefault="00000000" w:rsidRPr="00000000" w14:paraId="00000C30">
      <w:pPr>
        <w:spacing w:after="0" w:before="0" w:line="480" w:lineRule="auto"/>
        <w:ind w:left="720" w:firstLine="720"/>
        <w:rPr/>
      </w:pPr>
      <w:r w:rsidDel="00000000" w:rsidR="00000000" w:rsidRPr="00000000">
        <w:rPr>
          <w:rtl w:val="0"/>
        </w:rPr>
        <w:t xml:space="preserve">     “No,” Praew said calmly, though her heart was racing as fast as her thoughts. “You’re my best friend, and I don’t care about your age. I’m sorry for breaking my promises. So come on! Stay alive and scold me</w:t>
      </w:r>
      <w:sdt>
        <w:sdtPr>
          <w:id w:val="300706189"/>
          <w:tag w:val="goog_rdk_124"/>
        </w:sdtPr>
        <w:sdtContent>
          <w:commentRangeStart w:id="59"/>
        </w:sdtContent>
      </w:sdt>
      <w:r w:rsidDel="00000000" w:rsidR="00000000" w:rsidRPr="00000000">
        <w:rPr>
          <w:rtl w:val="0"/>
        </w:rPr>
        <w:t xml:space="preserve"> </w:t>
      </w:r>
      <w:sdt>
        <w:sdtPr>
          <w:id w:val="713964472"/>
          <w:tag w:val="goog_rdk_125"/>
        </w:sdtPr>
        <w:sdtContent>
          <w:ins w:author="William Cox" w:id="41" w:date="2025-12-22T21:37:00Z">
            <w:r w:rsidDel="00000000" w:rsidR="00000000" w:rsidRPr="00000000">
              <w:rPr>
                <w:rtl w:val="0"/>
              </w:rPr>
              <w:t xml:space="preserve">like</w:t>
            </w:r>
          </w:ins>
        </w:sdtContent>
      </w:sdt>
      <w:sdt>
        <w:sdtPr>
          <w:id w:val="1204997658"/>
          <w:tag w:val="goog_rdk_126"/>
        </w:sdtPr>
        <w:sdtContent>
          <w:del w:author="William Cox" w:id="41" w:date="2025-12-22T21:37:00Z">
            <w:r w:rsidDel="00000000" w:rsidR="00000000" w:rsidRPr="00000000">
              <w:rPr>
                <w:rtl w:val="0"/>
              </w:rPr>
              <w:delText xml:space="preserve">for</w:delText>
            </w:r>
          </w:del>
        </w:sdtContent>
      </w:sdt>
      <w:r w:rsidDel="00000000" w:rsidR="00000000" w:rsidRPr="00000000">
        <w:rPr>
          <w:rtl w:val="0"/>
        </w:rPr>
        <w:t xml:space="preserve"> </w:t>
      </w:r>
      <w:commentRangeEnd w:id="59"/>
      <w:r w:rsidDel="00000000" w:rsidR="00000000" w:rsidRPr="00000000">
        <w:commentReference w:id="59"/>
      </w:r>
      <w:r w:rsidDel="00000000" w:rsidR="00000000" w:rsidRPr="00000000">
        <w:rPr>
          <w:rtl w:val="0"/>
        </w:rPr>
        <w:t xml:space="preserve">before!” She turned to Godric with a sneer.</w:t>
      </w:r>
    </w:p>
    <w:p w:rsidR="00000000" w:rsidDel="00000000" w:rsidP="00000000" w:rsidRDefault="00000000" w:rsidRPr="00000000" w14:paraId="00000C31">
      <w:pPr>
        <w:spacing w:after="0" w:before="0" w:line="480" w:lineRule="auto"/>
        <w:ind w:left="720" w:firstLine="720"/>
        <w:rPr/>
      </w:pPr>
      <w:r w:rsidDel="00000000" w:rsidR="00000000" w:rsidRPr="00000000">
        <w:rPr>
          <w:rtl w:val="0"/>
        </w:rPr>
        <w:t xml:space="preserve">     “You were one of my heroes, Godric.”</w:t>
      </w:r>
    </w:p>
    <w:p w:rsidR="00000000" w:rsidDel="00000000" w:rsidP="00000000" w:rsidRDefault="00000000" w:rsidRPr="00000000" w14:paraId="00000C32">
      <w:pPr>
        <w:spacing w:after="0" w:before="0" w:line="480" w:lineRule="auto"/>
        <w:ind w:left="720" w:firstLine="720"/>
        <w:rPr/>
      </w:pPr>
      <w:r w:rsidDel="00000000" w:rsidR="00000000" w:rsidRPr="00000000">
        <w:rPr>
          <w:rtl w:val="0"/>
        </w:rPr>
        <w:t xml:space="preserve">     “I’m no bolting hero,” he growled back, eyes locked on Mai. “But I’ll do what I must. Go home, Praew. I’ll deal with you later.”</w:t>
      </w:r>
    </w:p>
    <w:p w:rsidR="00000000" w:rsidDel="00000000" w:rsidP="00000000" w:rsidRDefault="00000000" w:rsidRPr="00000000" w14:paraId="00000C33">
      <w:pPr>
        <w:spacing w:after="0" w:before="0" w:line="480" w:lineRule="auto"/>
        <w:ind w:left="720" w:firstLine="720"/>
        <w:rPr/>
      </w:pPr>
      <w:r w:rsidDel="00000000" w:rsidR="00000000" w:rsidRPr="00000000">
        <w:rPr>
          <w:rtl w:val="0"/>
        </w:rPr>
        <w:t xml:space="preserve">     Praew slowly backed toward the door. “If anything happens to me, Haldric will find you, Godric. Not even you can ignore the Heir!”</w:t>
      </w:r>
    </w:p>
    <w:p w:rsidR="00000000" w:rsidDel="00000000" w:rsidP="00000000" w:rsidRDefault="00000000" w:rsidRPr="00000000" w14:paraId="00000C34">
      <w:pPr>
        <w:spacing w:after="0" w:before="0" w:line="480" w:lineRule="auto"/>
        <w:ind w:left="720" w:firstLine="720"/>
        <w:rPr/>
      </w:pPr>
      <w:r w:rsidDel="00000000" w:rsidR="00000000" w:rsidRPr="00000000">
        <w:rPr>
          <w:rtl w:val="0"/>
        </w:rPr>
        <w:t xml:space="preserve">     Godric turned toward her, fury breaking through. “Do you really think that I—”</w:t>
      </w:r>
    </w:p>
    <w:p w:rsidR="00000000" w:rsidDel="00000000" w:rsidP="00000000" w:rsidRDefault="00000000" w:rsidRPr="00000000" w14:paraId="00000C35">
      <w:pPr>
        <w:spacing w:after="0" w:before="0" w:line="480" w:lineRule="auto"/>
        <w:ind w:left="720" w:firstLine="720"/>
        <w:rPr/>
      </w:pPr>
      <w:r w:rsidDel="00000000" w:rsidR="00000000" w:rsidRPr="00000000">
        <w:rPr>
          <w:rtl w:val="0"/>
        </w:rPr>
        <w:t xml:space="preserve">     Praew didn’t hear the rest, because Godric made a deadly mistake: he took his eyes off the best bolting assassin in the city.</w:t>
      </w:r>
    </w:p>
    <w:p w:rsidR="00000000" w:rsidDel="00000000" w:rsidP="00000000" w:rsidRDefault="00000000" w:rsidRPr="00000000" w14:paraId="00000C36">
      <w:pPr>
        <w:spacing w:after="0" w:before="0" w:line="480" w:lineRule="auto"/>
        <w:ind w:left="720" w:firstLine="720"/>
        <w:rPr/>
      </w:pPr>
      <w:r w:rsidDel="00000000" w:rsidR="00000000" w:rsidRPr="00000000">
        <w:rPr>
          <w:rtl w:val="0"/>
        </w:rPr>
        <w:t xml:space="preserve">     Mai dropped to a knee and slammed a concealed dagger through his foot.</w:t>
      </w:r>
    </w:p>
    <w:p w:rsidR="00000000" w:rsidDel="00000000" w:rsidP="00000000" w:rsidRDefault="00000000" w:rsidRPr="00000000" w14:paraId="00000C37">
      <w:pPr>
        <w:spacing w:after="0" w:before="0" w:line="480" w:lineRule="auto"/>
        <w:ind w:left="720" w:firstLine="720"/>
        <w:rPr/>
      </w:pPr>
      <w:r w:rsidDel="00000000" w:rsidR="00000000" w:rsidRPr="00000000">
        <w:rPr>
          <w:rtl w:val="0"/>
        </w:rPr>
        <w:t xml:space="preserve">     The monster didn’t even flinch. He just looked down at her.</w:t>
      </w:r>
    </w:p>
    <w:p w:rsidR="00000000" w:rsidDel="00000000" w:rsidP="00000000" w:rsidRDefault="00000000" w:rsidRPr="00000000" w14:paraId="00000C38">
      <w:pPr>
        <w:spacing w:after="0" w:before="0" w:line="480" w:lineRule="auto"/>
        <w:ind w:left="720" w:firstLine="720"/>
        <w:rPr/>
      </w:pPr>
      <w:r w:rsidDel="00000000" w:rsidR="00000000" w:rsidRPr="00000000">
        <w:rPr>
          <w:rtl w:val="0"/>
        </w:rPr>
        <w:t xml:space="preserve">     “Praew, run!” Mai shouted.</w:t>
      </w:r>
    </w:p>
    <w:p w:rsidR="00000000" w:rsidDel="00000000" w:rsidP="00000000" w:rsidRDefault="00000000" w:rsidRPr="00000000" w14:paraId="00000C39">
      <w:pPr>
        <w:spacing w:after="0" w:before="0" w:line="480" w:lineRule="auto"/>
        <w:ind w:left="720" w:firstLine="720"/>
        <w:rPr/>
      </w:pPr>
      <w:r w:rsidDel="00000000" w:rsidR="00000000" w:rsidRPr="00000000">
        <w:rPr>
          <w:rtl w:val="0"/>
        </w:rPr>
        <w:t xml:space="preserve">     Godric moved effortlessly. A casual kick launched Mai across the training hall like a child’s toy sphere.</w:t>
      </w:r>
    </w:p>
    <w:p w:rsidR="00000000" w:rsidDel="00000000" w:rsidP="00000000" w:rsidRDefault="00000000" w:rsidRPr="00000000" w14:paraId="00000C3A">
      <w:pPr>
        <w:spacing w:after="0" w:before="0" w:line="480" w:lineRule="auto"/>
        <w:ind w:left="720" w:firstLine="720"/>
        <w:rPr/>
      </w:pPr>
      <w:r w:rsidDel="00000000" w:rsidR="00000000" w:rsidRPr="00000000">
        <w:rPr>
          <w:rtl w:val="0"/>
        </w:rPr>
        <w:t xml:space="preserve">     Praew ran. The hall blurred as the first flash signaled the start of a new day.</w:t>
      </w:r>
    </w:p>
    <w:p w:rsidR="00000000" w:rsidDel="00000000" w:rsidP="00000000" w:rsidRDefault="00000000" w:rsidRPr="00000000" w14:paraId="00000C3B">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You better be okay, Mai. You’re the best assassin. You must know how to escape that beast. You understood my hidden message, right? I’ll see you there.</w:t>
      </w:r>
    </w:p>
    <w:p w:rsidR="00000000" w:rsidDel="00000000" w:rsidP="00000000" w:rsidRDefault="00000000" w:rsidRPr="00000000" w14:paraId="00000C3C">
      <w:pPr>
        <w:spacing w:after="0" w:before="0" w:line="480" w:lineRule="auto"/>
        <w:ind w:left="720" w:firstLine="720"/>
        <w:rPr/>
      </w:pPr>
      <w:r w:rsidDel="00000000" w:rsidR="00000000" w:rsidRPr="00000000">
        <w:rPr>
          <w:rtl w:val="0"/>
        </w:rPr>
        <w:t xml:space="preserve">     A plan? Yeah… she had a plan. Or part of one. She’d meet Mai on the Fourth Floor and ambush Godric together. But first, she’d need weapons. She’d need time.</w:t>
      </w:r>
    </w:p>
    <w:p w:rsidR="00000000" w:rsidDel="00000000" w:rsidP="00000000" w:rsidRDefault="00000000" w:rsidRPr="00000000" w14:paraId="00000C3D">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Haldric will expose Godric and clear our names… right? He has to.</w:t>
      </w:r>
    </w:p>
    <w:p w:rsidR="00000000" w:rsidDel="00000000" w:rsidP="00000000" w:rsidRDefault="00000000" w:rsidRPr="00000000" w14:paraId="00000C3E">
      <w:pPr>
        <w:spacing w:after="0" w:before="0" w:line="480" w:lineRule="auto"/>
        <w:ind w:left="720" w:firstLine="720"/>
        <w:rPr/>
      </w:pPr>
      <w:r w:rsidDel="00000000" w:rsidR="00000000" w:rsidRPr="00000000">
        <w:rPr>
          <w:rtl w:val="0"/>
        </w:rPr>
        <w:t xml:space="preserve">     Godric’s echoing voice chased her down the hall, catching her the only way he still could—by seizing her attention with subtext that completely escaped her.</w:t>
      </w:r>
    </w:p>
    <w:p w:rsidR="00000000" w:rsidDel="00000000" w:rsidP="00000000" w:rsidRDefault="00000000" w:rsidRPr="00000000" w14:paraId="00000C3F">
      <w:pPr>
        <w:spacing w:after="0" w:before="0" w:line="480" w:lineRule="auto"/>
        <w:ind w:left="720" w:firstLine="720"/>
        <w:rPr/>
      </w:pPr>
      <w:r w:rsidDel="00000000" w:rsidR="00000000" w:rsidRPr="00000000">
        <w:rPr>
          <w:rtl w:val="0"/>
        </w:rPr>
        <w:t xml:space="preserve">     “Drop the act, Zephyr’s Blade. Your prey already escaped. What’s the point in hiding what you really are now?”</w:t>
      </w:r>
    </w:p>
    <w:p w:rsidR="00000000" w:rsidDel="00000000" w:rsidP="00000000" w:rsidRDefault="00000000" w:rsidRPr="00000000" w14:paraId="00000C40">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 Zephyrs take me, what did he even mean by that?</w:t>
      </w:r>
    </w:p>
    <w:p w:rsidR="00000000" w:rsidDel="00000000" w:rsidP="00000000" w:rsidRDefault="00000000" w:rsidRPr="00000000" w14:paraId="00000C41">
      <w:pPr>
        <w:spacing w:after="0" w:before="0" w:line="480" w:lineRule="auto"/>
        <w:ind w:left="720" w:firstLine="720"/>
        <w:rPr/>
      </w:pPr>
      <w:r w:rsidDel="00000000" w:rsidR="00000000" w:rsidRPr="00000000">
        <w:rPr>
          <w:rtl w:val="0"/>
        </w:rPr>
        <w:t xml:space="preserve">     Pebbles began to scatter across the stone near the battle, clicking louder with each heartbeat. A low howl rose, and before she could look back, a sudden gust blasted Praew off her feet. The wind hurled her down the hall until she slammed face-first into the wall at the next bend.</w:t>
      </w:r>
    </w:p>
    <w:p w:rsidR="00000000" w:rsidDel="00000000" w:rsidP="00000000" w:rsidRDefault="00000000" w:rsidRPr="00000000" w14:paraId="00000C42">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What in the bolting seven stars? That’s not what I meant when I said ‘Zephyrs take me.’ What kind of ZephyrStone can even do that!?</w:t>
      </w:r>
    </w:p>
    <w:p w:rsidR="00000000" w:rsidDel="00000000" w:rsidP="00000000" w:rsidRDefault="00000000" w:rsidRPr="00000000" w14:paraId="00000C43">
      <w:pPr>
        <w:spacing w:after="0" w:before="0" w:line="480" w:lineRule="auto"/>
        <w:ind w:left="720" w:firstLine="720"/>
        <w:rPr/>
      </w:pPr>
      <w:r w:rsidDel="00000000" w:rsidR="00000000" w:rsidRPr="00000000">
        <w:rPr>
          <w:rtl w:val="0"/>
        </w:rPr>
        <w:t xml:space="preserve">     Shaking off the daze, she pushed herself up and ran toward Haldric’s home. His family wouldn’t appreciate her barging in so late, but apologies would have to wait.</w:t>
      </w:r>
    </w:p>
    <w:p w:rsidR="00000000" w:rsidDel="00000000" w:rsidP="00000000" w:rsidRDefault="00000000" w:rsidRPr="00000000" w14:paraId="00000C44">
      <w:pPr>
        <w:spacing w:after="0" w:before="0" w:line="480" w:lineRule="auto"/>
        <w:ind w:left="720" w:firstLine="720"/>
        <w:rPr/>
      </w:pPr>
      <w:r w:rsidDel="00000000" w:rsidR="00000000" w:rsidRPr="00000000">
        <w:rPr>
          <w:rtl w:val="0"/>
        </w:rPr>
        <w:t xml:space="preserve">Sprinting without a breath to spare, Haldric’s home finally came into view. Just as Praew began to slow her pace, a shadow cut in front of her.</w:t>
      </w:r>
    </w:p>
    <w:p w:rsidR="00000000" w:rsidDel="00000000" w:rsidP="00000000" w:rsidRDefault="00000000" w:rsidRPr="00000000" w14:paraId="00000C45">
      <w:pPr>
        <w:spacing w:after="0" w:before="0" w:line="480" w:lineRule="auto"/>
        <w:ind w:left="720" w:firstLine="720"/>
        <w:rPr/>
      </w:pPr>
      <w:r w:rsidDel="00000000" w:rsidR="00000000" w:rsidRPr="00000000">
        <w:rPr>
          <w:rtl w:val="0"/>
        </w:rPr>
        <w:t xml:space="preserve">“Wait, how did you—“  </w:t>
      </w:r>
    </w:p>
    <w:p w:rsidR="00000000" w:rsidDel="00000000" w:rsidP="00000000" w:rsidRDefault="00000000" w:rsidRPr="00000000" w14:paraId="00000C46">
      <w:pPr>
        <w:spacing w:after="0" w:before="0" w:line="480" w:lineRule="auto"/>
        <w:ind w:left="720" w:firstLine="720"/>
        <w:rPr/>
      </w:pPr>
      <w:r w:rsidDel="00000000" w:rsidR="00000000" w:rsidRPr="00000000">
        <w:rPr>
          <w:rtl w:val="0"/>
        </w:rPr>
      </w:r>
    </w:p>
    <w:p w:rsidR="00000000" w:rsidDel="00000000" w:rsidP="00000000" w:rsidRDefault="00000000" w:rsidRPr="00000000" w14:paraId="00000C47">
      <w:pPr>
        <w:spacing w:after="0" w:before="0" w:line="480" w:lineRule="auto"/>
        <w:ind w:left="720" w:firstLine="720"/>
        <w:rPr/>
      </w:pPr>
      <w:r w:rsidDel="00000000" w:rsidR="00000000" w:rsidRPr="00000000">
        <w:rPr>
          <w:rtl w:val="0"/>
        </w:rPr>
      </w:r>
    </w:p>
    <w:p w:rsidR="00000000" w:rsidDel="00000000" w:rsidP="00000000" w:rsidRDefault="00000000" w:rsidRPr="00000000" w14:paraId="00000C48">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C49">
      <w:pPr>
        <w:spacing w:after="0" w:before="0" w:line="480" w:lineRule="auto"/>
        <w:ind w:left="720" w:firstLine="720"/>
        <w:rPr/>
      </w:pPr>
      <w:r w:rsidDel="00000000" w:rsidR="00000000" w:rsidRPr="00000000">
        <w:rPr>
          <w:rtl w:val="0"/>
        </w:rPr>
      </w:r>
    </w:p>
    <w:p w:rsidR="00000000" w:rsidDel="00000000" w:rsidP="00000000" w:rsidRDefault="00000000" w:rsidRPr="00000000" w14:paraId="00000C4A">
      <w:pPr>
        <w:spacing w:after="0" w:before="0" w:line="480" w:lineRule="auto"/>
        <w:ind w:left="720" w:firstLine="720"/>
        <w:rPr/>
      </w:pPr>
      <w:r w:rsidDel="00000000" w:rsidR="00000000" w:rsidRPr="00000000">
        <w:rPr>
          <w:rtl w:val="0"/>
        </w:rPr>
        <w:t xml:space="preserve">The second flicker ended, returning the street to a stillness that matched the silence. Not the kind of silence that invited peace, but the still, stone-deep hush that came with curfew. No voices or footfalls. Just the faint, distant dripping of stalactites hard at work to form stalagmites throughout the street. Its perseverance seemed to echo throughout the city, only to be sabotaged by the morning commute of hard-working citizens.</w:t>
      </w:r>
    </w:p>
    <w:p w:rsidR="00000000" w:rsidDel="00000000" w:rsidP="00000000" w:rsidRDefault="00000000" w:rsidRPr="00000000" w14:paraId="00000C4B">
      <w:pPr>
        <w:spacing w:after="0" w:before="0" w:line="480" w:lineRule="auto"/>
        <w:ind w:left="720" w:firstLine="720"/>
        <w:rPr/>
      </w:pPr>
      <w:r w:rsidDel="00000000" w:rsidR="00000000" w:rsidRPr="00000000">
        <w:rPr>
          <w:rtl w:val="0"/>
        </w:rPr>
        <w:t xml:space="preserve">     Haldric paced in front of the administration building.</w:t>
      </w:r>
    </w:p>
    <w:p w:rsidR="00000000" w:rsidDel="00000000" w:rsidP="00000000" w:rsidRDefault="00000000" w:rsidRPr="00000000" w14:paraId="00000C4C">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What came over me?</w:t>
      </w:r>
      <w:r w:rsidDel="00000000" w:rsidR="00000000" w:rsidRPr="00000000">
        <w:rPr>
          <w:rtl w:val="0"/>
        </w:rPr>
        <w:t xml:space="preserve"> he thought. </w:t>
      </w:r>
      <w:r w:rsidDel="00000000" w:rsidR="00000000" w:rsidRPr="00000000">
        <w:rPr>
          <w:i w:val="1"/>
          <w:iCs w:val="1"/>
          <w:rtl w:val="0"/>
        </w:rPr>
        <w:t xml:space="preserve">Why am I so impulsive? I could be in bed by now. What did I expect to accomplish by coming here instead? That bolting woman is making me lose my mind!</w:t>
      </w:r>
      <w:r w:rsidDel="00000000" w:rsidR="00000000" w:rsidRPr="00000000">
        <w:rPr>
          <w:rtl w:val="0"/>
        </w:rPr>
      </w:r>
    </w:p>
    <w:p w:rsidR="00000000" w:rsidDel="00000000" w:rsidP="00000000" w:rsidRDefault="00000000" w:rsidRPr="00000000" w14:paraId="00000C4D">
      <w:pPr>
        <w:spacing w:after="0" w:before="0" w:line="480" w:lineRule="auto"/>
        <w:ind w:left="720" w:firstLine="720"/>
        <w:rPr/>
      </w:pPr>
      <w:r w:rsidDel="00000000" w:rsidR="00000000" w:rsidRPr="00000000">
        <w:rPr>
          <w:rtl w:val="0"/>
        </w:rPr>
        <w:t xml:space="preserve">     He shouldn’t have cared this much. Shouldn’t have let that bolting conversation get under his skin. But the words wouldn’t leave. </w:t>
      </w:r>
    </w:p>
    <w:p w:rsidR="00000000" w:rsidDel="00000000" w:rsidP="00000000" w:rsidRDefault="00000000" w:rsidRPr="00000000" w14:paraId="00000C4E">
      <w:pPr>
        <w:spacing w:after="0" w:before="0" w:line="480" w:lineRule="auto"/>
        <w:ind w:left="720" w:firstLine="720"/>
        <w:rPr/>
      </w:pPr>
      <w:r w:rsidDel="00000000" w:rsidR="00000000" w:rsidRPr="00000000">
        <w:rPr>
          <w:rtl w:val="0"/>
        </w:rPr>
        <w:t xml:space="preserve">“</w:t>
      </w:r>
      <w:r w:rsidDel="00000000" w:rsidR="00000000" w:rsidRPr="00000000">
        <w:rPr>
          <w:i w:val="1"/>
          <w:iCs w:val="1"/>
          <w:rtl w:val="0"/>
        </w:rPr>
        <w:t xml:space="preserve">You’re not as smart as you pretend to be.</w:t>
      </w:r>
      <w:r w:rsidDel="00000000" w:rsidR="00000000" w:rsidRPr="00000000">
        <w:rPr>
          <w:rtl w:val="0"/>
        </w:rPr>
        <w:t xml:space="preserve">” </w:t>
      </w:r>
      <w:r w:rsidDel="00000000" w:rsidR="00000000" w:rsidRPr="00000000">
        <w:rPr>
          <w:rtl w:val="0"/>
        </w:rPr>
        <w:t xml:space="preserve">His words to Praew </w:t>
      </w:r>
      <w:r w:rsidDel="00000000" w:rsidR="00000000" w:rsidRPr="00000000">
        <w:rPr>
          <w:rtl w:val="0"/>
        </w:rPr>
        <w:t xml:space="preserve">words rang in his head.</w:t>
      </w:r>
    </w:p>
    <w:p w:rsidR="00000000" w:rsidDel="00000000" w:rsidP="00000000" w:rsidRDefault="00000000" w:rsidRPr="00000000" w14:paraId="00000C4F">
      <w:pPr>
        <w:spacing w:after="0" w:before="0" w:line="480" w:lineRule="auto"/>
        <w:ind w:left="720" w:firstLine="720"/>
        <w:rPr/>
      </w:pPr>
      <w:r w:rsidDel="00000000" w:rsidR="00000000" w:rsidRPr="00000000">
        <w:rPr>
          <w:rtl w:val="0"/>
        </w:rPr>
        <w:t xml:space="preserve">     Praew was reckless. Always had been. But she wasn’t stupid.</w:t>
      </w:r>
    </w:p>
    <w:p w:rsidR="00000000" w:rsidDel="00000000" w:rsidP="00000000" w:rsidRDefault="00000000" w:rsidRPr="00000000" w14:paraId="00000C50">
      <w:pPr>
        <w:spacing w:after="0" w:before="0" w:line="480" w:lineRule="auto"/>
        <w:ind w:left="720" w:firstLine="720"/>
        <w:rPr/>
      </w:pPr>
      <w:r w:rsidDel="00000000" w:rsidR="00000000" w:rsidRPr="00000000">
        <w:rPr>
          <w:rtl w:val="0"/>
        </w:rPr>
        <w:t xml:space="preserve">     And Note. That smug bastard. The way he spoke, the way he looked at Haldric like he was naïve. Like he was blind. Like he didn’t understand how his own city worked.</w:t>
      </w:r>
    </w:p>
    <w:p w:rsidR="00000000" w:rsidDel="00000000" w:rsidP="00000000" w:rsidRDefault="00000000" w:rsidRPr="00000000" w14:paraId="00000C51">
      <w:pPr>
        <w:spacing w:after="0" w:before="0" w:line="480" w:lineRule="auto"/>
        <w:ind w:left="720" w:firstLine="720"/>
        <w:rPr/>
      </w:pPr>
      <w:r w:rsidDel="00000000" w:rsidR="00000000" w:rsidRPr="00000000">
        <w:rPr>
          <w:rtl w:val="0"/>
        </w:rPr>
        <w:t xml:space="preserve">     Haldric gritted his teeth and shoved the thought aside. He did understand. The Prime Archon had given him this position because he trusted him. Because he deserved it.</w:t>
      </w:r>
    </w:p>
    <w:p w:rsidR="00000000" w:rsidDel="00000000" w:rsidP="00000000" w:rsidRDefault="00000000" w:rsidRPr="00000000" w14:paraId="00000C52">
      <w:pPr>
        <w:spacing w:after="0" w:before="0" w:line="480" w:lineRule="auto"/>
        <w:ind w:left="720" w:firstLine="720"/>
        <w:rPr/>
      </w:pPr>
      <w:r w:rsidDel="00000000" w:rsidR="00000000" w:rsidRPr="00000000">
        <w:rPr>
          <w:rtl w:val="0"/>
        </w:rPr>
        <w:t xml:space="preserve">     So why couldn’t he stop thinking about the Fourth Floor?</w:t>
      </w:r>
    </w:p>
    <w:p w:rsidR="00000000" w:rsidDel="00000000" w:rsidP="00000000" w:rsidRDefault="00000000" w:rsidRPr="00000000" w14:paraId="00000C53">
      <w:pPr>
        <w:spacing w:after="0" w:before="0" w:line="480" w:lineRule="auto"/>
        <w:ind w:left="720" w:firstLine="720"/>
        <w:rPr/>
      </w:pPr>
      <w:r w:rsidDel="00000000" w:rsidR="00000000" w:rsidRPr="00000000">
        <w:rPr>
          <w:rtl w:val="0"/>
        </w:rPr>
        <w:t xml:space="preserve">     The bruises. The whip scars. The way those workers didn’t even scream when they were punished, like they had accepted it. Like it wasn’t new.</w:t>
      </w:r>
    </w:p>
    <w:p w:rsidR="00000000" w:rsidDel="00000000" w:rsidP="00000000" w:rsidRDefault="00000000" w:rsidRPr="00000000" w14:paraId="00000C54">
      <w:pPr>
        <w:spacing w:after="0" w:before="0" w:line="480" w:lineRule="auto"/>
        <w:ind w:left="720" w:firstLine="720"/>
        <w:rPr/>
      </w:pPr>
      <w:r w:rsidDel="00000000" w:rsidR="00000000" w:rsidRPr="00000000">
        <w:rPr>
          <w:rtl w:val="0"/>
        </w:rPr>
        <w:t xml:space="preserve">     That kid. Gnawing on a Ratrod like some starving animal.</w:t>
      </w:r>
    </w:p>
    <w:p w:rsidR="00000000" w:rsidDel="00000000" w:rsidP="00000000" w:rsidRDefault="00000000" w:rsidRPr="00000000" w14:paraId="00000C55">
      <w:pPr>
        <w:spacing w:after="0" w:before="0" w:line="480" w:lineRule="auto"/>
        <w:ind w:left="720" w:firstLine="720"/>
        <w:rPr/>
      </w:pPr>
      <w:r w:rsidDel="00000000" w:rsidR="00000000" w:rsidRPr="00000000">
        <w:rPr>
          <w:rtl w:val="0"/>
        </w:rPr>
        <w:t xml:space="preserve">     His stomach twisted. He wasn’t like Praew. He didn’t jump to conclusions. He needed proof that The Prime knew.</w:t>
      </w:r>
    </w:p>
    <w:p w:rsidR="00000000" w:rsidDel="00000000" w:rsidP="00000000" w:rsidRDefault="00000000" w:rsidRPr="00000000" w14:paraId="00000C56">
      <w:pPr>
        <w:spacing w:after="0" w:before="0" w:line="480" w:lineRule="auto"/>
        <w:ind w:left="720" w:firstLine="720"/>
        <w:rPr/>
      </w:pPr>
      <w:r w:rsidDel="00000000" w:rsidR="00000000" w:rsidRPr="00000000">
        <w:rPr>
          <w:rtl w:val="0"/>
        </w:rPr>
        <w:t xml:space="preserve">     If Note was lying, then fine, he’d throw it back in his face. But if he wasn’t…</w:t>
      </w:r>
    </w:p>
    <w:p w:rsidR="00000000" w:rsidDel="00000000" w:rsidP="00000000" w:rsidRDefault="00000000" w:rsidRPr="00000000" w14:paraId="00000C57">
      <w:pPr>
        <w:spacing w:after="0" w:before="0" w:line="480" w:lineRule="auto"/>
        <w:ind w:left="720" w:firstLine="720"/>
        <w:rPr/>
      </w:pPr>
      <w:r w:rsidDel="00000000" w:rsidR="00000000" w:rsidRPr="00000000">
        <w:rPr>
          <w:rtl w:val="0"/>
        </w:rPr>
        <w:t xml:space="preserve">     Haldric’s hands curled into fists. There was only one way to find out.</w:t>
      </w:r>
    </w:p>
    <w:p w:rsidR="00000000" w:rsidDel="00000000" w:rsidP="00000000" w:rsidRDefault="00000000" w:rsidRPr="00000000" w14:paraId="00000C58">
      <w:pPr>
        <w:spacing w:after="0" w:before="0" w:line="480" w:lineRule="auto"/>
        <w:ind w:left="720" w:firstLine="720"/>
        <w:rPr/>
      </w:pPr>
      <w:r w:rsidDel="00000000" w:rsidR="00000000" w:rsidRPr="00000000">
        <w:rPr>
          <w:rtl w:val="0"/>
        </w:rPr>
        <w:t xml:space="preserve">     And that meant breaking into The Prime Archon’s office.</w:t>
      </w:r>
    </w:p>
    <w:p w:rsidR="00000000" w:rsidDel="00000000" w:rsidP="00000000" w:rsidRDefault="00000000" w:rsidRPr="00000000" w14:paraId="00000C59">
      <w:pPr>
        <w:spacing w:after="0" w:before="0" w:line="480" w:lineRule="auto"/>
        <w:ind w:left="720" w:firstLine="720"/>
        <w:rPr/>
      </w:pPr>
      <w:r w:rsidDel="00000000" w:rsidR="00000000" w:rsidRPr="00000000">
        <w:rPr>
          <w:rtl w:val="0"/>
        </w:rPr>
        <w:t xml:space="preserve">     It wasn’t treason. </w:t>
      </w:r>
    </w:p>
    <w:p w:rsidR="00000000" w:rsidDel="00000000" w:rsidP="00000000" w:rsidRDefault="00000000" w:rsidRPr="00000000" w14:paraId="00000C5A">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You’re proving them wrong, </w:t>
      </w:r>
      <w:r w:rsidDel="00000000" w:rsidR="00000000" w:rsidRPr="00000000">
        <w:rPr>
          <w:rtl w:val="0"/>
        </w:rPr>
        <w:t xml:space="preserve">he told himself, shoving aside the unease curling in his chest. </w:t>
      </w:r>
      <w:r w:rsidDel="00000000" w:rsidR="00000000" w:rsidRPr="00000000">
        <w:rPr>
          <w:i w:val="1"/>
          <w:iCs w:val="1"/>
          <w:rtl w:val="0"/>
        </w:rPr>
        <w:t xml:space="preserve">You’re proving you were right to trust him. And that he was, to trust you.</w:t>
      </w:r>
      <w:r w:rsidDel="00000000" w:rsidR="00000000" w:rsidRPr="00000000">
        <w:rPr>
          <w:rtl w:val="0"/>
        </w:rPr>
      </w:r>
    </w:p>
    <w:p w:rsidR="00000000" w:rsidDel="00000000" w:rsidP="00000000" w:rsidRDefault="00000000" w:rsidRPr="00000000" w14:paraId="00000C5B">
      <w:pPr>
        <w:spacing w:after="0" w:before="0" w:line="480" w:lineRule="auto"/>
        <w:ind w:left="720" w:firstLine="720"/>
        <w:rPr/>
      </w:pPr>
      <w:r w:rsidDel="00000000" w:rsidR="00000000" w:rsidRPr="00000000">
        <w:rPr>
          <w:rtl w:val="0"/>
        </w:rPr>
        <w:t xml:space="preserve">     Then why did it feel like he was about to cross a line he couldn’t uncross?</w:t>
      </w:r>
    </w:p>
    <w:p w:rsidR="00000000" w:rsidDel="00000000" w:rsidP="00000000" w:rsidRDefault="00000000" w:rsidRPr="00000000" w14:paraId="00000C5C">
      <w:pPr>
        <w:spacing w:after="0" w:before="0" w:line="480" w:lineRule="auto"/>
        <w:ind w:left="720" w:firstLine="720"/>
        <w:rPr/>
      </w:pPr>
      <w:r w:rsidDel="00000000" w:rsidR="00000000" w:rsidRPr="00000000">
        <w:rPr>
          <w:rtl w:val="0"/>
        </w:rPr>
        <w:t xml:space="preserve">     </w:t>
      </w:r>
      <w:sdt>
        <w:sdtPr>
          <w:id w:val="-292628427"/>
          <w:tag w:val="goog_rdk_127"/>
        </w:sdtPr>
        <w:sdtContent>
          <w:commentRangeStart w:id="60"/>
        </w:sdtContent>
      </w:sdt>
      <w:r w:rsidDel="00000000" w:rsidR="00000000" w:rsidRPr="00000000">
        <w:rPr>
          <w:rtl w:val="0"/>
        </w:rPr>
        <w:t xml:space="preserve">His footsteps scraped softly against the carved stone floor as he walked toward the monolithic entrance. The building itself bled straight out of the cavern wall behind it, a symbol of smooth, chiseled order. The stone face rose two stories high, cut with sharp lines and recessed archways, everything symmetrical, exact. No guards stood at the gate. None were needed.</w:t>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0C5D">
      <w:pPr>
        <w:spacing w:after="0" w:before="0" w:line="480" w:lineRule="auto"/>
        <w:ind w:left="720" w:firstLine="720"/>
        <w:rPr/>
      </w:pPr>
      <w:r w:rsidDel="00000000" w:rsidR="00000000" w:rsidRPr="00000000">
        <w:rPr>
          <w:rtl w:val="0"/>
        </w:rPr>
        <w:t xml:space="preserve">     The Prime’s key hung heavy on Haldric’s neck. He shifted the small book in his pocket so it would stop digging into his thigh.</w:t>
      </w:r>
    </w:p>
    <w:p w:rsidR="00000000" w:rsidDel="00000000" w:rsidP="00000000" w:rsidRDefault="00000000" w:rsidRPr="00000000" w14:paraId="00000C5E">
      <w:pPr>
        <w:spacing w:after="0" w:before="0" w:line="480" w:lineRule="auto"/>
        <w:ind w:left="720" w:firstLine="720"/>
        <w:rPr/>
      </w:pPr>
      <w:r w:rsidDel="00000000" w:rsidR="00000000" w:rsidRPr="00000000">
        <w:rPr>
          <w:rtl w:val="0"/>
        </w:rPr>
        <w:t xml:space="preserve">     He could feel the objects’ discontent. Every step closer to the door made their presence feel unbearable. It was more than a book or key. It was a symbol of trust. The Prime’s trust. The city’s trust. And here he was, unable to give them the same.</w:t>
      </w:r>
    </w:p>
    <w:p w:rsidR="00000000" w:rsidDel="00000000" w:rsidP="00000000" w:rsidRDefault="00000000" w:rsidRPr="00000000" w14:paraId="00000C5F">
      <w:pPr>
        <w:spacing w:after="0" w:before="0" w:line="480" w:lineRule="auto"/>
        <w:ind w:left="720" w:firstLine="720"/>
        <w:rPr/>
      </w:pPr>
      <w:r w:rsidDel="00000000" w:rsidR="00000000" w:rsidRPr="00000000">
        <w:rPr>
          <w:rtl w:val="0"/>
        </w:rPr>
        <w:t xml:space="preserve">     He stopped and ran a hand through his hair. No, he wasn’t breaking in. That’s what Note wanted him to think. That he was sneaking around, chasing conspiracies, doubting the one person who’d believed in him from the start. But that wasn’t it. That wasn’t it.</w:t>
      </w:r>
    </w:p>
    <w:p w:rsidR="00000000" w:rsidDel="00000000" w:rsidP="00000000" w:rsidRDefault="00000000" w:rsidRPr="00000000" w14:paraId="00000C60">
      <w:pPr>
        <w:spacing w:after="0" w:before="0" w:line="480" w:lineRule="auto"/>
        <w:ind w:left="720" w:firstLine="720"/>
        <w:rPr/>
      </w:pPr>
      <w:r w:rsidDel="00000000" w:rsidR="00000000" w:rsidRPr="00000000">
        <w:rPr>
          <w:rtl w:val="0"/>
        </w:rPr>
        <w:t xml:space="preserve">     He looked up at the sealed door. It was a massive slab, locked with a complex rotating seal embedded into the stone. It was a safe door. Every home held a miniature one that contained a copy of the family’s identification documents. No one could unlock this giant mechanism without the proper key. But his master key could open every lock in the city.</w:t>
      </w:r>
    </w:p>
    <w:p w:rsidR="00000000" w:rsidDel="00000000" w:rsidP="00000000" w:rsidRDefault="00000000" w:rsidRPr="00000000" w14:paraId="00000C61">
      <w:pPr>
        <w:spacing w:after="0" w:before="0" w:line="480" w:lineRule="auto"/>
        <w:ind w:left="720" w:firstLine="720"/>
        <w:rPr/>
      </w:pPr>
      <w:r w:rsidDel="00000000" w:rsidR="00000000" w:rsidRPr="00000000">
        <w:rPr>
          <w:rtl w:val="0"/>
        </w:rPr>
        <w:t xml:space="preserve">     This wasn’t betrayal. It was loyalty.</w:t>
      </w:r>
    </w:p>
    <w:p w:rsidR="00000000" w:rsidDel="00000000" w:rsidP="00000000" w:rsidRDefault="00000000" w:rsidRPr="00000000" w14:paraId="00000C62">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Right?</w:t>
      </w:r>
    </w:p>
    <w:p w:rsidR="00000000" w:rsidDel="00000000" w:rsidP="00000000" w:rsidRDefault="00000000" w:rsidRPr="00000000" w14:paraId="00000C63">
      <w:pPr>
        <w:spacing w:after="0" w:before="0" w:line="480" w:lineRule="auto"/>
        <w:ind w:left="720" w:firstLine="720"/>
        <w:rPr/>
      </w:pPr>
      <w:r w:rsidDel="00000000" w:rsidR="00000000" w:rsidRPr="00000000">
        <w:rPr>
          <w:rtl w:val="0"/>
        </w:rPr>
        <w:t xml:space="preserve">     The second flash triggered, and Haldric’s breath caught as realization struck. Time was slipping through his fingers faster than he had anticipated. He knew that by the fifth flash, early risers would start filtering into the building, and The Prime had once confided that he never set foot inside before the fourth. That gave Haldric a narrow window. Two flashes at most to uncover the truth and vanish before anyone else arrived.</w:t>
      </w:r>
    </w:p>
    <w:p w:rsidR="00000000" w:rsidDel="00000000" w:rsidP="00000000" w:rsidRDefault="00000000" w:rsidRPr="00000000" w14:paraId="00000C64">
      <w:pPr>
        <w:spacing w:after="0" w:before="0" w:line="480" w:lineRule="auto"/>
        <w:ind w:left="720" w:firstLine="720"/>
        <w:rPr/>
      </w:pPr>
      <w:r w:rsidDel="00000000" w:rsidR="00000000" w:rsidRPr="00000000">
        <w:rPr>
          <w:rtl w:val="0"/>
        </w:rPr>
        <w:t xml:space="preserve">     Haldric took a breath. Pulled the key off his neck. He hesitated only once, then pressed it into the stone.</w:t>
      </w:r>
    </w:p>
    <w:p w:rsidR="00000000" w:rsidDel="00000000" w:rsidP="00000000" w:rsidRDefault="00000000" w:rsidRPr="00000000" w14:paraId="00000C65">
      <w:pPr>
        <w:spacing w:after="0" w:before="0" w:line="480" w:lineRule="auto"/>
        <w:ind w:left="720" w:firstLine="720"/>
        <w:rPr/>
      </w:pPr>
      <w:r w:rsidDel="00000000" w:rsidR="00000000" w:rsidRPr="00000000">
        <w:rPr>
          <w:rtl w:val="0"/>
        </w:rPr>
        <w:t xml:space="preserve">     The lock turned.</w:t>
      </w:r>
    </w:p>
    <w:p w:rsidR="00000000" w:rsidDel="00000000" w:rsidP="00000000" w:rsidRDefault="00000000" w:rsidRPr="00000000" w14:paraId="00000C66">
      <w:pPr>
        <w:spacing w:after="0" w:before="0" w:line="480" w:lineRule="auto"/>
        <w:ind w:left="720" w:firstLine="720"/>
        <w:rPr/>
      </w:pPr>
      <w:r w:rsidDel="00000000" w:rsidR="00000000" w:rsidRPr="00000000">
        <w:rPr>
          <w:rtl w:val="0"/>
        </w:rPr>
        <w:t xml:space="preserve">     The hall swallowed him in shadow.</w:t>
      </w:r>
    </w:p>
    <w:p w:rsidR="00000000" w:rsidDel="00000000" w:rsidP="00000000" w:rsidRDefault="00000000" w:rsidRPr="00000000" w14:paraId="00000C67">
      <w:pPr>
        <w:spacing w:after="0" w:before="0" w:line="480" w:lineRule="auto"/>
        <w:ind w:left="720" w:firstLine="720"/>
        <w:rPr/>
      </w:pPr>
      <w:r w:rsidDel="00000000" w:rsidR="00000000" w:rsidRPr="00000000">
        <w:rPr>
          <w:rtl w:val="0"/>
        </w:rPr>
        <w:t xml:space="preserve">     Haldric stepped inside, the heavy door sealing behind him with a dull grind. No light greeted him, just rows of benches stretching into dark silence. The benches were bare. The chambers, empty. Only the long stone aisle stretched ahead. This was where he’d normally worked, where others gathered for meetings, hearings, and reports. But now it felt hollow, like the air itself was waiting to catch him in the act.</w:t>
      </w:r>
    </w:p>
    <w:p w:rsidR="00000000" w:rsidDel="00000000" w:rsidP="00000000" w:rsidRDefault="00000000" w:rsidRPr="00000000" w14:paraId="00000C68">
      <w:pPr>
        <w:spacing w:after="0" w:before="0" w:line="480" w:lineRule="auto"/>
        <w:ind w:left="720" w:firstLine="720"/>
        <w:rPr/>
      </w:pPr>
      <w:r w:rsidDel="00000000" w:rsidR="00000000" w:rsidRPr="00000000">
        <w:rPr>
          <w:rtl w:val="0"/>
        </w:rPr>
        <w:t xml:space="preserve">     His footsteps echoed louder than they should have.</w:t>
      </w:r>
    </w:p>
    <w:p w:rsidR="00000000" w:rsidDel="00000000" w:rsidP="00000000" w:rsidRDefault="00000000" w:rsidRPr="00000000" w14:paraId="00000C69">
      <w:pPr>
        <w:spacing w:after="0" w:before="0" w:line="480" w:lineRule="auto"/>
        <w:ind w:left="720" w:firstLine="720"/>
        <w:rPr/>
      </w:pPr>
      <w:r w:rsidDel="00000000" w:rsidR="00000000" w:rsidRPr="00000000">
        <w:rPr>
          <w:rtl w:val="0"/>
        </w:rPr>
        <w:t xml:space="preserve">     As he neared the far end of the hall, a faint sliver of light cut across the stone floor. He froze. The Prime’s office door was shut, but underneath, a warm glow spilled from within. SolarStones. They were always triggered in The Prime’s chamber, whether occupied or not. But was he there? Haldric couldn’t tell.</w:t>
      </w:r>
    </w:p>
    <w:p w:rsidR="00000000" w:rsidDel="00000000" w:rsidP="00000000" w:rsidRDefault="00000000" w:rsidRPr="00000000" w14:paraId="00000C6A">
      <w:pPr>
        <w:spacing w:after="0" w:before="0" w:line="480" w:lineRule="auto"/>
        <w:ind w:left="720" w:firstLine="720"/>
        <w:rPr/>
      </w:pPr>
      <w:r w:rsidDel="00000000" w:rsidR="00000000" w:rsidRPr="00000000">
        <w:rPr>
          <w:rtl w:val="0"/>
        </w:rPr>
        <w:t xml:space="preserve">     He moved closer, his heartbeat in his throat. The glow didn’t flicker. No shadows moved across the light. Still, he hesitated. Hand hovering over the latch. If The Prime was inside…</w:t>
      </w:r>
    </w:p>
    <w:p w:rsidR="00000000" w:rsidDel="00000000" w:rsidP="00000000" w:rsidRDefault="00000000" w:rsidRPr="00000000" w14:paraId="00000C6B">
      <w:pPr>
        <w:spacing w:after="0" w:before="0" w:line="480" w:lineRule="auto"/>
        <w:ind w:left="720" w:firstLine="720"/>
        <w:rPr/>
      </w:pPr>
      <w:r w:rsidDel="00000000" w:rsidR="00000000" w:rsidRPr="00000000">
        <w:rPr>
          <w:rtl w:val="0"/>
        </w:rPr>
        <w:t xml:space="preserve">     He turned the handle.</w:t>
      </w:r>
    </w:p>
    <w:p w:rsidR="00000000" w:rsidDel="00000000" w:rsidP="00000000" w:rsidRDefault="00000000" w:rsidRPr="00000000" w14:paraId="00000C6C">
      <w:pPr>
        <w:spacing w:after="0" w:before="0" w:line="480" w:lineRule="auto"/>
        <w:ind w:left="720" w:firstLine="720"/>
        <w:rPr/>
      </w:pPr>
      <w:r w:rsidDel="00000000" w:rsidR="00000000" w:rsidRPr="00000000">
        <w:rPr>
          <w:rtl w:val="0"/>
        </w:rPr>
        <w:t xml:space="preserve">     The office was empty.</w:t>
      </w:r>
    </w:p>
    <w:p w:rsidR="00000000" w:rsidDel="00000000" w:rsidP="00000000" w:rsidRDefault="00000000" w:rsidRPr="00000000" w14:paraId="00000C6D">
      <w:pPr>
        <w:spacing w:after="0" w:before="0" w:line="480" w:lineRule="auto"/>
        <w:ind w:left="720" w:firstLine="720"/>
        <w:rPr/>
      </w:pPr>
      <w:r w:rsidDel="00000000" w:rsidR="00000000" w:rsidRPr="00000000">
        <w:rPr>
          <w:rtl w:val="0"/>
        </w:rPr>
        <w:t xml:space="preserve">     He exhaled sharply, the tension pouring from his shoulders as he stepped in and shut the door behind him.</w:t>
      </w:r>
    </w:p>
    <w:p w:rsidR="00000000" w:rsidDel="00000000" w:rsidP="00000000" w:rsidRDefault="00000000" w:rsidRPr="00000000" w14:paraId="00000C6E">
      <w:pPr>
        <w:spacing w:after="0" w:before="0" w:line="480" w:lineRule="auto"/>
        <w:ind w:left="720" w:firstLine="720"/>
        <w:rPr/>
      </w:pPr>
      <w:r w:rsidDel="00000000" w:rsidR="00000000" w:rsidRPr="00000000">
        <w:rPr>
          <w:rtl w:val="0"/>
        </w:rPr>
        <w:t xml:space="preserve">     Light bathed the room in a soft, golden warmth. The Prime’s office was as he remembered, orderly, immense, carved into layered alcoves and shelves, papers neatly stacked, quills lined like weapons across the desk. It felt sacred. Untouchable.</w:t>
      </w:r>
    </w:p>
    <w:p w:rsidR="00000000" w:rsidDel="00000000" w:rsidP="00000000" w:rsidRDefault="00000000" w:rsidRPr="00000000" w14:paraId="00000C6F">
      <w:pPr>
        <w:spacing w:after="0" w:before="0" w:line="480" w:lineRule="auto"/>
        <w:ind w:left="720" w:firstLine="720"/>
        <w:rPr/>
      </w:pPr>
      <w:r w:rsidDel="00000000" w:rsidR="00000000" w:rsidRPr="00000000">
        <w:rPr>
          <w:rtl w:val="0"/>
        </w:rPr>
        <w:t xml:space="preserve">     But he was here now. And there was no turning back.</w:t>
      </w:r>
    </w:p>
    <w:p w:rsidR="00000000" w:rsidDel="00000000" w:rsidP="00000000" w:rsidRDefault="00000000" w:rsidRPr="00000000" w14:paraId="00000C70">
      <w:pPr>
        <w:spacing w:after="0" w:before="0" w:line="480" w:lineRule="auto"/>
        <w:ind w:left="720" w:firstLine="720"/>
        <w:rPr/>
      </w:pPr>
      <w:r w:rsidDel="00000000" w:rsidR="00000000" w:rsidRPr="00000000">
        <w:rPr>
          <w:rtl w:val="0"/>
        </w:rPr>
        <w:t xml:space="preserve">     He took a steadying breath.</w:t>
      </w:r>
    </w:p>
    <w:p w:rsidR="00000000" w:rsidDel="00000000" w:rsidP="00000000" w:rsidRDefault="00000000" w:rsidRPr="00000000" w14:paraId="00000C71">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Let’s begin,</w:t>
      </w:r>
      <w:r w:rsidDel="00000000" w:rsidR="00000000" w:rsidRPr="00000000">
        <w:rPr>
          <w:rtl w:val="0"/>
        </w:rPr>
        <w:t xml:space="preserve"> he thought. But still, he stood there.</w:t>
      </w:r>
    </w:p>
    <w:p w:rsidR="00000000" w:rsidDel="00000000" w:rsidP="00000000" w:rsidRDefault="00000000" w:rsidRPr="00000000" w14:paraId="00000C72">
      <w:pPr>
        <w:spacing w:after="0" w:before="0" w:line="480" w:lineRule="auto"/>
        <w:ind w:left="720" w:firstLine="720"/>
        <w:rPr/>
      </w:pPr>
      <w:r w:rsidDel="00000000" w:rsidR="00000000" w:rsidRPr="00000000">
        <w:rPr>
          <w:rtl w:val="0"/>
        </w:rPr>
        <w:t xml:space="preserve">     His hand twitched at his side.</w:t>
      </w:r>
    </w:p>
    <w:p w:rsidR="00000000" w:rsidDel="00000000" w:rsidP="00000000" w:rsidRDefault="00000000" w:rsidRPr="00000000" w14:paraId="00000C73">
      <w:pPr>
        <w:spacing w:after="0" w:before="0" w:line="480" w:lineRule="auto"/>
        <w:ind w:left="720" w:firstLine="720"/>
        <w:rPr/>
      </w:pPr>
      <w:r w:rsidDel="00000000" w:rsidR="00000000" w:rsidRPr="00000000">
        <w:rPr>
          <w:rtl w:val="0"/>
        </w:rPr>
        <w:t xml:space="preserve">     The light from the SolarStones glinted softly off the polished stone of the desk. The same desk he’d sat beside so many times. The same walls that had once made him feel respected and needed.</w:t>
      </w:r>
    </w:p>
    <w:p w:rsidR="00000000" w:rsidDel="00000000" w:rsidP="00000000" w:rsidRDefault="00000000" w:rsidRPr="00000000" w14:paraId="00000C74">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What am I doing?</w:t>
      </w:r>
      <w:r w:rsidDel="00000000" w:rsidR="00000000" w:rsidRPr="00000000">
        <w:rPr>
          <w:rtl w:val="0"/>
        </w:rPr>
        <w:t xml:space="preserve"> He glanced at the door again.</w:t>
      </w:r>
      <w:r w:rsidDel="00000000" w:rsidR="00000000" w:rsidRPr="00000000">
        <w:rPr>
          <w:i w:val="1"/>
          <w:iCs w:val="1"/>
          <w:rtl w:val="0"/>
        </w:rPr>
        <w:t xml:space="preserve"> I shouldn’t be here. He treats me like his own. Gave me this key, this position…</w:t>
      </w:r>
      <w:r w:rsidDel="00000000" w:rsidR="00000000" w:rsidRPr="00000000">
        <w:rPr>
          <w:rtl w:val="0"/>
        </w:rPr>
      </w:r>
    </w:p>
    <w:p w:rsidR="00000000" w:rsidDel="00000000" w:rsidP="00000000" w:rsidRDefault="00000000" w:rsidRPr="00000000" w14:paraId="00000C75">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This is wrong but… if I’m going to be Heir, I have to lead. That means facing the truth, even if it hurts.</w:t>
      </w:r>
    </w:p>
    <w:p w:rsidR="00000000" w:rsidDel="00000000" w:rsidP="00000000" w:rsidRDefault="00000000" w:rsidRPr="00000000" w14:paraId="00000C76">
      <w:pPr>
        <w:spacing w:after="0" w:before="0" w:line="480" w:lineRule="auto"/>
        <w:ind w:left="720" w:firstLine="720"/>
        <w:rPr/>
      </w:pPr>
      <w:r w:rsidDel="00000000" w:rsidR="00000000" w:rsidRPr="00000000">
        <w:rPr>
          <w:rtl w:val="0"/>
        </w:rPr>
        <w:t xml:space="preserve">     He stepped toward the desk and reached for the first drawer.</w:t>
      </w:r>
    </w:p>
    <w:p w:rsidR="00000000" w:rsidDel="00000000" w:rsidP="00000000" w:rsidRDefault="00000000" w:rsidRPr="00000000" w14:paraId="00000C77">
      <w:pPr>
        <w:spacing w:after="0" w:before="0" w:line="480" w:lineRule="auto"/>
        <w:ind w:left="720" w:firstLine="720"/>
        <w:rPr/>
      </w:pPr>
      <w:r w:rsidDel="00000000" w:rsidR="00000000" w:rsidRPr="00000000">
        <w:rPr>
          <w:rtl w:val="0"/>
        </w:rPr>
        <w:t xml:space="preserve">Drawer by drawer. Sheet by sheet. Neatly stacked papers filled with daily notes, reports, and appointments. Training logs. Ledger summaries. Transport slips. He found his own name a few times, mostly evaluations, nothing unusual. Everything felt above board. Too above board.</w:t>
      </w:r>
    </w:p>
    <w:p w:rsidR="00000000" w:rsidDel="00000000" w:rsidP="00000000" w:rsidRDefault="00000000" w:rsidRPr="00000000" w14:paraId="00000C78">
      <w:pPr>
        <w:spacing w:after="0" w:before="0" w:line="480" w:lineRule="auto"/>
        <w:ind w:left="720" w:firstLine="720"/>
        <w:rPr/>
      </w:pPr>
      <w:r w:rsidDel="00000000" w:rsidR="00000000" w:rsidRPr="00000000">
        <w:rPr>
          <w:rtl w:val="0"/>
        </w:rPr>
        <w:t xml:space="preserve">     He moved to the shelves, scanning the spines of bound records. Storage rotations. Personnel files. Surface reports. Still, nothing stood out.</w:t>
      </w:r>
    </w:p>
    <w:p w:rsidR="00000000" w:rsidDel="00000000" w:rsidP="00000000" w:rsidRDefault="00000000" w:rsidRPr="00000000" w14:paraId="00000C79">
      <w:pPr>
        <w:spacing w:after="0" w:before="0" w:line="480" w:lineRule="auto"/>
        <w:ind w:left="720" w:firstLine="720"/>
        <w:rPr/>
      </w:pPr>
      <w:r w:rsidDel="00000000" w:rsidR="00000000" w:rsidRPr="00000000">
        <w:rPr>
          <w:rtl w:val="0"/>
        </w:rPr>
        <w:t xml:space="preserve">     The place was clean. Spotless. Like someone had swept the truth away before it could settle.</w:t>
      </w:r>
    </w:p>
    <w:p w:rsidR="00000000" w:rsidDel="00000000" w:rsidP="00000000" w:rsidRDefault="00000000" w:rsidRPr="00000000" w14:paraId="00000C7A">
      <w:pPr>
        <w:spacing w:after="0" w:before="0" w:line="480" w:lineRule="auto"/>
        <w:ind w:left="720" w:firstLine="720"/>
        <w:rPr/>
      </w:pPr>
      <w:r w:rsidDel="00000000" w:rsidR="00000000" w:rsidRPr="00000000">
        <w:rPr>
          <w:rtl w:val="0"/>
        </w:rPr>
        <w:t xml:space="preserve">     He frowned. Stepped back.</w:t>
      </w:r>
    </w:p>
    <w:p w:rsidR="00000000" w:rsidDel="00000000" w:rsidP="00000000" w:rsidRDefault="00000000" w:rsidRPr="00000000" w14:paraId="00000C7B">
      <w:pPr>
        <w:spacing w:after="0" w:before="0" w:line="480" w:lineRule="auto"/>
        <w:ind w:left="720" w:firstLine="720"/>
        <w:rPr/>
      </w:pPr>
      <w:r w:rsidDel="00000000" w:rsidR="00000000" w:rsidRPr="00000000">
        <w:rPr>
          <w:rtl w:val="0"/>
        </w:rPr>
        <w:t xml:space="preserve">     The light flickered once overhead.</w:t>
      </w:r>
    </w:p>
    <w:p w:rsidR="00000000" w:rsidDel="00000000" w:rsidP="00000000" w:rsidRDefault="00000000" w:rsidRPr="00000000" w14:paraId="00000C7C">
      <w:pPr>
        <w:spacing w:after="0" w:before="0" w:line="480" w:lineRule="auto"/>
        <w:ind w:left="720" w:firstLine="720"/>
        <w:rPr/>
      </w:pPr>
      <w:r w:rsidDel="00000000" w:rsidR="00000000" w:rsidRPr="00000000">
        <w:rPr>
          <w:rtl w:val="0"/>
        </w:rPr>
        <w:t xml:space="preserve">     He glanced toward the hall. Still no footsteps yet.</w:t>
      </w:r>
    </w:p>
    <w:p w:rsidR="00000000" w:rsidDel="00000000" w:rsidP="00000000" w:rsidRDefault="00000000" w:rsidRPr="00000000" w14:paraId="00000C7D">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How many was that now? Five? Ten?</w:t>
      </w:r>
      <w:r w:rsidDel="00000000" w:rsidR="00000000" w:rsidRPr="00000000">
        <w:rPr>
          <w:rtl w:val="0"/>
        </w:rPr>
        <w:t xml:space="preserve"> Every flicker dragged him closer to exposure. But he couldn’t leave yet.</w:t>
      </w:r>
    </w:p>
    <w:p w:rsidR="00000000" w:rsidDel="00000000" w:rsidP="00000000" w:rsidRDefault="00000000" w:rsidRPr="00000000" w14:paraId="00000C7E">
      <w:pPr>
        <w:spacing w:after="0" w:before="0" w:line="480" w:lineRule="auto"/>
        <w:ind w:left="720" w:firstLine="720"/>
        <w:rPr/>
      </w:pPr>
      <w:r w:rsidDel="00000000" w:rsidR="00000000" w:rsidRPr="00000000">
        <w:rPr>
          <w:rtl w:val="0"/>
        </w:rPr>
        <w:t xml:space="preserve">     There had to be more. Something hidden like the murals he’d seen.</w:t>
      </w:r>
    </w:p>
    <w:p w:rsidR="00000000" w:rsidDel="00000000" w:rsidP="00000000" w:rsidRDefault="00000000" w:rsidRPr="00000000" w14:paraId="00000C7F">
      <w:pPr>
        <w:spacing w:after="0" w:before="0" w:line="480" w:lineRule="auto"/>
        <w:ind w:left="720" w:firstLine="720"/>
        <w:rPr/>
      </w:pPr>
      <w:r w:rsidDel="00000000" w:rsidR="00000000" w:rsidRPr="00000000">
        <w:rPr>
          <w:rtl w:val="0"/>
        </w:rPr>
        <w:t xml:space="preserve">     His eyes swept the bookshelves, stone-carved edges, orderly stacks, nothing out of place. It all looked clean. Neutral. But at the base of the lowest shelf, something interrupted the symmetry. A shallow groove, almost hidden in shadow.</w:t>
      </w:r>
    </w:p>
    <w:p w:rsidR="00000000" w:rsidDel="00000000" w:rsidP="00000000" w:rsidRDefault="00000000" w:rsidRPr="00000000" w14:paraId="00000C80">
      <w:pPr>
        <w:spacing w:after="0" w:before="0" w:line="480" w:lineRule="auto"/>
        <w:ind w:left="720" w:firstLine="720"/>
        <w:rPr/>
      </w:pPr>
      <w:r w:rsidDel="00000000" w:rsidR="00000000" w:rsidRPr="00000000">
        <w:rPr>
          <w:rtl w:val="0"/>
        </w:rPr>
        <w:t xml:space="preserve">     He crouched. Pressed his fingers against the unnatural line.</w:t>
      </w:r>
    </w:p>
    <w:p w:rsidR="00000000" w:rsidDel="00000000" w:rsidP="00000000" w:rsidRDefault="00000000" w:rsidRPr="00000000" w14:paraId="00000C81">
      <w:pPr>
        <w:spacing w:after="0" w:before="0" w:line="480" w:lineRule="auto"/>
        <w:ind w:left="720" w:firstLine="720"/>
        <w:rPr/>
      </w:pPr>
      <w:r w:rsidDel="00000000" w:rsidR="00000000" w:rsidRPr="00000000">
        <w:rPr>
          <w:rtl w:val="0"/>
        </w:rPr>
        <w:t xml:space="preserve">     The third flash triggered.</w:t>
      </w:r>
    </w:p>
    <w:p w:rsidR="00000000" w:rsidDel="00000000" w:rsidP="00000000" w:rsidRDefault="00000000" w:rsidRPr="00000000" w14:paraId="00000C82">
      <w:pPr>
        <w:spacing w:after="0" w:before="0" w:line="480" w:lineRule="auto"/>
        <w:ind w:left="720" w:firstLine="720"/>
        <w:rPr/>
      </w:pPr>
      <w:r w:rsidDel="00000000" w:rsidR="00000000" w:rsidRPr="00000000">
        <w:rPr>
          <w:rtl w:val="0"/>
        </w:rPr>
        <w:t xml:space="preserve">     Down to the last flash already?</w:t>
      </w:r>
    </w:p>
    <w:p w:rsidR="00000000" w:rsidDel="00000000" w:rsidP="00000000" w:rsidRDefault="00000000" w:rsidRPr="00000000" w14:paraId="00000C83">
      <w:pPr>
        <w:spacing w:after="0" w:before="0" w:line="480" w:lineRule="auto"/>
        <w:ind w:left="720" w:firstLine="720"/>
        <w:rPr/>
      </w:pPr>
      <w:r w:rsidDel="00000000" w:rsidR="00000000" w:rsidRPr="00000000">
        <w:rPr>
          <w:rtl w:val="0"/>
        </w:rPr>
        <w:t xml:space="preserve">     He broke out into a cold sweat.</w:t>
      </w:r>
    </w:p>
    <w:p w:rsidR="00000000" w:rsidDel="00000000" w:rsidP="00000000" w:rsidRDefault="00000000" w:rsidRPr="00000000" w14:paraId="00000C84">
      <w:pPr>
        <w:spacing w:after="0" w:before="0" w:line="480" w:lineRule="auto"/>
        <w:ind w:left="720" w:firstLine="720"/>
        <w:rPr/>
      </w:pPr>
      <w:r w:rsidDel="00000000" w:rsidR="00000000" w:rsidRPr="00000000">
        <w:rPr>
          <w:rtl w:val="0"/>
        </w:rPr>
        <w:t xml:space="preserve">     He traced along the edge of the slit, feeling for any give in the stone. A block of stone gave slightly. It shifted with a soft grating click. The shelf creaked, then pushed inward.</w:t>
      </w:r>
    </w:p>
    <w:p w:rsidR="00000000" w:rsidDel="00000000" w:rsidP="00000000" w:rsidRDefault="00000000" w:rsidRPr="00000000" w14:paraId="00000C85">
      <w:pPr>
        <w:spacing w:after="0" w:before="0" w:line="480" w:lineRule="auto"/>
        <w:ind w:left="720" w:firstLine="720"/>
        <w:rPr/>
      </w:pPr>
      <w:r w:rsidDel="00000000" w:rsidR="00000000" w:rsidRPr="00000000">
        <w:rPr>
          <w:rtl w:val="0"/>
        </w:rPr>
        <w:t xml:space="preserve">     A hidden panel.</w:t>
      </w:r>
    </w:p>
    <w:p w:rsidR="00000000" w:rsidDel="00000000" w:rsidP="00000000" w:rsidRDefault="00000000" w:rsidRPr="00000000" w14:paraId="00000C86">
      <w:pPr>
        <w:spacing w:after="0" w:before="0" w:line="480" w:lineRule="auto"/>
        <w:ind w:left="720" w:firstLine="720"/>
        <w:rPr/>
      </w:pPr>
      <w:r w:rsidDel="00000000" w:rsidR="00000000" w:rsidRPr="00000000">
        <w:rPr>
          <w:rtl w:val="0"/>
        </w:rPr>
        <w:t xml:space="preserve">     He exhaled and pulled it open.</w:t>
      </w:r>
    </w:p>
    <w:p w:rsidR="00000000" w:rsidDel="00000000" w:rsidP="00000000" w:rsidRDefault="00000000" w:rsidRPr="00000000" w14:paraId="00000C87">
      <w:pPr>
        <w:spacing w:after="0" w:before="0" w:line="480" w:lineRule="auto"/>
        <w:ind w:left="720" w:firstLine="720"/>
        <w:rPr/>
      </w:pPr>
      <w:r w:rsidDel="00000000" w:rsidR="00000000" w:rsidRPr="00000000">
        <w:rPr>
          <w:rtl w:val="0"/>
        </w:rPr>
        <w:t xml:space="preserve">     Inside, carefully stacked documents filled a shallow recess. Each bundle bound in string, labels written in firm, practiced hand. These weren’t discarded reports. They were current. Maintained.</w:t>
      </w:r>
    </w:p>
    <w:p w:rsidR="00000000" w:rsidDel="00000000" w:rsidP="00000000" w:rsidRDefault="00000000" w:rsidRPr="00000000" w14:paraId="00000C88">
      <w:pPr>
        <w:spacing w:after="0" w:before="0" w:line="480" w:lineRule="auto"/>
        <w:ind w:left="720" w:firstLine="720"/>
        <w:rPr/>
      </w:pPr>
      <w:r w:rsidDel="00000000" w:rsidR="00000000" w:rsidRPr="00000000">
        <w:rPr>
          <w:rtl w:val="0"/>
        </w:rPr>
        <w:t xml:space="preserve">     He lifted the top file and unfolded the first page.</w:t>
      </w:r>
    </w:p>
    <w:p w:rsidR="00000000" w:rsidDel="00000000" w:rsidP="00000000" w:rsidRDefault="00000000" w:rsidRPr="00000000" w14:paraId="00000C89">
      <w:pPr>
        <w:spacing w:after="0" w:before="0" w:line="480" w:lineRule="auto"/>
        <w:ind w:left="720" w:firstLine="720"/>
        <w:rPr>
          <w:b w:val="1"/>
          <w:bCs w:val="1"/>
        </w:rPr>
      </w:pPr>
      <w:r w:rsidDel="00000000" w:rsidR="00000000" w:rsidRPr="00000000">
        <w:rPr>
          <w:rtl w:val="0"/>
        </w:rPr>
        <w:t xml:space="preserve">     </w:t>
      </w:r>
      <w:r w:rsidDel="00000000" w:rsidR="00000000" w:rsidRPr="00000000">
        <w:rPr>
          <w:b w:val="1"/>
          <w:bCs w:val="1"/>
          <w:rtl w:val="0"/>
        </w:rPr>
        <w:t xml:space="preserve">BoltStone Recorrection Program.</w:t>
      </w:r>
    </w:p>
    <w:p w:rsidR="00000000" w:rsidDel="00000000" w:rsidP="00000000" w:rsidRDefault="00000000" w:rsidRPr="00000000" w14:paraId="00000C8A">
      <w:pPr>
        <w:spacing w:after="0" w:before="0" w:line="480" w:lineRule="auto"/>
        <w:ind w:left="720" w:firstLine="720"/>
        <w:rPr/>
      </w:pPr>
      <w:r w:rsidDel="00000000" w:rsidR="00000000" w:rsidRPr="00000000">
        <w:rPr>
          <w:rtl w:val="0"/>
        </w:rPr>
        <w:t xml:space="preserve">     The heading alone made his chest pull tight.</w:t>
      </w:r>
    </w:p>
    <w:p w:rsidR="00000000" w:rsidDel="00000000" w:rsidP="00000000" w:rsidRDefault="00000000" w:rsidRPr="00000000" w14:paraId="00000C8B">
      <w:pPr>
        <w:spacing w:after="0" w:before="0" w:line="480" w:lineRule="auto"/>
        <w:ind w:left="720" w:firstLine="720"/>
        <w:rPr/>
      </w:pPr>
      <w:r w:rsidDel="00000000" w:rsidR="00000000" w:rsidRPr="00000000">
        <w:rPr>
          <w:rtl w:val="0"/>
        </w:rPr>
        <w:t xml:space="preserve">     Below it, a sketched outline of a human spine, annotated with clean lines and technical marks. A BoltStone embedded at the base of the neck. Margins filled with calm, efficient handwriting:</w:t>
      </w:r>
    </w:p>
    <w:p w:rsidR="00000000" w:rsidDel="00000000" w:rsidP="00000000" w:rsidRDefault="00000000" w:rsidRPr="00000000" w14:paraId="00000C8C">
      <w:pPr>
        <w:spacing w:after="0" w:before="0" w:line="480" w:lineRule="auto"/>
        <w:ind w:left="720" w:firstLine="720"/>
        <w:rPr/>
      </w:pPr>
      <w:r w:rsidDel="00000000" w:rsidR="00000000" w:rsidRPr="00000000">
        <w:rPr>
          <w:rtl w:val="0"/>
        </w:rPr>
        <w:t xml:space="preserve">     “Sustained exposure reinforces impressionable behavior. Recommended in high-risk subjects.”</w:t>
      </w:r>
    </w:p>
    <w:p w:rsidR="00000000" w:rsidDel="00000000" w:rsidP="00000000" w:rsidRDefault="00000000" w:rsidRPr="00000000" w14:paraId="00000C8D">
      <w:pPr>
        <w:spacing w:after="0" w:before="0" w:line="480" w:lineRule="auto"/>
        <w:ind w:left="720" w:firstLine="720"/>
        <w:rPr/>
      </w:pPr>
      <w:r w:rsidDel="00000000" w:rsidR="00000000" w:rsidRPr="00000000">
        <w:rPr>
          <w:rtl w:val="0"/>
        </w:rPr>
        <w:t xml:space="preserve">     “Scarring minimal. Long-term effects still in testing.”</w:t>
      </w:r>
    </w:p>
    <w:p w:rsidR="00000000" w:rsidDel="00000000" w:rsidP="00000000" w:rsidRDefault="00000000" w:rsidRPr="00000000" w14:paraId="00000C8E">
      <w:pPr>
        <w:spacing w:after="0" w:before="0" w:line="480" w:lineRule="auto"/>
        <w:ind w:left="720" w:firstLine="720"/>
        <w:rPr/>
      </w:pPr>
      <w:r w:rsidDel="00000000" w:rsidR="00000000" w:rsidRPr="00000000">
        <w:rPr>
          <w:rtl w:val="0"/>
        </w:rPr>
        <w:t xml:space="preserve">     “Early-stage results promising. Further trials required.” —Godric </w:t>
      </w:r>
      <w:sdt>
        <w:sdtPr>
          <w:id w:val="-148235467"/>
          <w:tag w:val="goog_rdk_128"/>
        </w:sdtPr>
        <w:sdtContent>
          <w:commentRangeStart w:id="61"/>
        </w:sdtContent>
      </w:sdt>
      <w:r w:rsidDel="00000000" w:rsidR="00000000" w:rsidRPr="00000000">
        <w:rPr>
          <w:rtl w:val="0"/>
        </w:rPr>
        <w:t xml:space="preserve">Rivers</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C8F">
      <w:pPr>
        <w:spacing w:after="0" w:before="0" w:line="480" w:lineRule="auto"/>
        <w:ind w:left="720" w:firstLine="720"/>
        <w:rPr/>
      </w:pPr>
      <w:r w:rsidDel="00000000" w:rsidR="00000000" w:rsidRPr="00000000">
        <w:rPr>
          <w:rtl w:val="0"/>
        </w:rPr>
        <w:t xml:space="preserve">     He stared at the words. The paper barely crinkled under his grip, but his knuckles had gone pale.</w:t>
      </w:r>
    </w:p>
    <w:p w:rsidR="00000000" w:rsidDel="00000000" w:rsidP="00000000" w:rsidRDefault="00000000" w:rsidRPr="00000000" w14:paraId="00000C90">
      <w:pPr>
        <w:spacing w:after="0" w:before="0" w:line="480" w:lineRule="auto"/>
        <w:ind w:left="720" w:firstLine="720"/>
        <w:rPr/>
      </w:pPr>
      <w:r w:rsidDel="00000000" w:rsidR="00000000" w:rsidRPr="00000000">
        <w:rPr>
          <w:rtl w:val="0"/>
        </w:rPr>
        <w:t xml:space="preserve">     What was this?</w:t>
      </w:r>
    </w:p>
    <w:p w:rsidR="00000000" w:rsidDel="00000000" w:rsidP="00000000" w:rsidRDefault="00000000" w:rsidRPr="00000000" w14:paraId="00000C91">
      <w:pPr>
        <w:spacing w:after="0" w:before="0" w:line="480" w:lineRule="auto"/>
        <w:ind w:left="720" w:firstLine="720"/>
        <w:rPr/>
      </w:pPr>
      <w:r w:rsidDel="00000000" w:rsidR="00000000" w:rsidRPr="00000000">
        <w:rPr>
          <w:rtl w:val="0"/>
        </w:rPr>
        <w:t xml:space="preserve">     He set it aside. Pulled the next stack into the light.</w:t>
      </w:r>
    </w:p>
    <w:p w:rsidR="00000000" w:rsidDel="00000000" w:rsidP="00000000" w:rsidRDefault="00000000" w:rsidRPr="00000000" w14:paraId="00000C92">
      <w:pPr>
        <w:spacing w:after="0" w:before="0" w:line="480" w:lineRule="auto"/>
        <w:ind w:left="720" w:firstLine="720"/>
        <w:rPr/>
      </w:pPr>
      <w:r w:rsidDel="00000000" w:rsidR="00000000" w:rsidRPr="00000000">
        <w:rPr>
          <w:rtl w:val="0"/>
        </w:rPr>
        <w:t xml:space="preserve">     Breeding Ledgers.</w:t>
      </w:r>
    </w:p>
    <w:p w:rsidR="00000000" w:rsidDel="00000000" w:rsidP="00000000" w:rsidRDefault="00000000" w:rsidRPr="00000000" w14:paraId="00000C93">
      <w:pPr>
        <w:spacing w:after="0" w:before="0" w:line="480" w:lineRule="auto"/>
        <w:ind w:left="720" w:firstLine="720"/>
        <w:rPr/>
      </w:pPr>
      <w:r w:rsidDel="00000000" w:rsidR="00000000" w:rsidRPr="00000000">
        <w:rPr>
          <w:rtl w:val="0"/>
        </w:rPr>
        <w:t xml:space="preserve">     His brow drew low. That wasn’t a term he recognized from any official archive.</w:t>
      </w:r>
    </w:p>
    <w:p w:rsidR="00000000" w:rsidDel="00000000" w:rsidP="00000000" w:rsidRDefault="00000000" w:rsidRPr="00000000" w14:paraId="00000C94">
      <w:pPr>
        <w:spacing w:after="0" w:before="0" w:line="480" w:lineRule="auto"/>
        <w:ind w:left="720" w:firstLine="720"/>
        <w:rPr/>
      </w:pPr>
      <w:r w:rsidDel="00000000" w:rsidR="00000000" w:rsidRPr="00000000">
        <w:rPr>
          <w:rtl w:val="0"/>
        </w:rPr>
        <w:t xml:space="preserve">     He opened it.</w:t>
      </w:r>
    </w:p>
    <w:p w:rsidR="00000000" w:rsidDel="00000000" w:rsidP="00000000" w:rsidRDefault="00000000" w:rsidRPr="00000000" w14:paraId="00000C95">
      <w:pPr>
        <w:spacing w:after="0" w:before="0" w:line="480" w:lineRule="auto"/>
        <w:ind w:left="720" w:firstLine="720"/>
        <w:rPr/>
      </w:pPr>
      <w:r w:rsidDel="00000000" w:rsidR="00000000" w:rsidRPr="00000000">
        <w:rPr>
          <w:rtl w:val="0"/>
        </w:rPr>
        <w:t xml:space="preserve">     Inside, dense columns of tracking data. Hunter assignments. Population statistics. Breeding yards. Slaughter rotations. And then a final column—one that made his throat tighten.</w:t>
      </w:r>
    </w:p>
    <w:p w:rsidR="00000000" w:rsidDel="00000000" w:rsidP="00000000" w:rsidRDefault="00000000" w:rsidRPr="00000000" w14:paraId="00000C96">
      <w:pPr>
        <w:spacing w:after="0" w:before="0" w:line="480" w:lineRule="auto"/>
        <w:ind w:left="720" w:firstLine="720"/>
        <w:rPr/>
      </w:pPr>
      <w:r w:rsidDel="00000000" w:rsidR="00000000" w:rsidRPr="00000000">
        <w:rPr>
          <w:rtl w:val="0"/>
        </w:rPr>
        <w:t xml:space="preserve">     Meat distribution orders.</w:t>
      </w:r>
    </w:p>
    <w:p w:rsidR="00000000" w:rsidDel="00000000" w:rsidP="00000000" w:rsidRDefault="00000000" w:rsidRPr="00000000" w14:paraId="00000C97">
      <w:pPr>
        <w:spacing w:after="0" w:before="0" w:line="480" w:lineRule="auto"/>
        <w:ind w:left="720" w:firstLine="720"/>
        <w:rPr/>
      </w:pPr>
      <w:r w:rsidDel="00000000" w:rsidR="00000000" w:rsidRPr="00000000">
        <w:rPr>
          <w:rtl w:val="0"/>
        </w:rPr>
        <w:t xml:space="preserve">     Quantities requested. Approved. Then lines drawn through them. Decreased. Cut down.</w:t>
      </w:r>
    </w:p>
    <w:p w:rsidR="00000000" w:rsidDel="00000000" w:rsidP="00000000" w:rsidRDefault="00000000" w:rsidRPr="00000000" w14:paraId="00000C98">
      <w:pPr>
        <w:spacing w:after="0" w:before="0" w:line="480" w:lineRule="auto"/>
        <w:ind w:left="720" w:firstLine="720"/>
        <w:rPr/>
      </w:pPr>
      <w:r w:rsidDel="00000000" w:rsidR="00000000" w:rsidRPr="00000000">
        <w:rPr>
          <w:rtl w:val="0"/>
        </w:rPr>
        <w:t xml:space="preserve">     They weren’t just tracking the beasts. They were raising them.</w:t>
      </w:r>
    </w:p>
    <w:p w:rsidR="00000000" w:rsidDel="00000000" w:rsidP="00000000" w:rsidRDefault="00000000" w:rsidRPr="00000000" w14:paraId="00000C99">
      <w:pPr>
        <w:spacing w:after="0" w:before="0" w:line="480" w:lineRule="auto"/>
        <w:ind w:left="720" w:firstLine="720"/>
        <w:rPr/>
      </w:pPr>
      <w:r w:rsidDel="00000000" w:rsidR="00000000" w:rsidRPr="00000000">
        <w:rPr>
          <w:rtl w:val="0"/>
        </w:rPr>
        <w:t xml:space="preserve">     And The Prime Archon was holding back the food.</w:t>
      </w:r>
    </w:p>
    <w:p w:rsidR="00000000" w:rsidDel="00000000" w:rsidP="00000000" w:rsidRDefault="00000000" w:rsidRPr="00000000" w14:paraId="00000C9A">
      <w:pPr>
        <w:spacing w:after="0" w:before="0" w:line="480" w:lineRule="auto"/>
        <w:ind w:left="720" w:firstLine="720"/>
        <w:rPr/>
      </w:pPr>
      <w:r w:rsidDel="00000000" w:rsidR="00000000" w:rsidRPr="00000000">
        <w:rPr>
          <w:rtl w:val="0"/>
        </w:rPr>
        <w:t xml:space="preserve">     He—</w:t>
      </w:r>
    </w:p>
    <w:p w:rsidR="00000000" w:rsidDel="00000000" w:rsidP="00000000" w:rsidRDefault="00000000" w:rsidRPr="00000000" w14:paraId="00000C9B">
      <w:pPr>
        <w:spacing w:after="0" w:before="0" w:line="480" w:lineRule="auto"/>
        <w:ind w:left="720" w:firstLine="720"/>
        <w:rPr/>
      </w:pPr>
      <w:r w:rsidDel="00000000" w:rsidR="00000000" w:rsidRPr="00000000">
        <w:rPr>
          <w:rtl w:val="0"/>
        </w:rPr>
        <w:t xml:space="preserve">     Before he could think, a soft creak. A presence behind him. Haldric’s head snapped straight toward the door, but no one stood in the hallway.</w:t>
      </w:r>
    </w:p>
    <w:p w:rsidR="00000000" w:rsidDel="00000000" w:rsidP="00000000" w:rsidRDefault="00000000" w:rsidRPr="00000000" w14:paraId="00000C9C">
      <w:pPr>
        <w:spacing w:after="0" w:before="0" w:line="480" w:lineRule="auto"/>
        <w:ind w:left="720" w:firstLine="720"/>
        <w:rPr/>
      </w:pPr>
      <w:r w:rsidDel="00000000" w:rsidR="00000000" w:rsidRPr="00000000">
        <w:rPr>
          <w:rtl w:val="0"/>
        </w:rPr>
        <w:t xml:space="preserve">     The Prime Archon walked out of a secret door directly behind Haldric. Intent on a stack of papers in his hands, it took The Prime a moment to register Haldric’s presence.</w:t>
      </w:r>
    </w:p>
    <w:p w:rsidR="00000000" w:rsidDel="00000000" w:rsidP="00000000" w:rsidRDefault="00000000" w:rsidRPr="00000000" w14:paraId="00000C9D">
      <w:pPr>
        <w:spacing w:after="0" w:before="0" w:line="480" w:lineRule="auto"/>
        <w:ind w:left="720" w:firstLine="720"/>
        <w:rPr/>
      </w:pPr>
      <w:r w:rsidDel="00000000" w:rsidR="00000000" w:rsidRPr="00000000">
        <w:rPr>
          <w:rtl w:val="0"/>
        </w:rPr>
        <w:t xml:space="preserve">     Startled, The Prime stopped in place, turning around toward Haldric slowly. A brief flicker of surprise tightened his brow before the mask fell back into place. His hands clasped behind his back, rolling the papers he held into a tight cylinder. His gaze swept over the open drawers, the displaced books, the hidden compartment left ajar.</w:t>
      </w:r>
    </w:p>
    <w:p w:rsidR="00000000" w:rsidDel="00000000" w:rsidP="00000000" w:rsidRDefault="00000000" w:rsidRPr="00000000" w14:paraId="00000C9E">
      <w:pPr>
        <w:spacing w:after="0" w:before="0" w:line="480" w:lineRule="auto"/>
        <w:ind w:left="720" w:firstLine="720"/>
        <w:rPr/>
      </w:pPr>
      <w:r w:rsidDel="00000000" w:rsidR="00000000" w:rsidRPr="00000000">
        <w:rPr>
          <w:rtl w:val="0"/>
        </w:rPr>
        <w:t xml:space="preserve">     His expression sank.</w:t>
      </w:r>
    </w:p>
    <w:p w:rsidR="00000000" w:rsidDel="00000000" w:rsidP="00000000" w:rsidRDefault="00000000" w:rsidRPr="00000000" w14:paraId="00000C9F">
      <w:pPr>
        <w:spacing w:after="0" w:before="0" w:line="480" w:lineRule="auto"/>
        <w:ind w:left="720" w:firstLine="720"/>
        <w:rPr/>
      </w:pPr>
      <w:r w:rsidDel="00000000" w:rsidR="00000000" w:rsidRPr="00000000">
        <w:rPr>
          <w:rtl w:val="0"/>
        </w:rPr>
        <w:t xml:space="preserve">     Not into anger. But into disappointment. A heavy, quiet kind of disappointment. The kind that didn’t need raised voices or fury. The kind that sat deep in the chest, unsaid, unspoken, yet unmistakable.</w:t>
      </w:r>
    </w:p>
    <w:p w:rsidR="00000000" w:rsidDel="00000000" w:rsidP="00000000" w:rsidRDefault="00000000" w:rsidRPr="00000000" w14:paraId="00000CA0">
      <w:pPr>
        <w:spacing w:after="0" w:before="0" w:line="480" w:lineRule="auto"/>
        <w:ind w:left="720" w:firstLine="720"/>
        <w:rPr/>
      </w:pPr>
      <w:r w:rsidDel="00000000" w:rsidR="00000000" w:rsidRPr="00000000">
        <w:rPr>
          <w:rtl w:val="0"/>
        </w:rPr>
        <w:t xml:space="preserve">     Haldric felt it like a blade to the gut.</w:t>
      </w:r>
    </w:p>
    <w:p w:rsidR="00000000" w:rsidDel="00000000" w:rsidP="00000000" w:rsidRDefault="00000000" w:rsidRPr="00000000" w14:paraId="00000CA1">
      <w:pPr>
        <w:spacing w:after="0" w:before="0" w:line="480" w:lineRule="auto"/>
        <w:ind w:left="720" w:firstLine="720"/>
        <w:rPr/>
      </w:pPr>
      <w:r w:rsidDel="00000000" w:rsidR="00000000" w:rsidRPr="00000000">
        <w:rPr>
          <w:rtl w:val="0"/>
        </w:rPr>
        <w:t xml:space="preserve">     The Prime exhaled, slow.</w:t>
      </w:r>
    </w:p>
    <w:p w:rsidR="00000000" w:rsidDel="00000000" w:rsidP="00000000" w:rsidRDefault="00000000" w:rsidRPr="00000000" w14:paraId="00000CA2">
      <w:pPr>
        <w:spacing w:after="0" w:before="0" w:line="480" w:lineRule="auto"/>
        <w:ind w:left="720" w:firstLine="720"/>
        <w:rPr/>
      </w:pPr>
      <w:r w:rsidDel="00000000" w:rsidR="00000000" w:rsidRPr="00000000">
        <w:rPr>
          <w:rtl w:val="0"/>
        </w:rPr>
        <w:t xml:space="preserve">     “Did you find what you were looking for?”</w:t>
      </w:r>
    </w:p>
    <w:p w:rsidR="00000000" w:rsidDel="00000000" w:rsidP="00000000" w:rsidRDefault="00000000" w:rsidRPr="00000000" w14:paraId="00000CA3">
      <w:pPr>
        <w:spacing w:after="0" w:before="0" w:line="480" w:lineRule="auto"/>
        <w:ind w:left="720" w:firstLine="720"/>
        <w:rPr/>
      </w:pPr>
      <w:r w:rsidDel="00000000" w:rsidR="00000000" w:rsidRPr="00000000">
        <w:rPr>
          <w:rtl w:val="0"/>
        </w:rPr>
        <w:t xml:space="preserve">     Jaw agape, Haldric’s gaze flicked to the hidden door, to The Prime, then the papers in his own hands. No excuse would fix this.</w:t>
      </w:r>
    </w:p>
    <w:p w:rsidR="00000000" w:rsidDel="00000000" w:rsidP="00000000" w:rsidRDefault="00000000" w:rsidRPr="00000000" w14:paraId="00000CA4">
      <w:pPr>
        <w:spacing w:after="0" w:before="0" w:line="480" w:lineRule="auto"/>
        <w:ind w:left="720" w:firstLine="720"/>
        <w:rPr/>
      </w:pPr>
      <w:r w:rsidDel="00000000" w:rsidR="00000000" w:rsidRPr="00000000">
        <w:rPr>
          <w:rtl w:val="0"/>
        </w:rPr>
        <w:t xml:space="preserve">     He had been caught.</w:t>
      </w:r>
    </w:p>
    <w:p w:rsidR="00000000" w:rsidDel="00000000" w:rsidP="00000000" w:rsidRDefault="00000000" w:rsidRPr="00000000" w14:paraId="00000CA5">
      <w:pPr>
        <w:spacing w:after="0" w:before="0" w:line="480" w:lineRule="auto"/>
        <w:ind w:left="720" w:firstLine="720"/>
        <w:rPr/>
      </w:pPr>
      <w:r w:rsidDel="00000000" w:rsidR="00000000" w:rsidRPr="00000000">
        <w:rPr>
          <w:rtl w:val="0"/>
        </w:rPr>
        <w:t xml:space="preserve">     “I… I’m sorry,” Haldric stammered.</w:t>
      </w:r>
    </w:p>
    <w:p w:rsidR="00000000" w:rsidDel="00000000" w:rsidP="00000000" w:rsidRDefault="00000000" w:rsidRPr="00000000" w14:paraId="00000CA6">
      <w:pPr>
        <w:spacing w:after="0" w:before="0" w:line="480" w:lineRule="auto"/>
        <w:ind w:left="720" w:firstLine="720"/>
        <w:rPr/>
      </w:pPr>
      <w:r w:rsidDel="00000000" w:rsidR="00000000" w:rsidRPr="00000000">
        <w:rPr>
          <w:rtl w:val="0"/>
        </w:rPr>
        <w:t xml:space="preserve">     The Prime’s grip tightened around the rolled papers. He sighed.</w:t>
      </w:r>
    </w:p>
    <w:p w:rsidR="00000000" w:rsidDel="00000000" w:rsidP="00000000" w:rsidRDefault="00000000" w:rsidRPr="00000000" w14:paraId="00000CA7">
      <w:pPr>
        <w:spacing w:after="0" w:before="0" w:line="480" w:lineRule="auto"/>
        <w:ind w:left="720" w:firstLine="720"/>
        <w:rPr/>
      </w:pPr>
      <w:r w:rsidDel="00000000" w:rsidR="00000000" w:rsidRPr="00000000">
        <w:rPr>
          <w:rtl w:val="0"/>
        </w:rPr>
        <w:t xml:space="preserve">     “No. It’s my fault.” The Prime’s voice was steady, but there was something heavier beneath it. “My fault for believing in you.”</w:t>
      </w:r>
    </w:p>
    <w:p w:rsidR="00000000" w:rsidDel="00000000" w:rsidP="00000000" w:rsidRDefault="00000000" w:rsidRPr="00000000" w14:paraId="00000CA8">
      <w:pPr>
        <w:spacing w:after="0" w:before="0" w:line="480" w:lineRule="auto"/>
        <w:ind w:left="720" w:firstLine="720"/>
        <w:rPr/>
      </w:pPr>
      <w:r w:rsidDel="00000000" w:rsidR="00000000" w:rsidRPr="00000000">
        <w:rPr>
          <w:rtl w:val="0"/>
        </w:rPr>
        <w:t xml:space="preserve">     Haldric clenched his jaw.</w:t>
      </w:r>
    </w:p>
    <w:p w:rsidR="00000000" w:rsidDel="00000000" w:rsidP="00000000" w:rsidRDefault="00000000" w:rsidRPr="00000000" w14:paraId="00000CA9">
      <w:pPr>
        <w:spacing w:after="0" w:before="0" w:line="480" w:lineRule="auto"/>
        <w:ind w:left="720" w:firstLine="720"/>
        <w:rPr/>
      </w:pPr>
      <w:r w:rsidDel="00000000" w:rsidR="00000000" w:rsidRPr="00000000">
        <w:rPr>
          <w:rtl w:val="0"/>
        </w:rPr>
        <w:t xml:space="preserve">     The words struck harder than they should have. He wasn’t sure why.</w:t>
      </w:r>
    </w:p>
    <w:p w:rsidR="00000000" w:rsidDel="00000000" w:rsidP="00000000" w:rsidRDefault="00000000" w:rsidRPr="00000000" w14:paraId="00000CAA">
      <w:pPr>
        <w:spacing w:after="0" w:before="0" w:line="480" w:lineRule="auto"/>
        <w:ind w:left="720" w:firstLine="720"/>
        <w:rPr/>
      </w:pPr>
      <w:r w:rsidDel="00000000" w:rsidR="00000000" w:rsidRPr="00000000">
        <w:rPr>
          <w:rtl w:val="0"/>
        </w:rPr>
        <w:t xml:space="preserve">     The Prime stepped forward, gripped the edge of the hidden passageway, and slammed it shut. Stone grinded against stone, sealing away whatever lay beyond.</w:t>
      </w:r>
    </w:p>
    <w:p w:rsidR="00000000" w:rsidDel="00000000" w:rsidP="00000000" w:rsidRDefault="00000000" w:rsidRPr="00000000" w14:paraId="00000CAB">
      <w:pPr>
        <w:spacing w:after="0" w:before="0" w:line="480" w:lineRule="auto"/>
        <w:ind w:left="720" w:firstLine="720"/>
        <w:rPr/>
      </w:pPr>
      <w:r w:rsidDel="00000000" w:rsidR="00000000" w:rsidRPr="00000000">
        <w:rPr>
          <w:rtl w:val="0"/>
        </w:rPr>
        <w:t xml:space="preserve">     Haldric barely resisted the urge to step back.</w:t>
      </w:r>
    </w:p>
    <w:p w:rsidR="00000000" w:rsidDel="00000000" w:rsidP="00000000" w:rsidRDefault="00000000" w:rsidRPr="00000000" w14:paraId="00000CAC">
      <w:pPr>
        <w:spacing w:after="0" w:before="0" w:line="480" w:lineRule="auto"/>
        <w:ind w:left="720" w:firstLine="720"/>
        <w:rPr/>
      </w:pPr>
      <w:r w:rsidDel="00000000" w:rsidR="00000000" w:rsidRPr="00000000">
        <w:rPr>
          <w:rtl w:val="0"/>
        </w:rPr>
        <w:t xml:space="preserve">     The Prime exhaled sharply.</w:t>
      </w:r>
    </w:p>
    <w:p w:rsidR="00000000" w:rsidDel="00000000" w:rsidP="00000000" w:rsidRDefault="00000000" w:rsidRPr="00000000" w14:paraId="00000CAD">
      <w:pPr>
        <w:spacing w:after="0" w:before="0" w:line="480" w:lineRule="auto"/>
        <w:ind w:left="720" w:firstLine="720"/>
        <w:rPr/>
      </w:pPr>
      <w:r w:rsidDel="00000000" w:rsidR="00000000" w:rsidRPr="00000000">
        <w:rPr>
          <w:rtl w:val="0"/>
        </w:rPr>
        <w:t xml:space="preserve">     “Perhaps… if you’re satisfied,” his voice was calm, but patience thinned with each word, “you should put back the highly classified documents you just pilfered?”</w:t>
      </w:r>
    </w:p>
    <w:p w:rsidR="00000000" w:rsidDel="00000000" w:rsidP="00000000" w:rsidRDefault="00000000" w:rsidRPr="00000000" w14:paraId="00000CAE">
      <w:pPr>
        <w:spacing w:after="0" w:before="0" w:line="480" w:lineRule="auto"/>
        <w:ind w:left="720" w:firstLine="720"/>
        <w:rPr/>
      </w:pPr>
      <w:r w:rsidDel="00000000" w:rsidR="00000000" w:rsidRPr="00000000">
        <w:rPr>
          <w:rtl w:val="0"/>
        </w:rPr>
        <w:t xml:space="preserve">     Haldric’s fingers twitched. </w:t>
      </w:r>
      <w:r w:rsidDel="00000000" w:rsidR="00000000" w:rsidRPr="00000000">
        <w:rPr>
          <w:i w:val="1"/>
          <w:iCs w:val="1"/>
          <w:rtl w:val="0"/>
        </w:rPr>
        <w:t xml:space="preserve">Pilfered?</w:t>
      </w:r>
      <w:r w:rsidDel="00000000" w:rsidR="00000000" w:rsidRPr="00000000">
        <w:rPr>
          <w:rtl w:val="0"/>
        </w:rPr>
        <w:t xml:space="preserve"> The word lodged itself in his skull. Like he was some petty thief caught red-handed. Still, he forced his hands to move, placing the documents back where he found them, each motion slow and careful.</w:t>
      </w:r>
    </w:p>
    <w:p w:rsidR="00000000" w:rsidDel="00000000" w:rsidP="00000000" w:rsidRDefault="00000000" w:rsidRPr="00000000" w14:paraId="00000CAF">
      <w:pPr>
        <w:spacing w:after="0" w:before="0" w:line="480" w:lineRule="auto"/>
        <w:ind w:left="720" w:firstLine="720"/>
        <w:rPr/>
      </w:pPr>
      <w:r w:rsidDel="00000000" w:rsidR="00000000" w:rsidRPr="00000000">
        <w:rPr>
          <w:rtl w:val="0"/>
        </w:rPr>
        <w:t xml:space="preserve">     The Prime watched. Didn’t move. Didn’t speak.</w:t>
      </w:r>
    </w:p>
    <w:p w:rsidR="00000000" w:rsidDel="00000000" w:rsidP="00000000" w:rsidRDefault="00000000" w:rsidRPr="00000000" w14:paraId="00000CB0">
      <w:pPr>
        <w:spacing w:after="0" w:before="0" w:line="480" w:lineRule="auto"/>
        <w:ind w:left="720" w:firstLine="720"/>
        <w:rPr/>
      </w:pPr>
      <w:r w:rsidDel="00000000" w:rsidR="00000000" w:rsidRPr="00000000">
        <w:rPr>
          <w:rtl w:val="0"/>
        </w:rPr>
        <w:t xml:space="preserve">     A flicker later, he sighed. “I’m not mad, Haldric. I’m just disappointed.”</w:t>
      </w:r>
    </w:p>
    <w:p w:rsidR="00000000" w:rsidDel="00000000" w:rsidP="00000000" w:rsidRDefault="00000000" w:rsidRPr="00000000" w14:paraId="00000CB1">
      <w:pPr>
        <w:spacing w:after="0" w:before="0" w:line="480" w:lineRule="auto"/>
        <w:ind w:left="720" w:firstLine="720"/>
        <w:rPr/>
      </w:pPr>
      <w:r w:rsidDel="00000000" w:rsidR="00000000" w:rsidRPr="00000000">
        <w:rPr>
          <w:rtl w:val="0"/>
        </w:rPr>
        <w:t xml:space="preserve">     Haldric clenched his jaw. That felt worse.</w:t>
      </w:r>
    </w:p>
    <w:p w:rsidR="00000000" w:rsidDel="00000000" w:rsidP="00000000" w:rsidRDefault="00000000" w:rsidRPr="00000000" w14:paraId="00000CB2">
      <w:pPr>
        <w:spacing w:after="0" w:before="0" w:line="480" w:lineRule="auto"/>
        <w:ind w:left="720" w:firstLine="720"/>
        <w:rPr/>
      </w:pPr>
      <w:r w:rsidDel="00000000" w:rsidR="00000000" w:rsidRPr="00000000">
        <w:rPr>
          <w:rtl w:val="0"/>
        </w:rPr>
        <w:t xml:space="preserve">     “The whole city blames me for everything,” The Prime continued, his voice quiet but edged. “When food runs low, when water rations shrink, when a Hunter dies above ground, it’s always my fault. The people need someone to blame. And I accept that burden.”</w:t>
      </w:r>
    </w:p>
    <w:p w:rsidR="00000000" w:rsidDel="00000000" w:rsidP="00000000" w:rsidRDefault="00000000" w:rsidRPr="00000000" w14:paraId="00000CB3">
      <w:pPr>
        <w:spacing w:after="0" w:before="0" w:line="480" w:lineRule="auto"/>
        <w:ind w:left="720" w:firstLine="720"/>
        <w:rPr/>
      </w:pPr>
      <w:r w:rsidDel="00000000" w:rsidR="00000000" w:rsidRPr="00000000">
        <w:rPr>
          <w:rtl w:val="0"/>
        </w:rPr>
        <w:t xml:space="preserve">     His gaze flicked toward Haldric, sharper now.</w:t>
      </w:r>
    </w:p>
    <w:p w:rsidR="00000000" w:rsidDel="00000000" w:rsidP="00000000" w:rsidRDefault="00000000" w:rsidRPr="00000000" w14:paraId="00000CB4">
      <w:pPr>
        <w:spacing w:after="0" w:before="0" w:line="480" w:lineRule="auto"/>
        <w:ind w:left="720" w:firstLine="720"/>
        <w:rPr/>
      </w:pPr>
      <w:r w:rsidDel="00000000" w:rsidR="00000000" w:rsidRPr="00000000">
        <w:rPr>
          <w:rtl w:val="0"/>
        </w:rPr>
        <w:t xml:space="preserve">     “But I thought you, of all people, would be different. That you would look past the stories and rumors to see the real me.”</w:t>
      </w:r>
    </w:p>
    <w:p w:rsidR="00000000" w:rsidDel="00000000" w:rsidP="00000000" w:rsidRDefault="00000000" w:rsidRPr="00000000" w14:paraId="00000CB5">
      <w:pPr>
        <w:spacing w:after="0" w:before="0" w:line="480" w:lineRule="auto"/>
        <w:ind w:left="720" w:firstLine="720"/>
        <w:rPr/>
      </w:pPr>
      <w:r w:rsidDel="00000000" w:rsidR="00000000" w:rsidRPr="00000000">
        <w:rPr>
          <w:rtl w:val="0"/>
        </w:rPr>
        <w:t xml:space="preserve">     Haldric’s throat tightened. A sharp, unsteady breath. “I—”</w:t>
      </w:r>
    </w:p>
    <w:p w:rsidR="00000000" w:rsidDel="00000000" w:rsidP="00000000" w:rsidRDefault="00000000" w:rsidRPr="00000000" w14:paraId="00000CB6">
      <w:pPr>
        <w:spacing w:after="0" w:before="0" w:line="480" w:lineRule="auto"/>
        <w:ind w:left="720" w:firstLine="720"/>
        <w:rPr/>
      </w:pPr>
      <w:r w:rsidDel="00000000" w:rsidR="00000000" w:rsidRPr="00000000">
        <w:rPr>
          <w:rtl w:val="0"/>
        </w:rPr>
        <w:t xml:space="preserve">     The Prime didn’t stop. “To learn that even you think I’m a bad person?” A quiet scoff. “That’s frustrating.”</w:t>
      </w:r>
    </w:p>
    <w:p w:rsidR="00000000" w:rsidDel="00000000" w:rsidP="00000000" w:rsidRDefault="00000000" w:rsidRPr="00000000" w14:paraId="00000CB7">
      <w:pPr>
        <w:spacing w:after="0" w:before="0" w:line="480" w:lineRule="auto"/>
        <w:ind w:left="720" w:firstLine="720"/>
        <w:rPr/>
      </w:pPr>
      <w:r w:rsidDel="00000000" w:rsidR="00000000" w:rsidRPr="00000000">
        <w:rPr>
          <w:rtl w:val="0"/>
        </w:rPr>
        <w:t xml:space="preserve">     Haldric’s stomach twisted. Because he had believed in The Prime. Still wanted to. But—</w:t>
      </w:r>
    </w:p>
    <w:p w:rsidR="00000000" w:rsidDel="00000000" w:rsidP="00000000" w:rsidRDefault="00000000" w:rsidRPr="00000000" w14:paraId="00000CB8">
      <w:pPr>
        <w:spacing w:after="0" w:before="0" w:line="480" w:lineRule="auto"/>
        <w:ind w:left="720" w:firstLine="720"/>
        <w:rPr/>
      </w:pPr>
      <w:r w:rsidDel="00000000" w:rsidR="00000000" w:rsidRPr="00000000">
        <w:rPr>
          <w:rtl w:val="0"/>
        </w:rPr>
        <w:t xml:space="preserve">     “You </w:t>
      </w:r>
      <w:r w:rsidDel="00000000" w:rsidR="00000000" w:rsidRPr="00000000">
        <w:rPr>
          <w:i w:val="1"/>
          <w:iCs w:val="1"/>
          <w:rtl w:val="0"/>
        </w:rPr>
        <w:t xml:space="preserve">are</w:t>
      </w:r>
      <w:r w:rsidDel="00000000" w:rsidR="00000000" w:rsidRPr="00000000">
        <w:rPr>
          <w:rtl w:val="0"/>
        </w:rPr>
        <w:t xml:space="preserve"> holding back food.”</w:t>
      </w:r>
    </w:p>
    <w:p w:rsidR="00000000" w:rsidDel="00000000" w:rsidP="00000000" w:rsidRDefault="00000000" w:rsidRPr="00000000" w14:paraId="00000CB9">
      <w:pPr>
        <w:spacing w:after="0" w:before="0" w:line="480" w:lineRule="auto"/>
        <w:ind w:left="720" w:firstLine="720"/>
        <w:rPr/>
      </w:pPr>
      <w:r w:rsidDel="00000000" w:rsidR="00000000" w:rsidRPr="00000000">
        <w:rPr>
          <w:rtl w:val="0"/>
        </w:rPr>
        <w:t xml:space="preserve">     The words came before he could stop them. His hands curled into fists. “You’re giving more to the upper class and using people’s hunger to maintain control over everyone.”</w:t>
      </w:r>
    </w:p>
    <w:p w:rsidR="00000000" w:rsidDel="00000000" w:rsidP="00000000" w:rsidRDefault="00000000" w:rsidRPr="00000000" w14:paraId="00000CBA">
      <w:pPr>
        <w:spacing w:after="0" w:before="0" w:line="480" w:lineRule="auto"/>
        <w:ind w:left="720" w:firstLine="720"/>
        <w:rPr/>
      </w:pPr>
      <w:r w:rsidDel="00000000" w:rsidR="00000000" w:rsidRPr="00000000">
        <w:rPr>
          <w:rtl w:val="0"/>
        </w:rPr>
        <w:t xml:space="preserve">     The Prime stilled. “Am I?”</w:t>
      </w:r>
    </w:p>
    <w:p w:rsidR="00000000" w:rsidDel="00000000" w:rsidP="00000000" w:rsidRDefault="00000000" w:rsidRPr="00000000" w14:paraId="00000CBB">
      <w:pPr>
        <w:spacing w:after="0" w:before="0" w:line="480" w:lineRule="auto"/>
        <w:ind w:left="720" w:firstLine="720"/>
        <w:rPr/>
      </w:pPr>
      <w:r w:rsidDel="00000000" w:rsidR="00000000" w:rsidRPr="00000000">
        <w:rPr>
          <w:rtl w:val="0"/>
        </w:rPr>
        <w:t xml:space="preserve">     The words were measured and indifferent. But there was something there, something he couldn’t quite place.</w:t>
      </w:r>
    </w:p>
    <w:p w:rsidR="00000000" w:rsidDel="00000000" w:rsidP="00000000" w:rsidRDefault="00000000" w:rsidRPr="00000000" w14:paraId="00000CBC">
      <w:pPr>
        <w:spacing w:after="0" w:before="0" w:line="480" w:lineRule="auto"/>
        <w:ind w:left="720" w:firstLine="720"/>
        <w:rPr/>
      </w:pPr>
      <w:r w:rsidDel="00000000" w:rsidR="00000000" w:rsidRPr="00000000">
        <w:rPr>
          <w:rtl w:val="0"/>
        </w:rPr>
        <w:t xml:space="preserve">      Haldric hesitated.</w:t>
      </w:r>
    </w:p>
    <w:p w:rsidR="00000000" w:rsidDel="00000000" w:rsidP="00000000" w:rsidRDefault="00000000" w:rsidRPr="00000000" w14:paraId="00000CBD">
      <w:pPr>
        <w:spacing w:after="0" w:before="0" w:line="480" w:lineRule="auto"/>
        <w:ind w:left="720" w:firstLine="720"/>
        <w:rPr/>
      </w:pPr>
      <w:r w:rsidDel="00000000" w:rsidR="00000000" w:rsidRPr="00000000">
        <w:rPr>
          <w:rtl w:val="0"/>
        </w:rPr>
        <w:t xml:space="preserve">     The Prime didn’t wait for an answer. He turned toward the </w:t>
      </w:r>
      <w:r w:rsidDel="00000000" w:rsidR="00000000" w:rsidRPr="00000000">
        <w:rPr>
          <w:rtl w:val="0"/>
        </w:rPr>
        <w:t xml:space="preserve">office door. </w:t>
      </w:r>
      <w:r w:rsidDel="00000000" w:rsidR="00000000" w:rsidRPr="00000000">
        <w:rPr>
          <w:rtl w:val="0"/>
        </w:rPr>
        <w:t xml:space="preserve">“Come.”</w:t>
      </w:r>
    </w:p>
    <w:p w:rsidR="00000000" w:rsidDel="00000000" w:rsidP="00000000" w:rsidRDefault="00000000" w:rsidRPr="00000000" w14:paraId="00000CBE">
      <w:pPr>
        <w:spacing w:after="0" w:before="0" w:line="480" w:lineRule="auto"/>
        <w:ind w:left="720" w:firstLine="720"/>
        <w:rPr/>
      </w:pPr>
      <w:r w:rsidDel="00000000" w:rsidR="00000000" w:rsidRPr="00000000">
        <w:rPr>
          <w:rtl w:val="0"/>
        </w:rPr>
        <w:t xml:space="preserve">     Haldric blinked.</w:t>
      </w:r>
    </w:p>
    <w:p w:rsidR="00000000" w:rsidDel="00000000" w:rsidP="00000000" w:rsidRDefault="00000000" w:rsidRPr="00000000" w14:paraId="00000CBF">
      <w:pPr>
        <w:spacing w:after="0" w:before="0" w:line="480" w:lineRule="auto"/>
        <w:ind w:left="720" w:firstLine="720"/>
        <w:rPr/>
      </w:pPr>
      <w:r w:rsidDel="00000000" w:rsidR="00000000" w:rsidRPr="00000000">
        <w:rPr>
          <w:rtl w:val="0"/>
        </w:rPr>
        <w:t xml:space="preserve">     “What?”</w:t>
      </w:r>
    </w:p>
    <w:p w:rsidR="00000000" w:rsidDel="00000000" w:rsidP="00000000" w:rsidRDefault="00000000" w:rsidRPr="00000000" w14:paraId="00000CC0">
      <w:pPr>
        <w:spacing w:after="0" w:before="0" w:line="480" w:lineRule="auto"/>
        <w:ind w:left="720" w:firstLine="720"/>
        <w:rPr/>
      </w:pPr>
      <w:r w:rsidDel="00000000" w:rsidR="00000000" w:rsidRPr="00000000">
        <w:rPr>
          <w:rtl w:val="0"/>
        </w:rPr>
        <w:t xml:space="preserve">     “You wanted answers.”</w:t>
      </w:r>
    </w:p>
    <w:p w:rsidR="00000000" w:rsidDel="00000000" w:rsidP="00000000" w:rsidRDefault="00000000" w:rsidRPr="00000000" w14:paraId="00000CC1">
      <w:pPr>
        <w:spacing w:after="0" w:before="0" w:line="480" w:lineRule="auto"/>
        <w:ind w:left="720" w:firstLine="720"/>
        <w:rPr/>
      </w:pPr>
      <w:r w:rsidDel="00000000" w:rsidR="00000000" w:rsidRPr="00000000">
        <w:rPr>
          <w:rtl w:val="0"/>
        </w:rPr>
        <w:t xml:space="preserve">     The Prime didn’t glance back. “Walk with me.”</w:t>
      </w:r>
    </w:p>
    <w:p w:rsidR="00000000" w:rsidDel="00000000" w:rsidP="00000000" w:rsidRDefault="00000000" w:rsidRPr="00000000" w14:paraId="00000CC2">
      <w:pPr>
        <w:spacing w:after="0" w:before="0" w:line="480" w:lineRule="auto"/>
        <w:ind w:left="720" w:firstLine="720"/>
        <w:rPr/>
      </w:pPr>
      <w:r w:rsidDel="00000000" w:rsidR="00000000" w:rsidRPr="00000000">
        <w:rPr>
          <w:rtl w:val="0"/>
        </w:rPr>
        <w:t xml:space="preserve">     Haldric hesitated. A test? A trap? But what choice did he have? He stepped forward, following.</w:t>
      </w:r>
    </w:p>
    <w:p w:rsidR="00000000" w:rsidDel="00000000" w:rsidP="00000000" w:rsidRDefault="00000000" w:rsidRPr="00000000" w14:paraId="00000CC3">
      <w:pPr>
        <w:spacing w:after="0" w:before="0" w:line="480" w:lineRule="auto"/>
        <w:ind w:left="720" w:firstLine="720"/>
        <w:rPr/>
      </w:pPr>
      <w:r w:rsidDel="00000000" w:rsidR="00000000" w:rsidRPr="00000000">
        <w:rPr>
          <w:rtl w:val="0"/>
        </w:rPr>
        <w:t xml:space="preserve">     The doors shut behind them.</w:t>
      </w:r>
    </w:p>
    <w:p w:rsidR="00000000" w:rsidDel="00000000" w:rsidP="00000000" w:rsidRDefault="00000000" w:rsidRPr="00000000" w14:paraId="00000CC4">
      <w:pPr>
        <w:spacing w:after="0" w:before="0" w:line="480" w:lineRule="auto"/>
        <w:ind w:left="720" w:firstLine="720"/>
        <w:rPr/>
      </w:pPr>
      <w:r w:rsidDel="00000000" w:rsidR="00000000" w:rsidRPr="00000000">
        <w:rPr>
          <w:rtl w:val="0"/>
        </w:rPr>
        <w:t xml:space="preserve">     And for the first time ever, The Prime instilled fear into Haldric.</w:t>
      </w:r>
    </w:p>
    <w:p w:rsidR="00000000" w:rsidDel="00000000" w:rsidP="00000000" w:rsidRDefault="00000000" w:rsidRPr="00000000" w14:paraId="00000CC5">
      <w:pPr>
        <w:spacing w:after="0" w:before="0" w:line="480" w:lineRule="auto"/>
        <w:ind w:left="720" w:firstLine="720"/>
        <w:rPr/>
      </w:pPr>
      <w:r w:rsidDel="00000000" w:rsidR="00000000" w:rsidRPr="00000000">
        <w:rPr>
          <w:rtl w:val="0"/>
        </w:rPr>
        <w:t xml:space="preserve">     Fear for his life.</w:t>
      </w:r>
    </w:p>
    <w:p w:rsidR="00000000" w:rsidDel="00000000" w:rsidP="00000000" w:rsidRDefault="00000000" w:rsidRPr="00000000" w14:paraId="00000CC6">
      <w:pPr>
        <w:spacing w:after="0" w:before="0" w:line="480" w:lineRule="auto"/>
        <w:ind w:left="720" w:firstLine="720"/>
        <w:rPr/>
      </w:pPr>
      <w:r w:rsidDel="00000000" w:rsidR="00000000" w:rsidRPr="00000000">
        <w:rPr>
          <w:rtl w:val="0"/>
        </w:rPr>
      </w:r>
    </w:p>
    <w:p w:rsidR="00000000" w:rsidDel="00000000" w:rsidP="00000000" w:rsidRDefault="00000000" w:rsidRPr="00000000" w14:paraId="00000CC7">
      <w:pPr>
        <w:spacing w:before="0" w:line="480" w:lineRule="auto"/>
        <w:ind w:left="720" w:firstLine="720"/>
        <w:jc w:val="cente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CC8">
      <w:pPr>
        <w:pStyle w:val="Heading2"/>
        <w:spacing w:after="0" w:before="240" w:line="480" w:lineRule="auto"/>
        <w:ind w:left="720" w:firstLine="720"/>
        <w:jc w:val="center"/>
        <w:rPr/>
      </w:pPr>
      <w:bookmarkStart w:colFirst="0" w:colLast="0" w:name="_heading=h.2rgiqndawzcp" w:id="14"/>
      <w:bookmarkEnd w:id="14"/>
      <w:r w:rsidDel="00000000" w:rsidR="00000000" w:rsidRPr="00000000">
        <w:rPr>
          <w:rtl w:val="0"/>
        </w:rPr>
        <w:t xml:space="preserve">Chapter 14 - Answers</w:t>
      </w:r>
    </w:p>
    <w:p w:rsidR="00000000" w:rsidDel="00000000" w:rsidP="00000000" w:rsidRDefault="00000000" w:rsidRPr="00000000" w14:paraId="00000CC9">
      <w:pPr>
        <w:spacing w:after="0" w:before="240" w:line="480" w:lineRule="auto"/>
        <w:ind w:left="720" w:firstLine="720"/>
        <w:jc w:val="center"/>
        <w:rPr>
          <w:i w:val="1"/>
          <w:iCs w:val="1"/>
        </w:rPr>
      </w:pPr>
      <w:r w:rsidDel="00000000" w:rsidR="00000000" w:rsidRPr="00000000">
        <w:rPr>
          <w:rtl w:val="0"/>
        </w:rPr>
      </w:r>
    </w:p>
    <w:p w:rsidR="00000000" w:rsidDel="00000000" w:rsidP="00000000" w:rsidRDefault="00000000" w:rsidRPr="00000000" w14:paraId="00000CCA">
      <w:pPr>
        <w:spacing w:after="0" w:before="0" w:line="480" w:lineRule="auto"/>
        <w:ind w:left="720" w:firstLine="720"/>
        <w:jc w:val="center"/>
        <w:rPr>
          <w:i w:val="1"/>
          <w:iCs w:val="1"/>
        </w:rPr>
      </w:pPr>
      <w:r w:rsidDel="00000000" w:rsidR="00000000" w:rsidRPr="00000000">
        <w:rPr>
          <w:i w:val="1"/>
          <w:iCs w:val="1"/>
          <w:rtl w:val="0"/>
        </w:rPr>
        <w:t xml:space="preserve">“Today, I saw the future.”</w:t>
      </w:r>
    </w:p>
    <w:p w:rsidR="00000000" w:rsidDel="00000000" w:rsidP="00000000" w:rsidRDefault="00000000" w:rsidRPr="00000000" w14:paraId="00000CCB">
      <w:pPr>
        <w:spacing w:after="0" w:before="0" w:line="480" w:lineRule="auto"/>
        <w:ind w:left="720" w:firstLine="720"/>
        <w:jc w:val="center"/>
        <w:rPr>
          <w:i w:val="1"/>
          <w:iCs w:val="1"/>
        </w:rPr>
      </w:pPr>
      <w:r w:rsidDel="00000000" w:rsidR="00000000" w:rsidRPr="00000000">
        <w:rPr>
          <w:rtl w:val="0"/>
        </w:rPr>
      </w:r>
    </w:p>
    <w:p w:rsidR="00000000" w:rsidDel="00000000" w:rsidP="00000000" w:rsidRDefault="00000000" w:rsidRPr="00000000" w14:paraId="00000CCC">
      <w:pPr>
        <w:spacing w:after="0" w:before="0" w:line="480" w:lineRule="auto"/>
        <w:ind w:left="720" w:firstLine="720"/>
        <w:rPr/>
      </w:pPr>
      <w:r w:rsidDel="00000000" w:rsidR="00000000" w:rsidRPr="00000000">
        <w:rPr>
          <w:rtl w:val="0"/>
        </w:rPr>
        <w:t xml:space="preserve">     Haldric followed, each step slow, uncertain. The office door groaned shut behind them, sealing away the confrontation like a weight pressing down on his chest.</w:t>
      </w:r>
    </w:p>
    <w:p w:rsidR="00000000" w:rsidDel="00000000" w:rsidP="00000000" w:rsidRDefault="00000000" w:rsidRPr="00000000" w14:paraId="00000CCD">
      <w:pPr>
        <w:spacing w:after="0" w:before="0" w:line="480" w:lineRule="auto"/>
        <w:ind w:left="720" w:firstLine="720"/>
        <w:rPr/>
      </w:pPr>
      <w:r w:rsidDel="00000000" w:rsidR="00000000" w:rsidRPr="00000000">
        <w:rPr>
          <w:rtl w:val="0"/>
        </w:rPr>
        <w:t xml:space="preserve">     The Prime walked with purpose, a balance between hurried and idle. Every step measured, deliberate. The kind of stride belonging to a Hunter or a ruler.</w:t>
      </w:r>
    </w:p>
    <w:p w:rsidR="00000000" w:rsidDel="00000000" w:rsidP="00000000" w:rsidRDefault="00000000" w:rsidRPr="00000000" w14:paraId="00000CCE">
      <w:pPr>
        <w:spacing w:after="0" w:before="0" w:line="480" w:lineRule="auto"/>
        <w:ind w:left="720" w:firstLine="720"/>
        <w:rPr/>
      </w:pPr>
      <w:r w:rsidDel="00000000" w:rsidR="00000000" w:rsidRPr="00000000">
        <w:rPr>
          <w:rtl w:val="0"/>
        </w:rPr>
        <w:t xml:space="preserve">     They walked to the now-open ration station near the administrative building.</w:t>
      </w:r>
    </w:p>
    <w:p w:rsidR="00000000" w:rsidDel="00000000" w:rsidP="00000000" w:rsidRDefault="00000000" w:rsidRPr="00000000" w14:paraId="00000CCF">
      <w:pPr>
        <w:spacing w:after="0" w:before="0" w:line="480" w:lineRule="auto"/>
        <w:ind w:left="720" w:firstLine="720"/>
        <w:rPr/>
      </w:pPr>
      <w:r w:rsidDel="00000000" w:rsidR="00000000" w:rsidRPr="00000000">
        <w:rPr>
          <w:rtl w:val="0"/>
        </w:rPr>
        <w:t xml:space="preserve">     “If everything you said is true, have you not wondered why your rations hardly improved after becoming the Heir?”</w:t>
      </w:r>
    </w:p>
    <w:p w:rsidR="00000000" w:rsidDel="00000000" w:rsidP="00000000" w:rsidRDefault="00000000" w:rsidRPr="00000000" w14:paraId="00000CD0">
      <w:pPr>
        <w:spacing w:after="0" w:before="0" w:line="480" w:lineRule="auto"/>
        <w:ind w:left="720" w:firstLine="720"/>
        <w:rPr/>
      </w:pPr>
      <w:r w:rsidDel="00000000" w:rsidR="00000000" w:rsidRPr="00000000">
        <w:rPr>
          <w:rtl w:val="0"/>
        </w:rPr>
        <w:t xml:space="preserve">     Haldric received his breakfast first. A bland grain bar. He moved to sit at one of the tables, expecting The Prime to follow suit. Haldric was surprised to see The Prime continuing to walk, ration bar in hand. Haldric’s eyes widened slightly. He hadn’t expected such simplicity from a leader of the city. </w:t>
      </w:r>
    </w:p>
    <w:p w:rsidR="00000000" w:rsidDel="00000000" w:rsidP="00000000" w:rsidRDefault="00000000" w:rsidRPr="00000000" w14:paraId="00000CD1">
      <w:pPr>
        <w:spacing w:after="0" w:before="0" w:line="480" w:lineRule="auto"/>
        <w:ind w:left="720" w:firstLine="720"/>
        <w:rPr/>
      </w:pPr>
      <w:r w:rsidDel="00000000" w:rsidR="00000000" w:rsidRPr="00000000">
        <w:rPr>
          <w:rtl w:val="0"/>
        </w:rPr>
        <w:t xml:space="preserve">     “No time for rest, Haldric,” The Prime said. “We need to keep moving.”</w:t>
      </w:r>
    </w:p>
    <w:p w:rsidR="00000000" w:rsidDel="00000000" w:rsidP="00000000" w:rsidRDefault="00000000" w:rsidRPr="00000000" w14:paraId="00000CD2">
      <w:pPr>
        <w:spacing w:after="0" w:before="0" w:line="480" w:lineRule="auto"/>
        <w:ind w:left="720" w:firstLine="720"/>
        <w:rPr>
          <w:i w:val="1"/>
          <w:iCs w:val="1"/>
        </w:rPr>
      </w:pPr>
      <w:r w:rsidDel="00000000" w:rsidR="00000000" w:rsidRPr="00000000">
        <w:rPr>
          <w:i w:val="1"/>
          <w:iCs w:val="1"/>
          <w:rtl w:val="0"/>
        </w:rPr>
        <w:t xml:space="preserve">     Where was his fancy breakfast?</w:t>
      </w:r>
    </w:p>
    <w:p w:rsidR="00000000" w:rsidDel="00000000" w:rsidP="00000000" w:rsidRDefault="00000000" w:rsidRPr="00000000" w14:paraId="00000CD3">
      <w:pPr>
        <w:spacing w:after="0" w:before="0" w:line="480" w:lineRule="auto"/>
        <w:ind w:left="720" w:firstLine="720"/>
        <w:rPr/>
      </w:pPr>
      <w:r w:rsidDel="00000000" w:rsidR="00000000" w:rsidRPr="00000000">
        <w:rPr>
          <w:rtl w:val="0"/>
        </w:rPr>
        <w:t xml:space="preserve">     The Prime took a bite of his grain bar. He walked with purpose, neither hurried nor idle. Every step was measured and deliberate, until the corridor opened into a winding, empty road.</w:t>
      </w:r>
    </w:p>
    <w:p w:rsidR="00000000" w:rsidDel="00000000" w:rsidP="00000000" w:rsidRDefault="00000000" w:rsidRPr="00000000" w14:paraId="00000CD4">
      <w:pPr>
        <w:spacing w:after="0" w:before="0" w:line="480" w:lineRule="auto"/>
        <w:ind w:left="720" w:firstLine="720"/>
        <w:rPr/>
      </w:pPr>
      <w:r w:rsidDel="00000000" w:rsidR="00000000" w:rsidRPr="00000000">
        <w:rPr>
          <w:rtl w:val="0"/>
        </w:rPr>
        <w:t xml:space="preserve">     The Prime’s demeanor shifted. His shoulders slouched. His strides grew heavier, less smooth. The exhaustion on his face was impossible to miss.</w:t>
      </w:r>
    </w:p>
    <w:p w:rsidR="00000000" w:rsidDel="00000000" w:rsidP="00000000" w:rsidRDefault="00000000" w:rsidRPr="00000000" w14:paraId="00000CD5">
      <w:pPr>
        <w:spacing w:after="0" w:before="0" w:line="480" w:lineRule="auto"/>
        <w:ind w:left="720" w:firstLine="720"/>
        <w:rPr/>
      </w:pPr>
      <w:r w:rsidDel="00000000" w:rsidR="00000000" w:rsidRPr="00000000">
        <w:rPr>
          <w:rtl w:val="0"/>
        </w:rPr>
        <w:t xml:space="preserve">     This was not the walk of a man who ruled Stormhaven.</w:t>
      </w:r>
    </w:p>
    <w:p w:rsidR="00000000" w:rsidDel="00000000" w:rsidP="00000000" w:rsidRDefault="00000000" w:rsidRPr="00000000" w14:paraId="00000CD6">
      <w:pPr>
        <w:spacing w:after="0" w:before="0" w:line="480" w:lineRule="auto"/>
        <w:ind w:left="720" w:firstLine="720"/>
        <w:rPr/>
      </w:pPr>
      <w:r w:rsidDel="00000000" w:rsidR="00000000" w:rsidRPr="00000000">
        <w:rPr>
          <w:rtl w:val="0"/>
        </w:rPr>
        <w:t xml:space="preserve">     It was the walk of someone who carried it.</w:t>
      </w:r>
    </w:p>
    <w:p w:rsidR="00000000" w:rsidDel="00000000" w:rsidP="00000000" w:rsidRDefault="00000000" w:rsidRPr="00000000" w14:paraId="00000CD7">
      <w:pPr>
        <w:spacing w:after="0" w:before="0" w:line="480" w:lineRule="auto"/>
        <w:ind w:left="720" w:firstLine="720"/>
        <w:rPr/>
      </w:pPr>
      <w:r w:rsidDel="00000000" w:rsidR="00000000" w:rsidRPr="00000000">
        <w:rPr>
          <w:rtl w:val="0"/>
        </w:rPr>
        <w:t xml:space="preserve">     The Prime glanced at Haldric.</w:t>
      </w:r>
    </w:p>
    <w:p w:rsidR="00000000" w:rsidDel="00000000" w:rsidP="00000000" w:rsidRDefault="00000000" w:rsidRPr="00000000" w14:paraId="00000CD8">
      <w:pPr>
        <w:spacing w:after="0" w:before="0" w:line="480" w:lineRule="auto"/>
        <w:ind w:left="720" w:firstLine="720"/>
        <w:rPr/>
      </w:pPr>
      <w:r w:rsidDel="00000000" w:rsidR="00000000" w:rsidRPr="00000000">
        <w:rPr>
          <w:rtl w:val="0"/>
        </w:rPr>
        <w:t xml:space="preserve">     “Have you ever wondered why your ration slips didn’t change when you became the Heir Archon?”</w:t>
      </w:r>
    </w:p>
    <w:p w:rsidR="00000000" w:rsidDel="00000000" w:rsidP="00000000" w:rsidRDefault="00000000" w:rsidRPr="00000000" w14:paraId="00000CD9">
      <w:pPr>
        <w:spacing w:after="0" w:before="0" w:line="480" w:lineRule="auto"/>
        <w:ind w:left="720" w:firstLine="720"/>
        <w:rPr/>
      </w:pPr>
      <w:r w:rsidDel="00000000" w:rsidR="00000000" w:rsidRPr="00000000">
        <w:rPr>
          <w:rtl w:val="0"/>
        </w:rPr>
        <w:t xml:space="preserve">     Haldric blinked, taken aback by the unexpected question. He glanced at the simple meal in his hand, identical to the one he’d always known.</w:t>
      </w:r>
    </w:p>
    <w:p w:rsidR="00000000" w:rsidDel="00000000" w:rsidP="00000000" w:rsidRDefault="00000000" w:rsidRPr="00000000" w14:paraId="00000CDA">
      <w:pPr>
        <w:spacing w:after="0" w:before="0" w:line="480" w:lineRule="auto"/>
        <w:ind w:left="720" w:firstLine="720"/>
        <w:rPr/>
      </w:pPr>
      <w:r w:rsidDel="00000000" w:rsidR="00000000" w:rsidRPr="00000000">
        <w:rPr>
          <w:rtl w:val="0"/>
        </w:rPr>
        <w:t xml:space="preserve">     “I… I guess I never thought about it.”</w:t>
      </w:r>
    </w:p>
    <w:p w:rsidR="00000000" w:rsidDel="00000000" w:rsidP="00000000" w:rsidRDefault="00000000" w:rsidRPr="00000000" w14:paraId="00000CDB">
      <w:pPr>
        <w:spacing w:after="0" w:before="0" w:line="480" w:lineRule="auto"/>
        <w:ind w:left="720" w:firstLine="720"/>
        <w:rPr/>
      </w:pPr>
      <w:r w:rsidDel="00000000" w:rsidR="00000000" w:rsidRPr="00000000">
        <w:rPr>
          <w:rtl w:val="0"/>
        </w:rPr>
        <w:t xml:space="preserve">     The Prime smiled, continuing down the winding road that led them deeper into the upper district.</w:t>
      </w:r>
    </w:p>
    <w:p w:rsidR="00000000" w:rsidDel="00000000" w:rsidP="00000000" w:rsidRDefault="00000000" w:rsidRPr="00000000" w14:paraId="00000CDC">
      <w:pPr>
        <w:spacing w:after="0" w:before="0" w:line="480" w:lineRule="auto"/>
        <w:ind w:left="720" w:firstLine="720"/>
        <w:rPr/>
      </w:pPr>
      <w:r w:rsidDel="00000000" w:rsidR="00000000" w:rsidRPr="00000000">
        <w:rPr>
          <w:rtl w:val="0"/>
        </w:rPr>
        <w:t xml:space="preserve">     “A leader never asks of his people what he is not willing to do himself.”</w:t>
      </w:r>
    </w:p>
    <w:p w:rsidR="00000000" w:rsidDel="00000000" w:rsidP="00000000" w:rsidRDefault="00000000" w:rsidRPr="00000000" w14:paraId="00000CDD">
      <w:pPr>
        <w:spacing w:after="0" w:before="0" w:line="480" w:lineRule="auto"/>
        <w:ind w:left="720" w:firstLine="720"/>
        <w:rPr/>
      </w:pPr>
      <w:r w:rsidDel="00000000" w:rsidR="00000000" w:rsidRPr="00000000">
        <w:rPr>
          <w:rtl w:val="0"/>
        </w:rPr>
        <w:t xml:space="preserve">     Haldric fell into step beside The Prime as the words settled over him.</w:t>
      </w:r>
    </w:p>
    <w:p w:rsidR="00000000" w:rsidDel="00000000" w:rsidP="00000000" w:rsidRDefault="00000000" w:rsidRPr="00000000" w14:paraId="00000CDE">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Isn’t this the way to the noble quarter?</w:t>
      </w:r>
      <w:r w:rsidDel="00000000" w:rsidR="00000000" w:rsidRPr="00000000">
        <w:rPr>
          <w:rtl w:val="0"/>
        </w:rPr>
        <w:t xml:space="preserve"> His thoughts began to spiral. He had expected anger or cold fury. Instead, he was met with this… rationality, a challenge to see things through The Prime’s eyes.</w:t>
      </w:r>
    </w:p>
    <w:p w:rsidR="00000000" w:rsidDel="00000000" w:rsidP="00000000" w:rsidRDefault="00000000" w:rsidRPr="00000000" w14:paraId="00000CDF">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What’s your angle? To manipulate me?</w:t>
      </w:r>
    </w:p>
    <w:p w:rsidR="00000000" w:rsidDel="00000000" w:rsidP="00000000" w:rsidRDefault="00000000" w:rsidRPr="00000000" w14:paraId="00000CE0">
      <w:pPr>
        <w:spacing w:after="0" w:before="0" w:line="480" w:lineRule="auto"/>
        <w:ind w:left="720" w:firstLine="720"/>
        <w:rPr/>
      </w:pPr>
      <w:r w:rsidDel="00000000" w:rsidR="00000000" w:rsidRPr="00000000">
        <w:rPr>
          <w:rtl w:val="0"/>
        </w:rPr>
        <w:t xml:space="preserve">     Or was it proof that the man was truly worth believing in?</w:t>
      </w:r>
    </w:p>
    <w:p w:rsidR="00000000" w:rsidDel="00000000" w:rsidP="00000000" w:rsidRDefault="00000000" w:rsidRPr="00000000" w14:paraId="00000CE1">
      <w:pPr>
        <w:spacing w:after="0" w:before="0" w:line="480" w:lineRule="auto"/>
        <w:ind w:left="720" w:firstLine="720"/>
        <w:rPr/>
      </w:pPr>
      <w:r w:rsidDel="00000000" w:rsidR="00000000" w:rsidRPr="00000000">
        <w:rPr>
          <w:rtl w:val="0"/>
        </w:rPr>
        <w:t xml:space="preserve">     They moved through the winding halls of roads, past guards who straightened at the sight of The Prime Archon. No words were exchanged. No questions asked. They all knew better.</w:t>
      </w:r>
    </w:p>
    <w:p w:rsidR="00000000" w:rsidDel="00000000" w:rsidP="00000000" w:rsidRDefault="00000000" w:rsidRPr="00000000" w14:paraId="00000CE2">
      <w:pPr>
        <w:spacing w:after="0" w:before="0" w:line="480" w:lineRule="auto"/>
        <w:ind w:left="720" w:firstLine="720"/>
        <w:rPr/>
      </w:pPr>
      <w:r w:rsidDel="00000000" w:rsidR="00000000" w:rsidRPr="00000000">
        <w:rPr>
          <w:rtl w:val="0"/>
        </w:rPr>
        <w:t xml:space="preserve">     After the sixth flash, they reached their destination, and what Haldric saw made him stop.</w:t>
      </w:r>
    </w:p>
    <w:p w:rsidR="00000000" w:rsidDel="00000000" w:rsidP="00000000" w:rsidRDefault="00000000" w:rsidRPr="00000000" w14:paraId="00000CE3">
      <w:pPr>
        <w:spacing w:after="0" w:before="0" w:line="480" w:lineRule="auto"/>
        <w:ind w:left="720" w:firstLine="720"/>
        <w:rPr/>
      </w:pPr>
      <w:r w:rsidDel="00000000" w:rsidR="00000000" w:rsidRPr="00000000">
        <w:rPr>
          <w:rtl w:val="0"/>
        </w:rPr>
        <w:t xml:space="preserve">     The Noble Quarter had always been described in whispers. Rumors spoke in abundance of soft beds and wide streets, and of citizens untouched by hunger. At least, according to some workers who had once been assigned a task inside. That’s the only time people were allowed to enter.</w:t>
      </w:r>
    </w:p>
    <w:p w:rsidR="00000000" w:rsidDel="00000000" w:rsidP="00000000" w:rsidRDefault="00000000" w:rsidRPr="00000000" w14:paraId="00000CE4">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But what is this?</w:t>
      </w:r>
      <w:r w:rsidDel="00000000" w:rsidR="00000000" w:rsidRPr="00000000">
        <w:rPr>
          <w:rtl w:val="0"/>
        </w:rPr>
        <w:t xml:space="preserve"> There was no feast laid out before him. No indulgence. Just order. Meticulous, suffocating order.</w:t>
      </w:r>
    </w:p>
    <w:p w:rsidR="00000000" w:rsidDel="00000000" w:rsidP="00000000" w:rsidRDefault="00000000" w:rsidRPr="00000000" w14:paraId="00000CE5">
      <w:pPr>
        <w:spacing w:after="0" w:before="0" w:line="480" w:lineRule="auto"/>
        <w:ind w:left="720" w:firstLine="720"/>
        <w:rPr/>
      </w:pPr>
      <w:r w:rsidDel="00000000" w:rsidR="00000000" w:rsidRPr="00000000">
        <w:rPr>
          <w:rtl w:val="0"/>
        </w:rPr>
        <w:t xml:space="preserve">     The stone paths were swept to perfection. Every home looked identical, clean and polished, as if waiting for an inspection that never came. SolarStones lined the roads in symmetrical arcs, glowing brighter here than anywhere else in the city. There were no stalls. No loiterers. No signs of imprisonment or poverty. But none of that unsettled Haldric as much as the people.</w:t>
      </w:r>
    </w:p>
    <w:p w:rsidR="00000000" w:rsidDel="00000000" w:rsidP="00000000" w:rsidRDefault="00000000" w:rsidRPr="00000000" w14:paraId="00000CE6">
      <w:pPr>
        <w:spacing w:after="0" w:before="0" w:line="480" w:lineRule="auto"/>
        <w:ind w:left="720" w:firstLine="720"/>
        <w:rPr/>
      </w:pPr>
      <w:r w:rsidDel="00000000" w:rsidR="00000000" w:rsidRPr="00000000">
        <w:rPr>
          <w:rtl w:val="0"/>
        </w:rPr>
        <w:t xml:space="preserve">     They weren’t what he expected. These weren’t bloated bureaucrats lounging in luxury. The adults were thin, tired, hungry, and… happy? They looked toward the children with a fondness in their eyes that seemed to heal the exhaustion.</w:t>
      </w:r>
    </w:p>
    <w:p w:rsidR="00000000" w:rsidDel="00000000" w:rsidP="00000000" w:rsidRDefault="00000000" w:rsidRPr="00000000" w14:paraId="00000CE7">
      <w:pPr>
        <w:spacing w:after="0" w:before="0" w:line="480" w:lineRule="auto"/>
        <w:ind w:left="720" w:firstLine="720"/>
        <w:rPr/>
      </w:pPr>
      <w:r w:rsidDel="00000000" w:rsidR="00000000" w:rsidRPr="00000000">
        <w:rPr>
          <w:rtl w:val="0"/>
        </w:rPr>
        <w:t xml:space="preserve">     The children they looked after were strong and healthy. Full of life, they laughed and played with an energy that stood in stark contrast to the adults. They brandished makeshift swords, pretending to be Hunters, their voices ringing out with youthful determination.</w:t>
      </w:r>
    </w:p>
    <w:p w:rsidR="00000000" w:rsidDel="00000000" w:rsidP="00000000" w:rsidRDefault="00000000" w:rsidRPr="00000000" w14:paraId="00000CE8">
      <w:pPr>
        <w:spacing w:after="0" w:before="0" w:line="480" w:lineRule="auto"/>
        <w:ind w:left="720" w:firstLine="720"/>
        <w:rPr/>
      </w:pPr>
      <w:r w:rsidDel="00000000" w:rsidR="00000000" w:rsidRPr="00000000">
        <w:rPr>
          <w:rtl w:val="0"/>
        </w:rPr>
        <w:t xml:space="preserve">     Haldric’s brows pulled together as the contradiction set in. His voice came out low.</w:t>
      </w:r>
    </w:p>
    <w:p w:rsidR="00000000" w:rsidDel="00000000" w:rsidP="00000000" w:rsidRDefault="00000000" w:rsidRPr="00000000" w14:paraId="00000CE9">
      <w:pPr>
        <w:spacing w:after="0" w:before="0" w:line="480" w:lineRule="auto"/>
        <w:ind w:left="720" w:firstLine="720"/>
        <w:rPr/>
      </w:pPr>
      <w:r w:rsidDel="00000000" w:rsidR="00000000" w:rsidRPr="00000000">
        <w:rPr>
          <w:rtl w:val="0"/>
        </w:rPr>
        <w:t xml:space="preserve">     “Where’s the supposed luxury?”</w:t>
      </w:r>
    </w:p>
    <w:p w:rsidR="00000000" w:rsidDel="00000000" w:rsidP="00000000" w:rsidRDefault="00000000" w:rsidRPr="00000000" w14:paraId="00000CEA">
      <w:pPr>
        <w:spacing w:after="0" w:before="0" w:line="480" w:lineRule="auto"/>
        <w:ind w:left="720" w:firstLine="720"/>
        <w:rPr/>
      </w:pPr>
      <w:r w:rsidDel="00000000" w:rsidR="00000000" w:rsidRPr="00000000">
        <w:rPr>
          <w:rtl w:val="0"/>
        </w:rPr>
        <w:t xml:space="preserve">     The Prime didn’t even slow.</w:t>
      </w:r>
    </w:p>
    <w:p w:rsidR="00000000" w:rsidDel="00000000" w:rsidP="00000000" w:rsidRDefault="00000000" w:rsidRPr="00000000" w14:paraId="00000CEB">
      <w:pPr>
        <w:spacing w:after="0" w:before="0" w:line="480" w:lineRule="auto"/>
        <w:ind w:left="720" w:firstLine="720"/>
        <w:rPr/>
      </w:pPr>
      <w:r w:rsidDel="00000000" w:rsidR="00000000" w:rsidRPr="00000000">
        <w:rPr>
          <w:rtl w:val="0"/>
        </w:rPr>
        <w:t xml:space="preserve">     “This is your so-called upper class.</w:t>
      </w:r>
    </w:p>
    <w:p w:rsidR="00000000" w:rsidDel="00000000" w:rsidP="00000000" w:rsidRDefault="00000000" w:rsidRPr="00000000" w14:paraId="00000CEC">
      <w:pPr>
        <w:spacing w:after="0" w:before="0" w:line="480" w:lineRule="auto"/>
        <w:ind w:left="720" w:firstLine="720"/>
        <w:rPr/>
      </w:pPr>
      <w:r w:rsidDel="00000000" w:rsidR="00000000" w:rsidRPr="00000000">
        <w:rPr>
          <w:rtl w:val="0"/>
        </w:rPr>
        <w:t xml:space="preserve">     “Have you ever wondered why I bring the families of Hunters here?” he asked, glancing at Haldric.</w:t>
      </w:r>
    </w:p>
    <w:p w:rsidR="00000000" w:rsidDel="00000000" w:rsidP="00000000" w:rsidRDefault="00000000" w:rsidRPr="00000000" w14:paraId="00000CED">
      <w:pPr>
        <w:spacing w:after="0" w:before="0" w:line="480" w:lineRule="auto"/>
        <w:ind w:left="720" w:firstLine="720"/>
        <w:rPr/>
      </w:pPr>
      <w:r w:rsidDel="00000000" w:rsidR="00000000" w:rsidRPr="00000000">
        <w:rPr>
          <w:rtl w:val="0"/>
        </w:rPr>
        <w:t xml:space="preserve">     Haldric hesitated.</w:t>
      </w:r>
    </w:p>
    <w:p w:rsidR="00000000" w:rsidDel="00000000" w:rsidP="00000000" w:rsidRDefault="00000000" w:rsidRPr="00000000" w14:paraId="00000CEE">
      <w:pPr>
        <w:spacing w:after="0" w:before="0" w:line="480" w:lineRule="auto"/>
        <w:ind w:left="720" w:firstLine="720"/>
        <w:rPr/>
      </w:pPr>
      <w:r w:rsidDel="00000000" w:rsidR="00000000" w:rsidRPr="00000000">
        <w:rPr>
          <w:rtl w:val="0"/>
        </w:rPr>
        <w:t xml:space="preserve">     “I—I’m not sure,” he said, remembering Note’s accusations.</w:t>
      </w:r>
    </w:p>
    <w:p w:rsidR="00000000" w:rsidDel="00000000" w:rsidP="00000000" w:rsidRDefault="00000000" w:rsidRPr="00000000" w14:paraId="00000CEF">
      <w:pPr>
        <w:spacing w:after="0" w:before="0" w:line="480" w:lineRule="auto"/>
        <w:ind w:left="720" w:firstLine="720"/>
        <w:rPr/>
      </w:pPr>
      <w:r w:rsidDel="00000000" w:rsidR="00000000" w:rsidRPr="00000000">
        <w:rPr>
          <w:rtl w:val="0"/>
        </w:rPr>
        <w:t xml:space="preserve">     “Your face tells a different story,” The Prime chuckled softly. “I know what the rumors say. That I hold them hostage, use them to control Hunters.”</w:t>
      </w:r>
    </w:p>
    <w:p w:rsidR="00000000" w:rsidDel="00000000" w:rsidP="00000000" w:rsidRDefault="00000000" w:rsidRPr="00000000" w14:paraId="00000CF0">
      <w:pPr>
        <w:spacing w:after="0" w:before="0" w:line="480" w:lineRule="auto"/>
        <w:ind w:left="720" w:firstLine="720"/>
        <w:rPr/>
      </w:pPr>
      <w:r w:rsidDel="00000000" w:rsidR="00000000" w:rsidRPr="00000000">
        <w:rPr>
          <w:rtl w:val="0"/>
        </w:rPr>
        <w:t xml:space="preserve">     Haldric looked away, a flush of embarrassment creeping up his neck.</w:t>
      </w:r>
    </w:p>
    <w:p w:rsidR="00000000" w:rsidDel="00000000" w:rsidP="00000000" w:rsidRDefault="00000000" w:rsidRPr="00000000" w14:paraId="00000CF1">
      <w:pPr>
        <w:spacing w:after="0" w:before="0" w:line="480" w:lineRule="auto"/>
        <w:ind w:left="720" w:firstLine="720"/>
        <w:rPr/>
      </w:pPr>
      <w:r w:rsidDel="00000000" w:rsidR="00000000" w:rsidRPr="00000000">
        <w:rPr>
          <w:rtl w:val="0"/>
        </w:rPr>
        <w:t xml:space="preserve">     The Prime chuckled faintly.</w:t>
      </w:r>
    </w:p>
    <w:p w:rsidR="00000000" w:rsidDel="00000000" w:rsidP="00000000" w:rsidRDefault="00000000" w:rsidRPr="00000000" w14:paraId="00000CF2">
      <w:pPr>
        <w:spacing w:after="0" w:before="0" w:line="480" w:lineRule="auto"/>
        <w:ind w:left="720" w:firstLine="720"/>
        <w:rPr/>
      </w:pPr>
      <w:r w:rsidDel="00000000" w:rsidR="00000000" w:rsidRPr="00000000">
        <w:rPr>
          <w:rtl w:val="0"/>
        </w:rPr>
        <w:t xml:space="preserve">     “I don’t blame you. It’s not your fault.” A distant look grew on his face as he sneered.</w:t>
      </w:r>
    </w:p>
    <w:p w:rsidR="00000000" w:rsidDel="00000000" w:rsidP="00000000" w:rsidRDefault="00000000" w:rsidRPr="00000000" w14:paraId="00000CF3">
      <w:pPr>
        <w:spacing w:after="0" w:before="0" w:line="480" w:lineRule="auto"/>
        <w:ind w:left="720" w:firstLine="720"/>
        <w:rPr/>
      </w:pPr>
      <w:r w:rsidDel="00000000" w:rsidR="00000000" w:rsidRPr="00000000">
        <w:rPr>
          <w:rtl w:val="0"/>
        </w:rPr>
        <w:t xml:space="preserve">     “Lies spread like dye. It seeps into the truth, twisting the perception of your true colors. Though it may fade with time, it’s certain to leave a permanent mark on your reputation.”</w:t>
      </w:r>
    </w:p>
    <w:p w:rsidR="00000000" w:rsidDel="00000000" w:rsidP="00000000" w:rsidRDefault="00000000" w:rsidRPr="00000000" w14:paraId="00000CF4">
      <w:pPr>
        <w:spacing w:after="0" w:before="0" w:line="480" w:lineRule="auto"/>
        <w:ind w:left="720" w:firstLine="720"/>
        <w:rPr/>
      </w:pPr>
      <w:r w:rsidDel="00000000" w:rsidR="00000000" w:rsidRPr="00000000">
        <w:rPr>
          <w:rtl w:val="0"/>
        </w:rPr>
        <w:t xml:space="preserve">     It was difficult to follow The Prime’s words sometimes. But this time, Haldric felt he sort of understood the meaning.</w:t>
      </w:r>
    </w:p>
    <w:p w:rsidR="00000000" w:rsidDel="00000000" w:rsidP="00000000" w:rsidRDefault="00000000" w:rsidRPr="00000000" w14:paraId="00000CF5">
      <w:pPr>
        <w:spacing w:after="0" w:before="0" w:line="480" w:lineRule="auto"/>
        <w:ind w:left="720" w:firstLine="720"/>
        <w:rPr/>
      </w:pPr>
      <w:r w:rsidDel="00000000" w:rsidR="00000000" w:rsidRPr="00000000">
        <w:rPr>
          <w:rtl w:val="0"/>
        </w:rPr>
        <w:t xml:space="preserve">     They turned into a final corridor.</w:t>
      </w:r>
    </w:p>
    <w:p w:rsidR="00000000" w:rsidDel="00000000" w:rsidP="00000000" w:rsidRDefault="00000000" w:rsidRPr="00000000" w14:paraId="00000CF6">
      <w:pPr>
        <w:spacing w:after="0" w:before="0" w:line="480" w:lineRule="auto"/>
        <w:ind w:left="720" w:firstLine="720"/>
        <w:rPr/>
      </w:pPr>
      <w:r w:rsidDel="00000000" w:rsidR="00000000" w:rsidRPr="00000000">
        <w:rPr>
          <w:rtl w:val="0"/>
        </w:rPr>
        <w:t xml:space="preserve">     Children raced between the benches. Although chaotic, their games followed a kind of structure, watched over by a few older ones who sat nearby, giggling between whispers.</w:t>
      </w:r>
    </w:p>
    <w:p w:rsidR="00000000" w:rsidDel="00000000" w:rsidP="00000000" w:rsidRDefault="00000000" w:rsidRPr="00000000" w14:paraId="00000CF7">
      <w:pPr>
        <w:spacing w:after="0" w:before="0" w:line="480" w:lineRule="auto"/>
        <w:ind w:left="720" w:firstLine="720"/>
        <w:rPr/>
      </w:pPr>
      <w:r w:rsidDel="00000000" w:rsidR="00000000" w:rsidRPr="00000000">
        <w:rPr>
          <w:rtl w:val="0"/>
        </w:rPr>
        <w:t xml:space="preserve">     </w:t>
      </w:r>
      <w:r w:rsidDel="00000000" w:rsidR="00000000" w:rsidRPr="00000000">
        <w:rPr>
          <w:rtl w:val="0"/>
        </w:rPr>
        <w:t xml:space="preserve">They didn’t look like hostages.</w:t>
      </w:r>
    </w:p>
    <w:p w:rsidR="00000000" w:rsidDel="00000000" w:rsidP="00000000" w:rsidRDefault="00000000" w:rsidRPr="00000000" w14:paraId="00000CF8">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The best hostages don’t even know they are one.</w:t>
      </w:r>
      <w:r w:rsidDel="00000000" w:rsidR="00000000" w:rsidRPr="00000000">
        <w:rPr>
          <w:rtl w:val="0"/>
        </w:rPr>
        <w:t xml:space="preserve">” Note’s words rang in his head.</w:t>
      </w:r>
    </w:p>
    <w:p w:rsidR="00000000" w:rsidDel="00000000" w:rsidP="00000000" w:rsidRDefault="00000000" w:rsidRPr="00000000" w14:paraId="00000CF9">
      <w:pPr>
        <w:spacing w:after="0" w:before="0" w:line="480" w:lineRule="auto"/>
        <w:ind w:left="720" w:firstLine="720"/>
        <w:rPr/>
      </w:pPr>
      <w:r w:rsidDel="00000000" w:rsidR="00000000" w:rsidRPr="00000000">
        <w:rPr>
          <w:rtl w:val="0"/>
        </w:rPr>
        <w:t xml:space="preserve">     “They’re not hostages,” The Prime assured. His watchful eyes never left Haldric. “The men and women above ground risk their lives to keep the city alive. Their families remain here, cared for. Their children, whether orphaned or not, are raised in safety and given the best education we can provide, which ensures higher-quality job assignments.” The Prime sighed. “Though I’m ashamed to admit it, none of this will fill the void in their hearts, but it is regretfully the best I could do.”</w:t>
      </w:r>
    </w:p>
    <w:p w:rsidR="00000000" w:rsidDel="00000000" w:rsidP="00000000" w:rsidRDefault="00000000" w:rsidRPr="00000000" w14:paraId="00000CFA">
      <w:pPr>
        <w:spacing w:after="0" w:before="0" w:line="480" w:lineRule="auto"/>
        <w:ind w:left="720" w:firstLine="720"/>
        <w:rPr/>
      </w:pPr>
      <w:r w:rsidDel="00000000" w:rsidR="00000000" w:rsidRPr="00000000">
        <w:rPr>
          <w:rtl w:val="0"/>
        </w:rPr>
        <w:t xml:space="preserve">     Haldric scanned the rows of matching homes again, his mind catching on the details. The emptiness. The quiet grief beneath the stillness.</w:t>
      </w:r>
    </w:p>
    <w:p w:rsidR="00000000" w:rsidDel="00000000" w:rsidP="00000000" w:rsidRDefault="00000000" w:rsidRPr="00000000" w14:paraId="00000CFB">
      <w:pPr>
        <w:spacing w:after="0" w:before="0" w:line="480" w:lineRule="auto"/>
        <w:ind w:left="720" w:firstLine="720"/>
        <w:rPr/>
      </w:pPr>
      <w:r w:rsidDel="00000000" w:rsidR="00000000" w:rsidRPr="00000000">
        <w:rPr>
          <w:rtl w:val="0"/>
        </w:rPr>
        <w:t xml:space="preserve">     “Hunters die, Haldric. More often than I wish to admit. A surface storm takes them. A beast strike. Or worse, other Hunters. Some never return because it’s safer that way. Their families could become a target if a jealous or defeated Hunter discovered a family connection.”</w:t>
      </w:r>
    </w:p>
    <w:p w:rsidR="00000000" w:rsidDel="00000000" w:rsidP="00000000" w:rsidRDefault="00000000" w:rsidRPr="00000000" w14:paraId="00000CFC">
      <w:pPr>
        <w:spacing w:after="0" w:before="0" w:line="480" w:lineRule="auto"/>
        <w:ind w:left="720" w:firstLine="720"/>
        <w:rPr/>
      </w:pPr>
      <w:r w:rsidDel="00000000" w:rsidR="00000000" w:rsidRPr="00000000">
        <w:rPr>
          <w:rtl w:val="0"/>
        </w:rPr>
        <w:t xml:space="preserve">     The Prime paused, watching a little girl braid another’s hair.</w:t>
      </w:r>
    </w:p>
    <w:p w:rsidR="00000000" w:rsidDel="00000000" w:rsidP="00000000" w:rsidRDefault="00000000" w:rsidRPr="00000000" w14:paraId="00000CFD">
      <w:pPr>
        <w:spacing w:after="0" w:before="0" w:line="480" w:lineRule="auto"/>
        <w:ind w:left="720" w:firstLine="720"/>
        <w:rPr/>
      </w:pPr>
      <w:r w:rsidDel="00000000" w:rsidR="00000000" w:rsidRPr="00000000">
        <w:rPr>
          <w:rtl w:val="0"/>
        </w:rPr>
        <w:t xml:space="preserve">     “Even when a Hunter lives, their absence becomes permanent. Some families wait five years… ten. Eventually, they grieve for them like the deceased.”</w:t>
      </w:r>
    </w:p>
    <w:p w:rsidR="00000000" w:rsidDel="00000000" w:rsidP="00000000" w:rsidRDefault="00000000" w:rsidRPr="00000000" w14:paraId="00000CFE">
      <w:pPr>
        <w:spacing w:after="0" w:before="0" w:line="480" w:lineRule="auto"/>
        <w:ind w:left="720" w:firstLine="720"/>
        <w:rPr/>
      </w:pPr>
      <w:r w:rsidDel="00000000" w:rsidR="00000000" w:rsidRPr="00000000">
        <w:rPr>
          <w:rtl w:val="0"/>
        </w:rPr>
        <w:t xml:space="preserve">     A boy tripped and fell on the stones. Before he could cry, two patient adults came forward and helped him up gently, with practiced care.</w:t>
      </w:r>
    </w:p>
    <w:p w:rsidR="00000000" w:rsidDel="00000000" w:rsidP="00000000" w:rsidRDefault="00000000" w:rsidRPr="00000000" w14:paraId="00000CFF">
      <w:pPr>
        <w:spacing w:after="0" w:before="0" w:line="480" w:lineRule="auto"/>
        <w:ind w:left="720" w:firstLine="720"/>
        <w:rPr/>
      </w:pPr>
      <w:r w:rsidDel="00000000" w:rsidR="00000000" w:rsidRPr="00000000">
        <w:rPr>
          <w:rtl w:val="0"/>
        </w:rPr>
        <w:t xml:space="preserve">     The Prime continued walking.</w:t>
      </w:r>
    </w:p>
    <w:p w:rsidR="00000000" w:rsidDel="00000000" w:rsidP="00000000" w:rsidRDefault="00000000" w:rsidRPr="00000000" w14:paraId="00000D00">
      <w:pPr>
        <w:spacing w:after="0" w:before="0" w:line="480" w:lineRule="auto"/>
        <w:ind w:left="720" w:firstLine="720"/>
        <w:rPr/>
      </w:pPr>
      <w:r w:rsidDel="00000000" w:rsidR="00000000" w:rsidRPr="00000000">
        <w:rPr>
          <w:rtl w:val="0"/>
        </w:rPr>
        <w:t xml:space="preserve">     “You already know about the two-child rule. But what happens to the orphans of Hunters?”</w:t>
      </w:r>
    </w:p>
    <w:p w:rsidR="00000000" w:rsidDel="00000000" w:rsidP="00000000" w:rsidRDefault="00000000" w:rsidRPr="00000000" w14:paraId="00000D01">
      <w:pPr>
        <w:spacing w:after="0" w:before="0" w:line="480" w:lineRule="auto"/>
        <w:ind w:left="720" w:firstLine="720"/>
        <w:rPr/>
      </w:pPr>
      <w:r w:rsidDel="00000000" w:rsidR="00000000" w:rsidRPr="00000000">
        <w:rPr>
          <w:rtl w:val="0"/>
        </w:rPr>
        <w:t xml:space="preserve">     That stopped him cold.</w:t>
      </w:r>
    </w:p>
    <w:p w:rsidR="00000000" w:rsidDel="00000000" w:rsidP="00000000" w:rsidRDefault="00000000" w:rsidRPr="00000000" w14:paraId="00000D02">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What’s going on? It’s like he knows what Note told me.</w:t>
      </w:r>
    </w:p>
    <w:p w:rsidR="00000000" w:rsidDel="00000000" w:rsidP="00000000" w:rsidRDefault="00000000" w:rsidRPr="00000000" w14:paraId="00000D03">
      <w:pPr>
        <w:spacing w:after="0" w:before="0" w:line="480" w:lineRule="auto"/>
        <w:ind w:left="720" w:firstLine="720"/>
        <w:rPr/>
      </w:pPr>
      <w:r w:rsidDel="00000000" w:rsidR="00000000" w:rsidRPr="00000000">
        <w:rPr>
          <w:rtl w:val="0"/>
        </w:rPr>
        <w:t xml:space="preserve">     The Prime gestured toward the quarter without pausing.</w:t>
      </w:r>
    </w:p>
    <w:p w:rsidR="00000000" w:rsidDel="00000000" w:rsidP="00000000" w:rsidRDefault="00000000" w:rsidRPr="00000000" w14:paraId="00000D04">
      <w:pPr>
        <w:spacing w:after="0" w:before="0" w:line="480" w:lineRule="auto"/>
        <w:ind w:left="720" w:firstLine="720"/>
        <w:rPr/>
      </w:pPr>
      <w:r w:rsidDel="00000000" w:rsidR="00000000" w:rsidRPr="00000000">
        <w:rPr>
          <w:rtl w:val="0"/>
        </w:rPr>
        <w:t xml:space="preserve">     “They’re raised here. By the upper class. Everyone here experienced loss. Families of Hunters take in the children of the fallen, or those whose parents never returned. It isn’t luxury, it’s gratitude.”</w:t>
      </w:r>
    </w:p>
    <w:p w:rsidR="00000000" w:rsidDel="00000000" w:rsidP="00000000" w:rsidRDefault="00000000" w:rsidRPr="00000000" w14:paraId="00000D05">
      <w:pPr>
        <w:spacing w:after="0" w:before="0" w:line="480" w:lineRule="auto"/>
        <w:ind w:left="720" w:firstLine="720"/>
        <w:rPr/>
      </w:pPr>
      <w:r w:rsidDel="00000000" w:rsidR="00000000" w:rsidRPr="00000000">
        <w:rPr>
          <w:rtl w:val="0"/>
        </w:rPr>
        <w:t xml:space="preserve">     Haldric’s eyes narrowed as he considered the words.</w:t>
      </w:r>
    </w:p>
    <w:p w:rsidR="00000000" w:rsidDel="00000000" w:rsidP="00000000" w:rsidRDefault="00000000" w:rsidRPr="00000000" w14:paraId="00000D06">
      <w:pPr>
        <w:spacing w:after="0" w:before="0" w:line="480" w:lineRule="auto"/>
        <w:ind w:left="720" w:firstLine="720"/>
        <w:rPr/>
      </w:pPr>
      <w:r w:rsidDel="00000000" w:rsidR="00000000" w:rsidRPr="00000000">
        <w:rPr>
          <w:rtl w:val="0"/>
        </w:rPr>
        <w:t xml:space="preserve">     “You said ‘never returned.’ What happens to the family of a Hunter who abandoned the city?”</w:t>
      </w:r>
    </w:p>
    <w:p w:rsidR="00000000" w:rsidDel="00000000" w:rsidP="00000000" w:rsidRDefault="00000000" w:rsidRPr="00000000" w14:paraId="00000D07">
      <w:pPr>
        <w:spacing w:after="0" w:before="0" w:line="480" w:lineRule="auto"/>
        <w:ind w:left="720" w:firstLine="720"/>
        <w:rPr/>
      </w:pPr>
      <w:r w:rsidDel="00000000" w:rsidR="00000000" w:rsidRPr="00000000">
        <w:rPr>
          <w:rtl w:val="0"/>
        </w:rPr>
        <w:t xml:space="preserve">     The Prime sighed.  “A stone can only weather the storm for so long before it cracks. And though its task is to shield others, even stones can be overwhelmed, rolling away in search of shelter of their own. Who are we to blame the pebbles left behind, when we failed to be the shelter the stone needed?”</w:t>
      </w:r>
    </w:p>
    <w:p w:rsidR="00000000" w:rsidDel="00000000" w:rsidP="00000000" w:rsidRDefault="00000000" w:rsidRPr="00000000" w14:paraId="00000D08">
      <w:pPr>
        <w:spacing w:after="0" w:before="0" w:line="480" w:lineRule="auto"/>
        <w:ind w:left="720" w:firstLine="720"/>
        <w:rPr/>
      </w:pPr>
      <w:r w:rsidDel="00000000" w:rsidR="00000000" w:rsidRPr="00000000">
        <w:rPr>
          <w:rtl w:val="0"/>
        </w:rPr>
        <w:t xml:space="preserve">     It made a strange, compassionate kind of sense. Haldric felt his stomach twist. Why couldn’t he quiet the doubt in his heart? After all, everything made sense.</w:t>
      </w:r>
    </w:p>
    <w:p w:rsidR="00000000" w:rsidDel="00000000" w:rsidP="00000000" w:rsidRDefault="00000000" w:rsidRPr="00000000" w14:paraId="00000D09">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What am I missing?</w:t>
      </w:r>
    </w:p>
    <w:p w:rsidR="00000000" w:rsidDel="00000000" w:rsidP="00000000" w:rsidRDefault="00000000" w:rsidRPr="00000000" w14:paraId="00000D0A">
      <w:pPr>
        <w:spacing w:after="0" w:before="0" w:line="480" w:lineRule="auto"/>
        <w:ind w:left="720" w:firstLine="720"/>
        <w:rPr/>
      </w:pPr>
      <w:r w:rsidDel="00000000" w:rsidR="00000000" w:rsidRPr="00000000">
        <w:rPr>
          <w:rtl w:val="0"/>
        </w:rPr>
        <w:t xml:space="preserve">     Haldric was unconvinced.</w:t>
      </w:r>
    </w:p>
    <w:p w:rsidR="00000000" w:rsidDel="00000000" w:rsidP="00000000" w:rsidRDefault="00000000" w:rsidRPr="00000000" w14:paraId="00000D0B">
      <w:pPr>
        <w:spacing w:after="0" w:before="0" w:line="480" w:lineRule="auto"/>
        <w:ind w:left="720" w:firstLine="720"/>
        <w:rPr/>
      </w:pPr>
      <w:r w:rsidDel="00000000" w:rsidR="00000000" w:rsidRPr="00000000">
        <w:rPr>
          <w:rtl w:val="0"/>
        </w:rPr>
        <w:t xml:space="preserve">     “So this whole upper class is just a glorified orphanage?” He just wanted reassurance, but the words that came out were sharper than he intended.</w:t>
      </w:r>
    </w:p>
    <w:p w:rsidR="00000000" w:rsidDel="00000000" w:rsidP="00000000" w:rsidRDefault="00000000" w:rsidRPr="00000000" w14:paraId="00000D0C">
      <w:pPr>
        <w:spacing w:after="0" w:before="0" w:line="480" w:lineRule="auto"/>
        <w:ind w:left="720" w:firstLine="720"/>
        <w:rPr/>
      </w:pPr>
      <w:r w:rsidDel="00000000" w:rsidR="00000000" w:rsidRPr="00000000">
        <w:rPr>
          <w:rtl w:val="0"/>
        </w:rPr>
        <w:t xml:space="preserve">     The Prime let out a quiet breath. He didn’t appear offended, but he wasn’t amused either.</w:t>
      </w:r>
    </w:p>
    <w:p w:rsidR="00000000" w:rsidDel="00000000" w:rsidP="00000000" w:rsidRDefault="00000000" w:rsidRPr="00000000" w14:paraId="00000D0D">
      <w:pPr>
        <w:spacing w:after="0" w:before="0" w:line="480" w:lineRule="auto"/>
        <w:ind w:left="720" w:firstLine="720"/>
        <w:rPr/>
      </w:pPr>
      <w:r w:rsidDel="00000000" w:rsidR="00000000" w:rsidRPr="00000000">
        <w:rPr>
          <w:rtl w:val="0"/>
        </w:rPr>
        <w:t xml:space="preserve">     “That’s an oversimplification, but not entirely wrong.”</w:t>
      </w:r>
    </w:p>
    <w:p w:rsidR="00000000" w:rsidDel="00000000" w:rsidP="00000000" w:rsidRDefault="00000000" w:rsidRPr="00000000" w14:paraId="00000D0E">
      <w:pPr>
        <w:spacing w:after="0" w:before="0" w:line="480" w:lineRule="auto"/>
        <w:ind w:left="720" w:firstLine="720"/>
        <w:rPr/>
      </w:pPr>
      <w:r w:rsidDel="00000000" w:rsidR="00000000" w:rsidRPr="00000000">
        <w:rPr>
          <w:rtl w:val="0"/>
        </w:rPr>
        <w:t xml:space="preserve">     Haldric stayed quiet, waiting for The Prime to continue.</w:t>
      </w:r>
    </w:p>
    <w:p w:rsidR="00000000" w:rsidDel="00000000" w:rsidP="00000000" w:rsidRDefault="00000000" w:rsidRPr="00000000" w14:paraId="00000D0F">
      <w:pPr>
        <w:spacing w:after="0" w:before="0" w:line="480" w:lineRule="auto"/>
        <w:ind w:left="720" w:firstLine="720"/>
        <w:rPr/>
      </w:pPr>
      <w:r w:rsidDel="00000000" w:rsidR="00000000" w:rsidRPr="00000000">
        <w:rPr>
          <w:rtl w:val="0"/>
        </w:rPr>
        <w:t xml:space="preserve">     “Though I never understood why they declined the relocation invitation, you had your Grayparents to look after you. Many are less fortunate. The family of Hunters… the orphans of miners…” The Prime’s voice softened. “This is the only part of the city where they’re allowed to be children. That’s what this district protects.”</w:t>
      </w:r>
    </w:p>
    <w:p w:rsidR="00000000" w:rsidDel="00000000" w:rsidP="00000000" w:rsidRDefault="00000000" w:rsidRPr="00000000" w14:paraId="00000D10">
      <w:pPr>
        <w:spacing w:after="0" w:before="0" w:line="480" w:lineRule="auto"/>
        <w:ind w:left="720" w:firstLine="720"/>
        <w:rPr/>
      </w:pPr>
      <w:r w:rsidDel="00000000" w:rsidR="00000000" w:rsidRPr="00000000">
        <w:rPr>
          <w:rtl w:val="0"/>
        </w:rPr>
        <w:t xml:space="preserve">     Haldric let the ration bar rest in his hand. He didn’t open it.</w:t>
      </w:r>
    </w:p>
    <w:p w:rsidR="00000000" w:rsidDel="00000000" w:rsidP="00000000" w:rsidRDefault="00000000" w:rsidRPr="00000000" w14:paraId="00000D11">
      <w:pPr>
        <w:spacing w:after="0" w:before="0" w:line="480" w:lineRule="auto"/>
        <w:ind w:left="720" w:firstLine="720"/>
        <w:rPr/>
      </w:pPr>
      <w:r w:rsidDel="00000000" w:rsidR="00000000" w:rsidRPr="00000000">
        <w:rPr>
          <w:rtl w:val="0"/>
        </w:rPr>
        <w:t xml:space="preserve">     “Then where is the bolting food going?” He lashed out, unsure what to believe anymore. “I saw the ledgers! So much food is allocated here! The only other location that gets that much is the general education program!”</w:t>
      </w:r>
    </w:p>
    <w:p w:rsidR="00000000" w:rsidDel="00000000" w:rsidP="00000000" w:rsidRDefault="00000000" w:rsidRPr="00000000" w14:paraId="00000D12">
      <w:pPr>
        <w:spacing w:after="0" w:before="0" w:line="480" w:lineRule="auto"/>
        <w:ind w:left="720" w:firstLine="720"/>
        <w:rPr/>
      </w:pPr>
      <w:r w:rsidDel="00000000" w:rsidR="00000000" w:rsidRPr="00000000">
        <w:rPr>
          <w:rtl w:val="0"/>
        </w:rPr>
        <w:t xml:space="preserve">     “Do you still not understand, Haldric? Everyone must have a role. Those who once raised children of their own, those who lost sons or daughters to the surface, they’re reassigned to care for the little ones who lost everything.”</w:t>
      </w:r>
    </w:p>
    <w:p w:rsidR="00000000" w:rsidDel="00000000" w:rsidP="00000000" w:rsidRDefault="00000000" w:rsidRPr="00000000" w14:paraId="00000D13">
      <w:pPr>
        <w:spacing w:after="0" w:before="0" w:line="480" w:lineRule="auto"/>
        <w:ind w:left="720" w:firstLine="720"/>
        <w:rPr/>
      </w:pPr>
      <w:r w:rsidDel="00000000" w:rsidR="00000000" w:rsidRPr="00000000">
        <w:rPr>
          <w:rtl w:val="0"/>
        </w:rPr>
        <w:t xml:space="preserve">     He stopped, turning to Haldric fully.</w:t>
      </w:r>
    </w:p>
    <w:p w:rsidR="00000000" w:rsidDel="00000000" w:rsidP="00000000" w:rsidRDefault="00000000" w:rsidRPr="00000000" w14:paraId="00000D14">
      <w:pPr>
        <w:spacing w:after="0" w:before="0" w:line="480" w:lineRule="auto"/>
        <w:ind w:left="720" w:firstLine="720"/>
        <w:rPr/>
      </w:pPr>
      <w:r w:rsidDel="00000000" w:rsidR="00000000" w:rsidRPr="00000000">
        <w:rPr>
          <w:rtl w:val="0"/>
        </w:rPr>
        <w:t xml:space="preserve">     “But what about a child’s role? To dream. To give others a sense of purpose. These are often the most difficult tasks, yet children accomplish them effortlessly.”</w:t>
      </w:r>
    </w:p>
    <w:p w:rsidR="00000000" w:rsidDel="00000000" w:rsidP="00000000" w:rsidRDefault="00000000" w:rsidRPr="00000000" w14:paraId="00000D15">
      <w:pPr>
        <w:spacing w:after="0" w:before="0" w:line="480" w:lineRule="auto"/>
        <w:ind w:left="720" w:firstLine="720"/>
        <w:rPr/>
      </w:pPr>
      <w:r w:rsidDel="00000000" w:rsidR="00000000" w:rsidRPr="00000000">
        <w:rPr>
          <w:rtl w:val="0"/>
        </w:rPr>
        <w:t xml:space="preserve">     The Prime gestured toward the surrounding homes.</w:t>
      </w:r>
    </w:p>
    <w:p w:rsidR="00000000" w:rsidDel="00000000" w:rsidP="00000000" w:rsidRDefault="00000000" w:rsidRPr="00000000" w14:paraId="00000D16">
      <w:pPr>
        <w:spacing w:after="0" w:before="0" w:line="480" w:lineRule="auto"/>
        <w:ind w:left="720" w:firstLine="720"/>
        <w:rPr/>
      </w:pPr>
      <w:r w:rsidDel="00000000" w:rsidR="00000000" w:rsidRPr="00000000">
        <w:rPr>
          <w:rtl w:val="0"/>
        </w:rPr>
        <w:t xml:space="preserve">     “This place isn’t about indulgence or privilege. It’s about healing and meaning. You asked where the food goes, but didn’t you answer that yourself? Why would the Noble Quarters, which you called a ‘glorified orphanage,’ receive a food allocation similar to the education program?”</w:t>
      </w:r>
    </w:p>
    <w:p w:rsidR="00000000" w:rsidDel="00000000" w:rsidP="00000000" w:rsidRDefault="00000000" w:rsidRPr="00000000" w14:paraId="00000D17">
      <w:pPr>
        <w:spacing w:after="0" w:before="0" w:line="480" w:lineRule="auto"/>
        <w:ind w:left="720" w:firstLine="720"/>
        <w:rPr/>
      </w:pPr>
      <w:r w:rsidDel="00000000" w:rsidR="00000000" w:rsidRPr="00000000">
        <w:rPr>
          <w:rtl w:val="0"/>
        </w:rPr>
        <w:t xml:space="preserve">     Haldric felt it finally click into place.</w:t>
      </w:r>
    </w:p>
    <w:p w:rsidR="00000000" w:rsidDel="00000000" w:rsidP="00000000" w:rsidRDefault="00000000" w:rsidRPr="00000000" w14:paraId="00000D18">
      <w:pPr>
        <w:spacing w:after="0" w:before="0" w:line="480" w:lineRule="auto"/>
        <w:ind w:left="720" w:firstLine="720"/>
        <w:rPr/>
      </w:pPr>
      <w:r w:rsidDel="00000000" w:rsidR="00000000" w:rsidRPr="00000000">
        <w:rPr>
          <w:rtl w:val="0"/>
        </w:rPr>
        <w:t xml:space="preserve">     “I’m a bolting idiot. It’s for the children.”</w:t>
      </w:r>
    </w:p>
    <w:p w:rsidR="00000000" w:rsidDel="00000000" w:rsidP="00000000" w:rsidRDefault="00000000" w:rsidRPr="00000000" w14:paraId="00000D19">
      <w:pPr>
        <w:spacing w:after="0" w:before="0" w:line="480" w:lineRule="auto"/>
        <w:ind w:left="720" w:firstLine="720"/>
        <w:rPr/>
      </w:pPr>
      <w:r w:rsidDel="00000000" w:rsidR="00000000" w:rsidRPr="00000000">
        <w:rPr>
          <w:rtl w:val="0"/>
        </w:rPr>
        <w:t xml:space="preserve">     “To both statements, yes,” The Prime said with a grin. “Though it’s true everyone gets a little more food here, they’ve earned at least that much. Still, the bulk of it goes to the children. We as leaders have a responsibility to keep them happy and alive. We must give them a chance to grow into something more than grief and loneliness.</w:t>
      </w:r>
    </w:p>
    <w:p w:rsidR="00000000" w:rsidDel="00000000" w:rsidP="00000000" w:rsidRDefault="00000000" w:rsidRPr="00000000" w14:paraId="00000D1A">
      <w:pPr>
        <w:spacing w:after="0" w:before="0" w:line="480" w:lineRule="auto"/>
        <w:ind w:left="720" w:firstLine="720"/>
        <w:rPr/>
      </w:pPr>
      <w:r w:rsidDel="00000000" w:rsidR="00000000" w:rsidRPr="00000000">
        <w:rPr>
          <w:rtl w:val="0"/>
        </w:rPr>
        <w:t xml:space="preserve">     “The Noble Quarter was my first project as The Prime. I had believed I was so clever. The name refers to the noble sacrifice their loved ones made for this city. Not some bureaucratic nobility with an unjustifiable entitlement toward indulgence.”</w:t>
      </w:r>
    </w:p>
    <w:p w:rsidR="00000000" w:rsidDel="00000000" w:rsidP="00000000" w:rsidRDefault="00000000" w:rsidRPr="00000000" w14:paraId="00000D1B">
      <w:pPr>
        <w:spacing w:after="0" w:before="0" w:line="480" w:lineRule="auto"/>
        <w:ind w:left="720" w:firstLine="720"/>
        <w:rPr/>
      </w:pPr>
      <w:r w:rsidDel="00000000" w:rsidR="00000000" w:rsidRPr="00000000">
        <w:rPr>
          <w:rtl w:val="0"/>
        </w:rPr>
        <w:t xml:space="preserve">     The Prime grit his teeth, face flushing red. Anger boiled behind his eyes, veins rising along his neck. But just as quickly as it came, the fury vanished without a trace.</w:t>
      </w:r>
    </w:p>
    <w:p w:rsidR="00000000" w:rsidDel="00000000" w:rsidP="00000000" w:rsidRDefault="00000000" w:rsidRPr="00000000" w14:paraId="00000D1C">
      <w:pPr>
        <w:spacing w:after="0" w:before="0" w:line="480" w:lineRule="auto"/>
        <w:ind w:left="720" w:firstLine="720"/>
        <w:rPr/>
      </w:pPr>
      <w:r w:rsidDel="00000000" w:rsidR="00000000" w:rsidRPr="00000000">
        <w:rPr>
          <w:rtl w:val="0"/>
        </w:rPr>
        <w:t xml:space="preserve">     Haldric took a step back. He didn’t mean to but—</w:t>
      </w:r>
      <w:r w:rsidDel="00000000" w:rsidR="00000000" w:rsidRPr="00000000">
        <w:rPr>
          <w:i w:val="1"/>
          <w:iCs w:val="1"/>
          <w:rtl w:val="0"/>
        </w:rPr>
        <w:t xml:space="preserve">stone me!</w:t>
      </w:r>
      <w:r w:rsidDel="00000000" w:rsidR="00000000" w:rsidRPr="00000000">
        <w:rPr>
          <w:rtl w:val="0"/>
        </w:rPr>
        <w:t xml:space="preserve"> What was that?</w:t>
      </w:r>
    </w:p>
    <w:p w:rsidR="00000000" w:rsidDel="00000000" w:rsidP="00000000" w:rsidRDefault="00000000" w:rsidRPr="00000000" w14:paraId="00000D1D">
      <w:pPr>
        <w:spacing w:after="0" w:before="0" w:line="480" w:lineRule="auto"/>
        <w:ind w:left="720" w:firstLine="720"/>
        <w:rPr/>
      </w:pPr>
      <w:r w:rsidDel="00000000" w:rsidR="00000000" w:rsidRPr="00000000">
        <w:rPr>
          <w:rtl w:val="0"/>
        </w:rPr>
        <w:t xml:space="preserve">     “People will twist anything,” The Prime said quietly. “You give someone shelter, they call it a cage. You give someone food, they call it leverage. You try to build peace, and they’ll say you’re trying to break them. That’s why I don’t waste time defending myself anymore.”</w:t>
      </w:r>
    </w:p>
    <w:p w:rsidR="00000000" w:rsidDel="00000000" w:rsidP="00000000" w:rsidRDefault="00000000" w:rsidRPr="00000000" w14:paraId="00000D1E">
      <w:pPr>
        <w:spacing w:after="0" w:before="0" w:line="480" w:lineRule="auto"/>
        <w:ind w:left="720" w:firstLine="720"/>
        <w:rPr/>
      </w:pPr>
      <w:r w:rsidDel="00000000" w:rsidR="00000000" w:rsidRPr="00000000">
        <w:rPr>
          <w:rtl w:val="0"/>
        </w:rPr>
        <w:t xml:space="preserve">     He began walking again.</w:t>
      </w:r>
    </w:p>
    <w:p w:rsidR="00000000" w:rsidDel="00000000" w:rsidP="00000000" w:rsidRDefault="00000000" w:rsidRPr="00000000" w14:paraId="00000D1F">
      <w:pPr>
        <w:spacing w:after="0" w:before="0" w:line="480" w:lineRule="auto"/>
        <w:ind w:left="720" w:firstLine="720"/>
        <w:rPr/>
      </w:pPr>
      <w:r w:rsidDel="00000000" w:rsidR="00000000" w:rsidRPr="00000000">
        <w:rPr>
          <w:rtl w:val="0"/>
        </w:rPr>
        <w:t xml:space="preserve">     “Intentions don’t matter when no one’s listening. So I stopped talking and kept building. ”</w:t>
      </w:r>
    </w:p>
    <w:p w:rsidR="00000000" w:rsidDel="00000000" w:rsidP="00000000" w:rsidRDefault="00000000" w:rsidRPr="00000000" w14:paraId="00000D20">
      <w:pPr>
        <w:spacing w:after="0" w:before="0" w:line="480" w:lineRule="auto"/>
        <w:ind w:left="720" w:firstLine="720"/>
        <w:rPr/>
      </w:pPr>
      <w:r w:rsidDel="00000000" w:rsidR="00000000" w:rsidRPr="00000000">
        <w:rPr>
          <w:rtl w:val="0"/>
        </w:rPr>
        <w:t xml:space="preserve">     Haldric said nothing at first. For a moment, he almost believed it. Every word sounded right. Every justification felt earned. But something still clawed at the back of his mind. His stomach growled, a quiet betrayal that brought it all rushing back: the breeding ledgers, the intentionally reduced meat orders, his starving Grayparents.</w:t>
      </w:r>
    </w:p>
    <w:p w:rsidR="00000000" w:rsidDel="00000000" w:rsidP="00000000" w:rsidRDefault="00000000" w:rsidRPr="00000000" w14:paraId="00000D21">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You say you care about these people. And I want to believe you. I want to believe your intentions are good. But if you truly care about all of us… why the lie?</w:t>
      </w:r>
    </w:p>
    <w:p w:rsidR="00000000" w:rsidDel="00000000" w:rsidP="00000000" w:rsidRDefault="00000000" w:rsidRPr="00000000" w14:paraId="00000D22">
      <w:pPr>
        <w:spacing w:after="0" w:before="0" w:line="480" w:lineRule="auto"/>
        <w:ind w:left="720" w:firstLine="720"/>
        <w:rPr/>
      </w:pPr>
      <w:r w:rsidDel="00000000" w:rsidR="00000000" w:rsidRPr="00000000">
        <w:rPr>
          <w:rtl w:val="0"/>
        </w:rPr>
        <w:t xml:space="preserve">     He looked at The Prime and spoke with a calm he didn’t feel.</w:t>
      </w:r>
    </w:p>
    <w:p w:rsidR="00000000" w:rsidDel="00000000" w:rsidP="00000000" w:rsidRDefault="00000000" w:rsidRPr="00000000" w14:paraId="00000D23">
      <w:pPr>
        <w:spacing w:after="0" w:before="0" w:line="480" w:lineRule="auto"/>
        <w:ind w:left="720" w:firstLine="720"/>
        <w:rPr/>
      </w:pPr>
      <w:r w:rsidDel="00000000" w:rsidR="00000000" w:rsidRPr="00000000">
        <w:rPr>
          <w:rtl w:val="0"/>
        </w:rPr>
        <w:t xml:space="preserve">     “There is no shortage,” Haldric said. “We both know that. So why do we all go hungry? Why force the city to starve if it’s not about control?”</w:t>
      </w:r>
    </w:p>
    <w:p w:rsidR="00000000" w:rsidDel="00000000" w:rsidP="00000000" w:rsidRDefault="00000000" w:rsidRPr="00000000" w14:paraId="00000D24">
      <w:pPr>
        <w:spacing w:after="0" w:before="0" w:line="480" w:lineRule="auto"/>
        <w:ind w:left="720" w:firstLine="720"/>
        <w:rPr/>
      </w:pPr>
      <w:r w:rsidDel="00000000" w:rsidR="00000000" w:rsidRPr="00000000">
        <w:rPr>
          <w:rtl w:val="0"/>
        </w:rPr>
        <w:t xml:space="preserve">     The Prime leaned back slightly, watching Haldric with a look that hovered between patience and quiet expectation.</w:t>
      </w:r>
    </w:p>
    <w:p w:rsidR="00000000" w:rsidDel="00000000" w:rsidP="00000000" w:rsidRDefault="00000000" w:rsidRPr="00000000" w14:paraId="00000D25">
      <w:pPr>
        <w:spacing w:after="0" w:before="0" w:line="480" w:lineRule="auto"/>
        <w:ind w:left="720" w:firstLine="720"/>
        <w:rPr/>
      </w:pPr>
      <w:r w:rsidDel="00000000" w:rsidR="00000000" w:rsidRPr="00000000">
        <w:rPr>
          <w:rtl w:val="0"/>
        </w:rPr>
        <w:t xml:space="preserve">     “You think I’m cruel,” he said. “Because I control how much food enters the city. Because I ensure there is no excess. But tell me, Haldric. Do you know what happens to a body when it’s overfed?”</w:t>
      </w:r>
    </w:p>
    <w:p w:rsidR="00000000" w:rsidDel="00000000" w:rsidP="00000000" w:rsidRDefault="00000000" w:rsidRPr="00000000" w14:paraId="00000D26">
      <w:pPr>
        <w:spacing w:after="0" w:before="0" w:line="480" w:lineRule="auto"/>
        <w:ind w:left="720" w:firstLine="720"/>
        <w:rPr/>
      </w:pPr>
      <w:r w:rsidDel="00000000" w:rsidR="00000000" w:rsidRPr="00000000">
        <w:rPr>
          <w:rtl w:val="0"/>
        </w:rPr>
        <w:t xml:space="preserve">     Haldric gave a dry look. “Let me guess. They’d be happier?”</w:t>
      </w:r>
    </w:p>
    <w:p w:rsidR="00000000" w:rsidDel="00000000" w:rsidP="00000000" w:rsidRDefault="00000000" w:rsidRPr="00000000" w14:paraId="00000D27">
      <w:pPr>
        <w:spacing w:after="0" w:before="0" w:line="480" w:lineRule="auto"/>
        <w:ind w:left="720" w:firstLine="720"/>
        <w:rPr/>
      </w:pPr>
      <w:r w:rsidDel="00000000" w:rsidR="00000000" w:rsidRPr="00000000">
        <w:rPr>
          <w:rtl w:val="0"/>
        </w:rPr>
        <w:t xml:space="preserve">     The Prime exhaled through his nose.</w:t>
      </w:r>
    </w:p>
    <w:p w:rsidR="00000000" w:rsidDel="00000000" w:rsidP="00000000" w:rsidRDefault="00000000" w:rsidRPr="00000000" w14:paraId="00000D28">
      <w:pPr>
        <w:spacing w:after="0" w:before="0" w:line="480" w:lineRule="auto"/>
        <w:ind w:left="720" w:firstLine="720"/>
        <w:rPr/>
      </w:pPr>
      <w:r w:rsidDel="00000000" w:rsidR="00000000" w:rsidRPr="00000000">
        <w:rPr>
          <w:rtl w:val="0"/>
        </w:rPr>
        <w:t xml:space="preserve">     “Chronic disease. That’s the first problem. Excess weight strains the heart, slows the body, increases the risk of illness. High blood pressure, failing organs—an early death.” His fingers tapped once against the table. “And in a world like ours, that is not a luxury we can afford.”</w:t>
      </w:r>
    </w:p>
    <w:p w:rsidR="00000000" w:rsidDel="00000000" w:rsidP="00000000" w:rsidRDefault="00000000" w:rsidRPr="00000000" w14:paraId="00000D29">
      <w:pPr>
        <w:spacing w:after="0" w:before="0" w:line="480" w:lineRule="auto"/>
        <w:ind w:left="720" w:firstLine="720"/>
        <w:rPr/>
      </w:pPr>
      <w:r w:rsidDel="00000000" w:rsidR="00000000" w:rsidRPr="00000000">
        <w:rPr>
          <w:rtl w:val="0"/>
        </w:rPr>
        <w:t xml:space="preserve">     Haldric’s stomach twisted.</w:t>
      </w:r>
    </w:p>
    <w:p w:rsidR="00000000" w:rsidDel="00000000" w:rsidP="00000000" w:rsidRDefault="00000000" w:rsidRPr="00000000" w14:paraId="00000D2A">
      <w:pPr>
        <w:spacing w:after="0" w:before="0" w:line="480" w:lineRule="auto"/>
        <w:ind w:left="720" w:firstLine="720"/>
        <w:rPr/>
      </w:pPr>
      <w:r w:rsidDel="00000000" w:rsidR="00000000" w:rsidRPr="00000000">
        <w:rPr>
          <w:rtl w:val="0"/>
        </w:rPr>
        <w:t xml:space="preserve">     “There’s also the strain on medical supplies,” The Prime continued. “Every individual who deteriorates due to their own gluttony takes resources from those who suffer through no fault of their own. Every medicine, every ration, every breath wasted on a body that was compromised by choice.” His eyes flicked toward Haldric. “And in a city with limited means, every unnecessary loss weakens us.”</w:t>
      </w:r>
    </w:p>
    <w:p w:rsidR="00000000" w:rsidDel="00000000" w:rsidP="00000000" w:rsidRDefault="00000000" w:rsidRPr="00000000" w14:paraId="00000D2B">
      <w:pPr>
        <w:spacing w:after="0" w:before="0" w:line="480" w:lineRule="auto"/>
        <w:ind w:left="720" w:firstLine="720"/>
        <w:rPr/>
      </w:pPr>
      <w:r w:rsidDel="00000000" w:rsidR="00000000" w:rsidRPr="00000000">
        <w:rPr>
          <w:rtl w:val="0"/>
        </w:rPr>
        <w:t xml:space="preserve">     Haldric swallowed hard.</w:t>
      </w:r>
    </w:p>
    <w:p w:rsidR="00000000" w:rsidDel="00000000" w:rsidP="00000000" w:rsidRDefault="00000000" w:rsidRPr="00000000" w14:paraId="00000D2C">
      <w:pPr>
        <w:spacing w:after="0" w:before="0" w:line="480" w:lineRule="auto"/>
        <w:ind w:left="720" w:firstLine="720"/>
        <w:rPr/>
      </w:pPr>
      <w:r w:rsidDel="00000000" w:rsidR="00000000" w:rsidRPr="00000000">
        <w:rPr>
          <w:rtl w:val="0"/>
        </w:rPr>
        <w:t xml:space="preserve">     The Prime leaned forward.</w:t>
      </w:r>
    </w:p>
    <w:p w:rsidR="00000000" w:rsidDel="00000000" w:rsidP="00000000" w:rsidRDefault="00000000" w:rsidRPr="00000000" w14:paraId="00000D2D">
      <w:pPr>
        <w:spacing w:after="0" w:before="0" w:line="480" w:lineRule="auto"/>
        <w:ind w:left="720" w:firstLine="720"/>
        <w:rPr/>
      </w:pPr>
      <w:r w:rsidDel="00000000" w:rsidR="00000000" w:rsidRPr="00000000">
        <w:rPr>
          <w:rtl w:val="0"/>
        </w:rPr>
        <w:t xml:space="preserve">     “And what happens to a society when its people grow heavy? They slow. Productivity collapses. They take more than they give. They demand comfort over discipline. And over time, they become incapable of standing when the world demands they fight.”</w:t>
      </w:r>
    </w:p>
    <w:p w:rsidR="00000000" w:rsidDel="00000000" w:rsidP="00000000" w:rsidRDefault="00000000" w:rsidRPr="00000000" w14:paraId="00000D2E">
      <w:pPr>
        <w:spacing w:after="0" w:before="0" w:line="480" w:lineRule="auto"/>
        <w:ind w:left="720" w:firstLine="720"/>
        <w:rPr/>
      </w:pPr>
      <w:r w:rsidDel="00000000" w:rsidR="00000000" w:rsidRPr="00000000">
        <w:rPr>
          <w:rtl w:val="0"/>
        </w:rPr>
        <w:t xml:space="preserve">     Haldric clenched his fists.</w:t>
      </w:r>
    </w:p>
    <w:p w:rsidR="00000000" w:rsidDel="00000000" w:rsidP="00000000" w:rsidRDefault="00000000" w:rsidRPr="00000000" w14:paraId="00000D2F">
      <w:pPr>
        <w:spacing w:after="0" w:before="0" w:line="480" w:lineRule="auto"/>
        <w:ind w:left="720" w:firstLine="720"/>
        <w:rPr/>
      </w:pPr>
      <w:r w:rsidDel="00000000" w:rsidR="00000000" w:rsidRPr="00000000">
        <w:rPr>
          <w:rtl w:val="0"/>
        </w:rPr>
        <w:t xml:space="preserve">     “You think I’m cruel. Perhaps I am.” The Prime’s gaze locked onto his. “But tell me, Haldric. Have you ever seen a single obese Hunter?”</w:t>
      </w:r>
    </w:p>
    <w:p w:rsidR="00000000" w:rsidDel="00000000" w:rsidP="00000000" w:rsidRDefault="00000000" w:rsidRPr="00000000" w14:paraId="00000D30">
      <w:pPr>
        <w:spacing w:after="0" w:before="0" w:line="480" w:lineRule="auto"/>
        <w:ind w:left="720" w:firstLine="720"/>
        <w:rPr/>
      </w:pPr>
      <w:r w:rsidDel="00000000" w:rsidR="00000000" w:rsidRPr="00000000">
        <w:rPr>
          <w:rtl w:val="0"/>
        </w:rPr>
        <w:t xml:space="preserve">     Haldric hesitated, but said nothing.</w:t>
      </w:r>
    </w:p>
    <w:p w:rsidR="00000000" w:rsidDel="00000000" w:rsidP="00000000" w:rsidRDefault="00000000" w:rsidRPr="00000000" w14:paraId="00000D31">
      <w:pPr>
        <w:spacing w:after="0" w:before="0" w:line="480" w:lineRule="auto"/>
        <w:ind w:left="720" w:firstLine="720"/>
        <w:rPr/>
      </w:pPr>
      <w:r w:rsidDel="00000000" w:rsidR="00000000" w:rsidRPr="00000000">
        <w:rPr>
          <w:rtl w:val="0"/>
        </w:rPr>
        <w:t xml:space="preserve">     The Prime gave a small nod, as if that silence was all the confirmation he needed.</w:t>
      </w:r>
    </w:p>
    <w:p w:rsidR="00000000" w:rsidDel="00000000" w:rsidP="00000000" w:rsidRDefault="00000000" w:rsidRPr="00000000" w14:paraId="00000D32">
      <w:pPr>
        <w:spacing w:after="0" w:before="0" w:line="480" w:lineRule="auto"/>
        <w:ind w:left="720" w:firstLine="720"/>
        <w:rPr/>
      </w:pPr>
      <w:r w:rsidDel="00000000" w:rsidR="00000000" w:rsidRPr="00000000">
        <w:rPr>
          <w:rtl w:val="0"/>
        </w:rPr>
        <w:t xml:space="preserve">     “Do you know what happens to a body when it reaches the surface?” he asked. “You’ve felt it. The way your lungs expand. The way your muscles adapt. The way your heart strains against itself until it can withstand the weight of the world above.”</w:t>
      </w:r>
    </w:p>
    <w:p w:rsidR="00000000" w:rsidDel="00000000" w:rsidP="00000000" w:rsidRDefault="00000000" w:rsidRPr="00000000" w14:paraId="00000D33">
      <w:pPr>
        <w:spacing w:after="0" w:before="0" w:line="480" w:lineRule="auto"/>
        <w:ind w:left="720" w:firstLine="720"/>
        <w:rPr/>
      </w:pPr>
      <w:r w:rsidDel="00000000" w:rsidR="00000000" w:rsidRPr="00000000">
        <w:rPr>
          <w:rtl w:val="0"/>
        </w:rPr>
        <w:t xml:space="preserve">     Haldric swallowed. He had felt it. The burning. The pressure. The way his bones seemed to shift inside him.</w:t>
      </w:r>
    </w:p>
    <w:p w:rsidR="00000000" w:rsidDel="00000000" w:rsidP="00000000" w:rsidRDefault="00000000" w:rsidRPr="00000000" w14:paraId="00000D34">
      <w:pPr>
        <w:spacing w:after="0" w:before="0" w:line="480" w:lineRule="auto"/>
        <w:ind w:left="720" w:firstLine="720"/>
        <w:rPr/>
      </w:pPr>
      <w:r w:rsidDel="00000000" w:rsidR="00000000" w:rsidRPr="00000000">
        <w:rPr>
          <w:rtl w:val="0"/>
        </w:rPr>
        <w:t xml:space="preserve">     The Prime exhaled slowly.</w:t>
      </w:r>
    </w:p>
    <w:p w:rsidR="00000000" w:rsidDel="00000000" w:rsidP="00000000" w:rsidRDefault="00000000" w:rsidRPr="00000000" w14:paraId="00000D35">
      <w:pPr>
        <w:spacing w:after="0" w:before="0" w:line="480" w:lineRule="auto"/>
        <w:ind w:left="720" w:firstLine="720"/>
        <w:rPr/>
      </w:pPr>
      <w:r w:rsidDel="00000000" w:rsidR="00000000" w:rsidRPr="00000000">
        <w:rPr>
          <w:rtl w:val="0"/>
        </w:rPr>
        <w:t xml:space="preserve">     “Now imagine if you carried even a fraction more weight than you should.”</w:t>
      </w:r>
    </w:p>
    <w:p w:rsidR="00000000" w:rsidDel="00000000" w:rsidP="00000000" w:rsidRDefault="00000000" w:rsidRPr="00000000" w14:paraId="00000D36">
      <w:pPr>
        <w:spacing w:after="0" w:before="0" w:line="480" w:lineRule="auto"/>
        <w:ind w:left="720" w:firstLine="720"/>
        <w:rPr/>
      </w:pPr>
      <w:r w:rsidDel="00000000" w:rsidR="00000000" w:rsidRPr="00000000">
        <w:rPr>
          <w:rtl w:val="0"/>
        </w:rPr>
        <w:t xml:space="preserve">     Haldric’s stomach turned.</w:t>
      </w:r>
    </w:p>
    <w:p w:rsidR="00000000" w:rsidDel="00000000" w:rsidP="00000000" w:rsidRDefault="00000000" w:rsidRPr="00000000" w14:paraId="00000D37">
      <w:pPr>
        <w:spacing w:after="0" w:before="0" w:line="480" w:lineRule="auto"/>
        <w:ind w:left="720" w:firstLine="720"/>
        <w:rPr/>
      </w:pPr>
      <w:r w:rsidDel="00000000" w:rsidR="00000000" w:rsidRPr="00000000">
        <w:rPr>
          <w:rtl w:val="0"/>
        </w:rPr>
        <w:t xml:space="preserve">     No. It couldn’t be—</w:t>
      </w:r>
    </w:p>
    <w:p w:rsidR="00000000" w:rsidDel="00000000" w:rsidP="00000000" w:rsidRDefault="00000000" w:rsidRPr="00000000" w14:paraId="00000D38">
      <w:pPr>
        <w:spacing w:after="0" w:before="0" w:line="480" w:lineRule="auto"/>
        <w:ind w:left="720" w:firstLine="720"/>
        <w:rPr/>
      </w:pPr>
      <w:r w:rsidDel="00000000" w:rsidR="00000000" w:rsidRPr="00000000">
        <w:rPr>
          <w:rtl w:val="0"/>
        </w:rPr>
        <w:t xml:space="preserve">     “The expansion would kill you,” The Prime said. His voice was grim. “Your lungs would collapse before they could stretch. Your heart would fail before it could strengthen. Your body would crush itself from the inside out.”</w:t>
      </w:r>
    </w:p>
    <w:p w:rsidR="00000000" w:rsidDel="00000000" w:rsidP="00000000" w:rsidRDefault="00000000" w:rsidRPr="00000000" w14:paraId="00000D39">
      <w:pPr>
        <w:spacing w:after="0" w:before="0" w:line="480" w:lineRule="auto"/>
        <w:ind w:left="720" w:firstLine="720"/>
        <w:rPr/>
      </w:pPr>
      <w:r w:rsidDel="00000000" w:rsidR="00000000" w:rsidRPr="00000000">
        <w:rPr>
          <w:rtl w:val="0"/>
        </w:rPr>
        <w:t xml:space="preserve">     Haldric’s hands curled tighter.</w:t>
      </w:r>
    </w:p>
    <w:p w:rsidR="00000000" w:rsidDel="00000000" w:rsidP="00000000" w:rsidRDefault="00000000" w:rsidRPr="00000000" w14:paraId="00000D3A">
      <w:pPr>
        <w:spacing w:after="0" w:before="0" w:line="480" w:lineRule="auto"/>
        <w:ind w:left="720" w:firstLine="720"/>
        <w:rPr/>
      </w:pPr>
      <w:r w:rsidDel="00000000" w:rsidR="00000000" w:rsidRPr="00000000">
        <w:rPr>
          <w:rtl w:val="0"/>
        </w:rPr>
        <w:t xml:space="preserve">     “That’s not—”</w:t>
      </w:r>
    </w:p>
    <w:p w:rsidR="00000000" w:rsidDel="00000000" w:rsidP="00000000" w:rsidRDefault="00000000" w:rsidRPr="00000000" w14:paraId="00000D3B">
      <w:pPr>
        <w:spacing w:after="0" w:before="0" w:line="480" w:lineRule="auto"/>
        <w:ind w:left="720" w:firstLine="720"/>
        <w:rPr/>
      </w:pPr>
      <w:r w:rsidDel="00000000" w:rsidR="00000000" w:rsidRPr="00000000">
        <w:rPr>
          <w:rtl w:val="0"/>
        </w:rPr>
        <w:t xml:space="preserve">     “It is true,” The Prime cut in. “Do you think we don’t have records? Do you think we don’t know exactly what happens when someone is unprepared for acclimation? We learned the hard way, Haldric. We lost lives. We watched people suffocate because their bodies weren’t fit to withstand the change.”</w:t>
      </w:r>
    </w:p>
    <w:p w:rsidR="00000000" w:rsidDel="00000000" w:rsidP="00000000" w:rsidRDefault="00000000" w:rsidRPr="00000000" w14:paraId="00000D3C">
      <w:pPr>
        <w:spacing w:after="0" w:before="0" w:line="480" w:lineRule="auto"/>
        <w:ind w:left="720" w:firstLine="720"/>
        <w:rPr/>
      </w:pPr>
      <w:r w:rsidDel="00000000" w:rsidR="00000000" w:rsidRPr="00000000">
        <w:rPr>
          <w:rtl w:val="0"/>
        </w:rPr>
        <w:t xml:space="preserve">     The words landed like stone.</w:t>
      </w:r>
    </w:p>
    <w:p w:rsidR="00000000" w:rsidDel="00000000" w:rsidP="00000000" w:rsidRDefault="00000000" w:rsidRPr="00000000" w14:paraId="00000D3D">
      <w:pPr>
        <w:spacing w:after="0" w:before="0" w:line="480" w:lineRule="auto"/>
        <w:ind w:left="720" w:firstLine="720"/>
        <w:rPr/>
      </w:pPr>
      <w:r w:rsidDel="00000000" w:rsidR="00000000" w:rsidRPr="00000000">
        <w:rPr>
          <w:rtl w:val="0"/>
        </w:rPr>
        <w:t xml:space="preserve">     The Prime pressed on, his voice even.</w:t>
      </w:r>
    </w:p>
    <w:p w:rsidR="00000000" w:rsidDel="00000000" w:rsidP="00000000" w:rsidRDefault="00000000" w:rsidRPr="00000000" w14:paraId="00000D3E">
      <w:pPr>
        <w:spacing w:after="0" w:before="0" w:line="480" w:lineRule="auto"/>
        <w:ind w:left="720" w:firstLine="720"/>
        <w:rPr/>
      </w:pPr>
      <w:r w:rsidDel="00000000" w:rsidR="00000000" w:rsidRPr="00000000">
        <w:rPr>
          <w:rtl w:val="0"/>
        </w:rPr>
        <w:t xml:space="preserve">     “If I allowed overindulgence, if I permitted the city to gorge itself into lethargy, it wouldn’t just be a matter of laziness or inefficiency.” His eyes darkened. “It would be a death sentence.”</w:t>
      </w:r>
    </w:p>
    <w:p w:rsidR="00000000" w:rsidDel="00000000" w:rsidP="00000000" w:rsidRDefault="00000000" w:rsidRPr="00000000" w14:paraId="00000D3F">
      <w:pPr>
        <w:spacing w:after="0" w:before="0" w:line="480" w:lineRule="auto"/>
        <w:ind w:left="720" w:firstLine="720"/>
        <w:rPr/>
      </w:pPr>
      <w:r w:rsidDel="00000000" w:rsidR="00000000" w:rsidRPr="00000000">
        <w:rPr>
          <w:rtl w:val="0"/>
        </w:rPr>
        <w:t xml:space="preserve">     Haldric’s breath caught in his throat.</w:t>
      </w:r>
    </w:p>
    <w:p w:rsidR="00000000" w:rsidDel="00000000" w:rsidP="00000000" w:rsidRDefault="00000000" w:rsidRPr="00000000" w14:paraId="00000D40">
      <w:pPr>
        <w:spacing w:after="0" w:before="0" w:line="480" w:lineRule="auto"/>
        <w:ind w:left="720" w:firstLine="720"/>
        <w:rPr/>
      </w:pPr>
      <w:r w:rsidDel="00000000" w:rsidR="00000000" w:rsidRPr="00000000">
        <w:rPr>
          <w:rtl w:val="0"/>
        </w:rPr>
        <w:t xml:space="preserve">     The Prime’s tone didn’t rise. It didn’t need to.</w:t>
      </w:r>
    </w:p>
    <w:p w:rsidR="00000000" w:rsidDel="00000000" w:rsidP="00000000" w:rsidRDefault="00000000" w:rsidRPr="00000000" w14:paraId="00000D41">
      <w:pPr>
        <w:spacing w:after="0" w:before="0" w:line="480" w:lineRule="auto"/>
        <w:ind w:left="720" w:firstLine="720"/>
        <w:rPr/>
      </w:pPr>
      <w:r w:rsidDel="00000000" w:rsidR="00000000" w:rsidRPr="00000000">
        <w:rPr>
          <w:rtl w:val="0"/>
        </w:rPr>
        <w:t xml:space="preserve">     “This city survives because I do not allow weakness,” he said. “You may hate me for it. You may think I'm a tyrant.” His jaw shifted slightly. “But I would rather be despised than watch my people choke to death in their own skin.”</w:t>
      </w:r>
    </w:p>
    <w:p w:rsidR="00000000" w:rsidDel="00000000" w:rsidP="00000000" w:rsidRDefault="00000000" w:rsidRPr="00000000" w14:paraId="00000D42">
      <w:pPr>
        <w:spacing w:after="0" w:before="0" w:line="480" w:lineRule="auto"/>
        <w:ind w:left="720" w:firstLine="720"/>
        <w:rPr/>
      </w:pPr>
      <w:r w:rsidDel="00000000" w:rsidR="00000000" w:rsidRPr="00000000">
        <w:rPr>
          <w:rtl w:val="0"/>
        </w:rPr>
        <w:t xml:space="preserve">     The silence that followed was total.</w:t>
      </w:r>
    </w:p>
    <w:p w:rsidR="00000000" w:rsidDel="00000000" w:rsidP="00000000" w:rsidRDefault="00000000" w:rsidRPr="00000000" w14:paraId="00000D43">
      <w:pPr>
        <w:spacing w:after="0" w:before="0" w:line="480" w:lineRule="auto"/>
        <w:ind w:left="720" w:firstLine="720"/>
        <w:rPr/>
      </w:pPr>
      <w:r w:rsidDel="00000000" w:rsidR="00000000" w:rsidRPr="00000000">
        <w:rPr>
          <w:rtl w:val="0"/>
        </w:rPr>
        <w:t xml:space="preserve">     Haldric didn’t move. Couldn’t speak.</w:t>
      </w:r>
    </w:p>
    <w:p w:rsidR="00000000" w:rsidDel="00000000" w:rsidP="00000000" w:rsidRDefault="00000000" w:rsidRPr="00000000" w14:paraId="00000D44">
      <w:pPr>
        <w:spacing w:after="0" w:before="0" w:line="480" w:lineRule="auto"/>
        <w:ind w:left="720" w:firstLine="720"/>
        <w:rPr/>
      </w:pPr>
      <w:r w:rsidDel="00000000" w:rsidR="00000000" w:rsidRPr="00000000">
        <w:rPr>
          <w:rtl w:val="0"/>
        </w:rPr>
        <w:t xml:space="preserve">     Because for the first time, he had no idea if The Prime was wrong.</w:t>
      </w:r>
    </w:p>
    <w:p w:rsidR="00000000" w:rsidDel="00000000" w:rsidP="00000000" w:rsidRDefault="00000000" w:rsidRPr="00000000" w14:paraId="00000D45">
      <w:pPr>
        <w:spacing w:after="0" w:before="0" w:line="480" w:lineRule="auto"/>
        <w:ind w:left="720" w:firstLine="720"/>
        <w:rPr/>
      </w:pPr>
      <w:r w:rsidDel="00000000" w:rsidR="00000000" w:rsidRPr="00000000">
        <w:rPr>
          <w:rtl w:val="0"/>
        </w:rPr>
        <w:t xml:space="preserve">     It all made sense. Too much sense. The puzzle was snapping together too quickly, every piece falling into place with brutal logic.</w:t>
      </w:r>
    </w:p>
    <w:p w:rsidR="00000000" w:rsidDel="00000000" w:rsidP="00000000" w:rsidRDefault="00000000" w:rsidRPr="00000000" w14:paraId="00000D46">
      <w:pPr>
        <w:spacing w:after="0" w:before="0" w:line="480" w:lineRule="auto"/>
        <w:ind w:left="720" w:firstLine="720"/>
        <w:rPr/>
      </w:pPr>
      <w:r w:rsidDel="00000000" w:rsidR="00000000" w:rsidRPr="00000000">
        <w:rPr>
          <w:rtl w:val="0"/>
        </w:rPr>
        <w:t xml:space="preserve">     But something still gnawed at him.</w:t>
      </w:r>
    </w:p>
    <w:p w:rsidR="00000000" w:rsidDel="00000000" w:rsidP="00000000" w:rsidRDefault="00000000" w:rsidRPr="00000000" w14:paraId="00000D47">
      <w:pPr>
        <w:spacing w:after="0" w:before="0" w:line="480" w:lineRule="auto"/>
        <w:ind w:left="720" w:firstLine="720"/>
        <w:rPr/>
      </w:pPr>
      <w:r w:rsidDel="00000000" w:rsidR="00000000" w:rsidRPr="00000000">
        <w:rPr>
          <w:rtl w:val="0"/>
        </w:rPr>
        <w:t xml:space="preserve">     The words slipped out before he could stop them.</w:t>
      </w:r>
    </w:p>
    <w:p w:rsidR="00000000" w:rsidDel="00000000" w:rsidP="00000000" w:rsidRDefault="00000000" w:rsidRPr="00000000" w14:paraId="00000D48">
      <w:pPr>
        <w:spacing w:after="0" w:before="0" w:line="480" w:lineRule="auto"/>
        <w:ind w:left="720" w:firstLine="720"/>
        <w:rPr/>
      </w:pPr>
      <w:r w:rsidDel="00000000" w:rsidR="00000000" w:rsidRPr="00000000">
        <w:rPr>
          <w:rtl w:val="0"/>
        </w:rPr>
        <w:t xml:space="preserve">     “This makes sense for Hunters. For those who will go to the surface. But most people in Stormhaven will never leave the city.” His throat felt tight. “Why must they suffer too?” He looked down. “Why must my Grayparents?”</w:t>
      </w:r>
    </w:p>
    <w:p w:rsidR="00000000" w:rsidDel="00000000" w:rsidP="00000000" w:rsidRDefault="00000000" w:rsidRPr="00000000" w14:paraId="00000D49">
      <w:pPr>
        <w:spacing w:after="0" w:before="0" w:line="480" w:lineRule="auto"/>
        <w:ind w:left="720" w:firstLine="720"/>
        <w:rPr/>
      </w:pPr>
      <w:r w:rsidDel="00000000" w:rsidR="00000000" w:rsidRPr="00000000">
        <w:rPr>
          <w:rtl w:val="0"/>
        </w:rPr>
        <w:t xml:space="preserve">     Something flickered in The Prime’s expression. A shift. Guilt, maybe. Or sorrow. It vanished too quickly to be certain.</w:t>
      </w:r>
    </w:p>
    <w:p w:rsidR="00000000" w:rsidDel="00000000" w:rsidP="00000000" w:rsidRDefault="00000000" w:rsidRPr="00000000" w14:paraId="00000D4A">
      <w:pPr>
        <w:spacing w:after="0" w:before="0" w:line="480" w:lineRule="auto"/>
        <w:ind w:left="720" w:firstLine="720"/>
        <w:rPr/>
      </w:pPr>
      <w:r w:rsidDel="00000000" w:rsidR="00000000" w:rsidRPr="00000000">
        <w:rPr>
          <w:rtl w:val="0"/>
        </w:rPr>
        <w:t xml:space="preserve">     “Because they might have to.”</w:t>
      </w:r>
    </w:p>
    <w:p w:rsidR="00000000" w:rsidDel="00000000" w:rsidP="00000000" w:rsidRDefault="00000000" w:rsidRPr="00000000" w14:paraId="00000D4B">
      <w:pPr>
        <w:spacing w:after="0" w:before="0" w:line="480" w:lineRule="auto"/>
        <w:ind w:left="720" w:firstLine="720"/>
        <w:rPr/>
      </w:pPr>
      <w:r w:rsidDel="00000000" w:rsidR="00000000" w:rsidRPr="00000000">
        <w:rPr>
          <w:rtl w:val="0"/>
        </w:rPr>
        <w:t xml:space="preserve">     He let the silence breathe for a moment, then stood.</w:t>
      </w:r>
    </w:p>
    <w:p w:rsidR="00000000" w:rsidDel="00000000" w:rsidP="00000000" w:rsidRDefault="00000000" w:rsidRPr="00000000" w14:paraId="00000D4C">
      <w:pPr>
        <w:spacing w:after="0" w:before="0" w:line="480" w:lineRule="auto"/>
        <w:ind w:left="720" w:firstLine="720"/>
        <w:rPr/>
      </w:pPr>
      <w:r w:rsidDel="00000000" w:rsidR="00000000" w:rsidRPr="00000000">
        <w:rPr>
          <w:rtl w:val="0"/>
        </w:rPr>
        <w:t xml:space="preserve">     “Come.”</w:t>
      </w:r>
    </w:p>
    <w:p w:rsidR="00000000" w:rsidDel="00000000" w:rsidP="00000000" w:rsidRDefault="00000000" w:rsidRPr="00000000" w14:paraId="00000D4D">
      <w:pPr>
        <w:spacing w:after="0" w:before="0" w:line="480" w:lineRule="auto"/>
        <w:ind w:left="720" w:firstLine="720"/>
        <w:rPr/>
      </w:pPr>
      <w:r w:rsidDel="00000000" w:rsidR="00000000" w:rsidRPr="00000000">
        <w:rPr>
          <w:rtl w:val="0"/>
        </w:rPr>
      </w:r>
    </w:p>
    <w:p w:rsidR="00000000" w:rsidDel="00000000" w:rsidP="00000000" w:rsidRDefault="00000000" w:rsidRPr="00000000" w14:paraId="00000D4E">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D4F">
      <w:pPr>
        <w:spacing w:after="0" w:before="0" w:line="480" w:lineRule="auto"/>
        <w:ind w:left="720" w:firstLine="720"/>
        <w:rPr/>
      </w:pPr>
      <w:r w:rsidDel="00000000" w:rsidR="00000000" w:rsidRPr="00000000">
        <w:rPr>
          <w:rtl w:val="0"/>
        </w:rPr>
      </w:r>
    </w:p>
    <w:p w:rsidR="00000000" w:rsidDel="00000000" w:rsidP="00000000" w:rsidRDefault="00000000" w:rsidRPr="00000000" w14:paraId="00000D50">
      <w:pPr>
        <w:spacing w:after="0" w:before="0" w:line="480" w:lineRule="auto"/>
        <w:ind w:left="720" w:firstLine="720"/>
        <w:rPr/>
      </w:pPr>
      <w:r w:rsidDel="00000000" w:rsidR="00000000" w:rsidRPr="00000000">
        <w:rPr>
          <w:rtl w:val="0"/>
        </w:rPr>
        <w:t xml:space="preserve">     Haldric followed in silence as The Prime led him down the hall toward the Second Floor. Aware of his own ignorance, he figured he’d get more answers by listening with an open mind rather than resisting every piece of information that challenged his assumptions. After all, the more he listened, the harder it became to defend his own conclusions.</w:t>
      </w:r>
    </w:p>
    <w:p w:rsidR="00000000" w:rsidDel="00000000" w:rsidP="00000000" w:rsidRDefault="00000000" w:rsidRPr="00000000" w14:paraId="00000D51">
      <w:pPr>
        <w:spacing w:after="0" w:before="0" w:line="480" w:lineRule="auto"/>
        <w:ind w:left="720" w:firstLine="720"/>
        <w:rPr/>
      </w:pPr>
      <w:r w:rsidDel="00000000" w:rsidR="00000000" w:rsidRPr="00000000">
        <w:rPr>
          <w:rtl w:val="0"/>
        </w:rPr>
        <w:t xml:space="preserve">     The air thickened with the faint echo of workers below, the clang of stone tools and the steady murmur of motion. The city continued around them, unaware of where they were going. </w:t>
      </w:r>
    </w:p>
    <w:p w:rsidR="00000000" w:rsidDel="00000000" w:rsidP="00000000" w:rsidRDefault="00000000" w:rsidRPr="00000000" w14:paraId="00000D52">
      <w:pPr>
        <w:spacing w:after="0" w:before="0" w:line="480" w:lineRule="auto"/>
        <w:ind w:left="720" w:firstLine="720"/>
        <w:rPr/>
      </w:pPr>
      <w:r w:rsidDel="00000000" w:rsidR="00000000" w:rsidRPr="00000000">
        <w:rPr>
          <w:rtl w:val="0"/>
        </w:rPr>
        <w:t xml:space="preserve">     Then The Prime turned left, toward the Gate.</w:t>
      </w:r>
    </w:p>
    <w:p w:rsidR="00000000" w:rsidDel="00000000" w:rsidP="00000000" w:rsidRDefault="00000000" w:rsidRPr="00000000" w14:paraId="00000D53">
      <w:pPr>
        <w:spacing w:after="0" w:before="0" w:line="480" w:lineRule="auto"/>
        <w:ind w:left="720" w:firstLine="720"/>
        <w:rPr/>
      </w:pPr>
      <w:r w:rsidDel="00000000" w:rsidR="00000000" w:rsidRPr="00000000">
        <w:rPr>
          <w:rtl w:val="0"/>
        </w:rPr>
        <w:t xml:space="preserve">     Haldric’s pulse picked up. He knew this path.</w:t>
      </w:r>
    </w:p>
    <w:p w:rsidR="00000000" w:rsidDel="00000000" w:rsidP="00000000" w:rsidRDefault="00000000" w:rsidRPr="00000000" w14:paraId="00000D54">
      <w:pPr>
        <w:spacing w:after="0" w:before="0" w:line="480" w:lineRule="auto"/>
        <w:ind w:left="720" w:firstLine="720"/>
        <w:rPr/>
      </w:pPr>
      <w:r w:rsidDel="00000000" w:rsidR="00000000" w:rsidRPr="00000000">
        <w:rPr>
          <w:rtl w:val="0"/>
        </w:rPr>
        <w:t xml:space="preserve">     The guards at the checkpoint stepped aside without hesitation. A heavy groan shuddered through the chamber as the first set of doors unlocked, revealing the path to the surface.</w:t>
      </w:r>
    </w:p>
    <w:p w:rsidR="00000000" w:rsidDel="00000000" w:rsidP="00000000" w:rsidRDefault="00000000" w:rsidRPr="00000000" w14:paraId="00000D55">
      <w:pPr>
        <w:spacing w:after="0" w:before="0" w:line="480" w:lineRule="auto"/>
        <w:ind w:left="720" w:firstLine="720"/>
        <w:rPr/>
      </w:pPr>
      <w:r w:rsidDel="00000000" w:rsidR="00000000" w:rsidRPr="00000000">
        <w:rPr>
          <w:rtl w:val="0"/>
        </w:rPr>
        <w:t xml:space="preserve">     A long climb.</w:t>
      </w:r>
    </w:p>
    <w:p w:rsidR="00000000" w:rsidDel="00000000" w:rsidP="00000000" w:rsidRDefault="00000000" w:rsidRPr="00000000" w14:paraId="00000D56">
      <w:pPr>
        <w:spacing w:after="0" w:before="0" w:line="480" w:lineRule="auto"/>
        <w:ind w:left="720" w:firstLine="720"/>
        <w:rPr/>
      </w:pPr>
      <w:r w:rsidDel="00000000" w:rsidR="00000000" w:rsidRPr="00000000">
        <w:rPr>
          <w:rtl w:val="0"/>
        </w:rPr>
        <w:t xml:space="preserve">     Yet as they began, the steady pace through the old tunnel felt like an exercise Haldric’s body had long since surpassed. His muscles didn’t burn. His breath stayed even. But his heart still raced, as if it disagreed.</w:t>
      </w:r>
    </w:p>
    <w:p w:rsidR="00000000" w:rsidDel="00000000" w:rsidP="00000000" w:rsidRDefault="00000000" w:rsidRPr="00000000" w14:paraId="00000D57">
      <w:pPr>
        <w:spacing w:after="0" w:before="0" w:line="480" w:lineRule="auto"/>
        <w:ind w:left="720" w:firstLine="720"/>
        <w:rPr/>
      </w:pPr>
      <w:r w:rsidDel="00000000" w:rsidR="00000000" w:rsidRPr="00000000">
        <w:rPr>
          <w:rtl w:val="0"/>
        </w:rPr>
        <w:t xml:space="preserve">    The stone walls smoothed around them, no longer jagged but almost natural in shape. The ceiling stretched higher. The air thinned.</w:t>
      </w:r>
    </w:p>
    <w:p w:rsidR="00000000" w:rsidDel="00000000" w:rsidP="00000000" w:rsidRDefault="00000000" w:rsidRPr="00000000" w14:paraId="00000D58">
      <w:pPr>
        <w:spacing w:after="0" w:before="0" w:line="480" w:lineRule="auto"/>
        <w:ind w:left="720" w:firstLine="720"/>
        <w:rPr/>
      </w:pPr>
      <w:r w:rsidDel="00000000" w:rsidR="00000000" w:rsidRPr="00000000">
        <w:rPr>
          <w:rtl w:val="0"/>
        </w:rPr>
        <w:t xml:space="preserve">     As they approached the final gate, Haldric noticed subtle changes in the stonework. A faint seam ran horizontally across the massive barrier. The Prime’s lips curved into a subtle smile.</w:t>
      </w:r>
    </w:p>
    <w:p w:rsidR="00000000" w:rsidDel="00000000" w:rsidP="00000000" w:rsidRDefault="00000000" w:rsidRPr="00000000" w14:paraId="00000D59">
      <w:pPr>
        <w:spacing w:after="0" w:before="0" w:line="480" w:lineRule="auto"/>
        <w:ind w:left="720" w:firstLine="720"/>
        <w:rPr/>
      </w:pPr>
      <w:r w:rsidDel="00000000" w:rsidR="00000000" w:rsidRPr="00000000">
        <w:rPr>
          <w:rtl w:val="0"/>
        </w:rPr>
        <w:t xml:space="preserve">“You should appreciate this innovation,” he said, his voice carrying a hint of pride. “We’ve just completed my newest gate design. If anything manages to breach the lower half, the upper section will release and come crashing down, eliminating any intruders instantly. Another layer of protection to keep this city safe.”</w:t>
      </w:r>
    </w:p>
    <w:p w:rsidR="00000000" w:rsidDel="00000000" w:rsidP="00000000" w:rsidRDefault="00000000" w:rsidRPr="00000000" w14:paraId="00000D5A">
      <w:pPr>
        <w:spacing w:after="0" w:before="0" w:line="480" w:lineRule="auto"/>
        <w:ind w:left="720" w:firstLine="720"/>
        <w:rPr/>
      </w:pPr>
      <w:r w:rsidDel="00000000" w:rsidR="00000000" w:rsidRPr="00000000">
        <w:rPr>
          <w:rtl w:val="0"/>
        </w:rPr>
        <w:t xml:space="preserve">Haldric blinked, trying to mask his surprise. It hadn’t been long since he last surfaced. </w:t>
      </w:r>
      <w:r w:rsidDel="00000000" w:rsidR="00000000" w:rsidRPr="00000000">
        <w:rPr>
          <w:i w:val="1"/>
          <w:iCs w:val="1"/>
          <w:rtl w:val="0"/>
        </w:rPr>
        <w:t xml:space="preserve">When had The Prime found time to make such a drastic improvement?</w:t>
      </w:r>
      <w:r w:rsidDel="00000000" w:rsidR="00000000" w:rsidRPr="00000000">
        <w:rPr>
          <w:rtl w:val="0"/>
        </w:rPr>
      </w:r>
    </w:p>
    <w:p w:rsidR="00000000" w:rsidDel="00000000" w:rsidP="00000000" w:rsidRDefault="00000000" w:rsidRPr="00000000" w14:paraId="00000D5B">
      <w:pPr>
        <w:spacing w:after="0" w:before="0" w:line="480" w:lineRule="auto"/>
        <w:ind w:left="720" w:firstLine="720"/>
        <w:rPr/>
      </w:pPr>
      <w:r w:rsidDel="00000000" w:rsidR="00000000" w:rsidRPr="00000000">
        <w:rPr>
          <w:rtl w:val="0"/>
        </w:rPr>
        <w:t xml:space="preserve">     The Prime raised a fist and twisted it, giving a sharp signal.</w:t>
      </w:r>
    </w:p>
    <w:p w:rsidR="00000000" w:rsidDel="00000000" w:rsidP="00000000" w:rsidRDefault="00000000" w:rsidRPr="00000000" w14:paraId="00000D5C">
      <w:pPr>
        <w:spacing w:after="0" w:before="0" w:line="480" w:lineRule="auto"/>
        <w:ind w:left="720" w:firstLine="720"/>
        <w:rPr/>
      </w:pPr>
      <w:r w:rsidDel="00000000" w:rsidR="00000000" w:rsidRPr="00000000">
        <w:rPr>
          <w:rtl w:val="0"/>
        </w:rPr>
        <w:t xml:space="preserve">     Four guards responded immediately, each gripping a separate crank embedded in the stone wall. With synchronized effort, they began to turn the mechanisms.</w:t>
      </w:r>
    </w:p>
    <w:p w:rsidR="00000000" w:rsidDel="00000000" w:rsidP="00000000" w:rsidRDefault="00000000" w:rsidRPr="00000000" w14:paraId="00000D5D">
      <w:pPr>
        <w:spacing w:after="0" w:before="0" w:line="480" w:lineRule="auto"/>
        <w:ind w:left="720" w:firstLine="720"/>
        <w:rPr/>
      </w:pPr>
      <w:r w:rsidDel="00000000" w:rsidR="00000000" w:rsidRPr="00000000">
        <w:rPr>
          <w:rtl w:val="0"/>
        </w:rPr>
        <w:t xml:space="preserve">        The gate groaned open in two halves: the top half rising upward and the bottom half lowering into the ground, like the opening jaws of a giant stone mouth. A rush of dry wind surged through the widening gap, sizzling like the aftermath of a BoltStone. The scent of scorched rock choked Haldric’s nose, cutting off a deep inhale in its tracks.</w:t>
      </w:r>
    </w:p>
    <w:p w:rsidR="00000000" w:rsidDel="00000000" w:rsidP="00000000" w:rsidRDefault="00000000" w:rsidRPr="00000000" w14:paraId="00000D5E">
      <w:pPr>
        <w:spacing w:after="0" w:before="0" w:line="480" w:lineRule="auto"/>
        <w:ind w:left="720" w:firstLine="720"/>
        <w:rPr/>
      </w:pPr>
      <w:r w:rsidDel="00000000" w:rsidR="00000000" w:rsidRPr="00000000">
        <w:rPr>
          <w:rtl w:val="0"/>
        </w:rPr>
        <w:t xml:space="preserve">        Morning light pierced the dim cave, though it lacked the strength and heat of Haldric’s last journey to the surface. He squinted as the stone lips parted further, the tunnel’s mouth drawing a breath. A gust of air rushed through, whistling as it curled around the stone teeth of stalactites and stalagmites before brushing against Haldric’s skin. </w:t>
      </w:r>
    </w:p>
    <w:p w:rsidR="00000000" w:rsidDel="00000000" w:rsidP="00000000" w:rsidRDefault="00000000" w:rsidRPr="00000000" w14:paraId="00000D5F">
      <w:pPr>
        <w:spacing w:after="0" w:before="0" w:line="480" w:lineRule="auto"/>
        <w:ind w:left="720" w:firstLine="720"/>
        <w:rPr>
          <w:i w:val="1"/>
          <w:iCs w:val="1"/>
        </w:rPr>
      </w:pPr>
      <w:r w:rsidDel="00000000" w:rsidR="00000000" w:rsidRPr="00000000">
        <w:rPr>
          <w:rtl w:val="0"/>
        </w:rPr>
        <w:t xml:space="preserve">     He froze as the world exhaled, gentle, like a whisper. The timid but curious breeze crawled up his arms and across his face. The city’s ZephyrStones, which circulated air, could never imitate this strange sensation. It felt real. It felt alive. </w:t>
      </w:r>
      <w:r w:rsidDel="00000000" w:rsidR="00000000" w:rsidRPr="00000000">
        <w:rPr>
          <w:i w:val="1"/>
          <w:iCs w:val="1"/>
          <w:rtl w:val="0"/>
        </w:rPr>
        <w:t xml:space="preserve">It felt wrong.</w:t>
      </w:r>
    </w:p>
    <w:p w:rsidR="00000000" w:rsidDel="00000000" w:rsidP="00000000" w:rsidRDefault="00000000" w:rsidRPr="00000000" w14:paraId="00000D60">
      <w:pPr>
        <w:spacing w:after="0" w:before="0" w:line="480" w:lineRule="auto"/>
        <w:ind w:left="720" w:firstLine="720"/>
        <w:rPr/>
      </w:pPr>
      <w:r w:rsidDel="00000000" w:rsidR="00000000" w:rsidRPr="00000000">
        <w:rPr>
          <w:rtl w:val="0"/>
        </w:rPr>
        <w:t xml:space="preserve">      So wrong that Haldric missed what The Prime was looking up at.</w:t>
      </w:r>
    </w:p>
    <w:p w:rsidR="00000000" w:rsidDel="00000000" w:rsidP="00000000" w:rsidRDefault="00000000" w:rsidRPr="00000000" w14:paraId="00000D61">
      <w:pPr>
        <w:spacing w:after="0" w:before="0" w:line="480" w:lineRule="auto"/>
        <w:ind w:left="720" w:firstLine="720"/>
        <w:rPr/>
      </w:pPr>
      <w:r w:rsidDel="00000000" w:rsidR="00000000" w:rsidRPr="00000000">
        <w:rPr>
          <w:rtl w:val="0"/>
        </w:rPr>
        <w:t xml:space="preserve">      Above them, stretching wide and terrifyingly close, loomed another planet.</w:t>
      </w:r>
    </w:p>
    <w:p w:rsidR="00000000" w:rsidDel="00000000" w:rsidP="00000000" w:rsidRDefault="00000000" w:rsidRPr="00000000" w14:paraId="00000D62">
      <w:pPr>
        <w:spacing w:after="0" w:before="0" w:line="480" w:lineRule="auto"/>
        <w:ind w:left="720" w:firstLine="720"/>
        <w:rPr/>
      </w:pPr>
      <w:r w:rsidDel="00000000" w:rsidR="00000000" w:rsidRPr="00000000">
        <w:rPr>
          <w:rtl w:val="0"/>
        </w:rPr>
        <w:t xml:space="preserve">      The second world hung over </w:t>
      </w:r>
      <w:sdt>
        <w:sdtPr>
          <w:id w:val="633665673"/>
          <w:tag w:val="goog_rdk_129"/>
        </w:sdtPr>
        <w:sdtContent>
          <w:commentRangeStart w:id="62"/>
        </w:sdtContent>
      </w:sdt>
      <w:sdt>
        <w:sdtPr>
          <w:id w:val="1251799419"/>
          <w:tag w:val="goog_rdk_130"/>
        </w:sdtPr>
        <w:sdtContent>
          <w:commentRangeStart w:id="63"/>
        </w:sdtContent>
      </w:sdt>
      <w:r w:rsidDel="00000000" w:rsidR="00000000" w:rsidRPr="00000000">
        <w:rPr>
          <w:rtl w:val="0"/>
        </w:rPr>
        <w:t xml:space="preserve">Ravour </w:t>
      </w:r>
      <w:commentRangeEnd w:id="62"/>
      <w:r w:rsidDel="00000000" w:rsidR="00000000" w:rsidRPr="00000000">
        <w:commentReference w:id="62"/>
      </w:r>
      <w:commentRangeEnd w:id="63"/>
      <w:r w:rsidDel="00000000" w:rsidR="00000000" w:rsidRPr="00000000">
        <w:commentReference w:id="63"/>
      </w:r>
      <w:r w:rsidDel="00000000" w:rsidR="00000000" w:rsidRPr="00000000">
        <w:rPr>
          <w:rtl w:val="0"/>
        </w:rPr>
        <w:t xml:space="preserve">like a ceiling, green continents swirling beneath thick clouds. Rivers shimmered like silver threads, glinting under a distant sun.</w:t>
      </w:r>
    </w:p>
    <w:p w:rsidR="00000000" w:rsidDel="00000000" w:rsidP="00000000" w:rsidRDefault="00000000" w:rsidRPr="00000000" w14:paraId="00000D63">
      <w:pPr>
        <w:spacing w:after="0" w:before="0" w:line="480" w:lineRule="auto"/>
        <w:ind w:left="720" w:firstLine="720"/>
        <w:rPr/>
      </w:pPr>
      <w:r w:rsidDel="00000000" w:rsidR="00000000" w:rsidRPr="00000000">
        <w:rPr>
          <w:rtl w:val="0"/>
        </w:rPr>
        <w:t xml:space="preserve">      The Prime inhaled slowly and said, “Ferta Mathair. One of the six planets that pass us each week.” His voice was quiet. “Isn’t it beautiful?”</w:t>
      </w:r>
    </w:p>
    <w:p w:rsidR="00000000" w:rsidDel="00000000" w:rsidP="00000000" w:rsidRDefault="00000000" w:rsidRPr="00000000" w14:paraId="00000D64">
      <w:pPr>
        <w:spacing w:after="0" w:before="0" w:line="480" w:lineRule="auto"/>
        <w:ind w:left="720" w:firstLine="720"/>
        <w:rPr/>
      </w:pPr>
      <w:r w:rsidDel="00000000" w:rsidR="00000000" w:rsidRPr="00000000">
        <w:rPr>
          <w:rtl w:val="0"/>
        </w:rPr>
        <w:t xml:space="preserve">      He didn’t look at Haldric. His gaze remained fixed upward. “A planet that doesn’t try to kill you.”</w:t>
      </w:r>
    </w:p>
    <w:p w:rsidR="00000000" w:rsidDel="00000000" w:rsidP="00000000" w:rsidRDefault="00000000" w:rsidRPr="00000000" w14:paraId="00000D65">
      <w:pPr>
        <w:spacing w:after="0" w:before="0" w:line="480" w:lineRule="auto"/>
        <w:ind w:left="720" w:firstLine="720"/>
        <w:rPr/>
      </w:pPr>
      <w:r w:rsidDel="00000000" w:rsidR="00000000" w:rsidRPr="00000000">
        <w:rPr>
          <w:rtl w:val="0"/>
        </w:rPr>
        <w:t xml:space="preserve">      Haldric forced his gaze away from the sky.</w:t>
      </w:r>
    </w:p>
    <w:p w:rsidR="00000000" w:rsidDel="00000000" w:rsidP="00000000" w:rsidRDefault="00000000" w:rsidRPr="00000000" w14:paraId="00000D66">
      <w:pPr>
        <w:spacing w:after="0" w:before="0" w:line="480" w:lineRule="auto"/>
        <w:ind w:left="720" w:firstLine="720"/>
        <w:rPr/>
      </w:pPr>
      <w:r w:rsidDel="00000000" w:rsidR="00000000" w:rsidRPr="00000000">
        <w:rPr>
          <w:rtl w:val="0"/>
        </w:rPr>
        <w:t xml:space="preserve">      “Why are we here?” he asked. “What did you want to show me?”</w:t>
      </w:r>
    </w:p>
    <w:p w:rsidR="00000000" w:rsidDel="00000000" w:rsidP="00000000" w:rsidRDefault="00000000" w:rsidRPr="00000000" w14:paraId="00000D67">
      <w:pPr>
        <w:spacing w:after="0" w:before="0" w:line="480" w:lineRule="auto"/>
        <w:ind w:left="720" w:firstLine="720"/>
        <w:rPr/>
      </w:pPr>
      <w:r w:rsidDel="00000000" w:rsidR="00000000" w:rsidRPr="00000000">
        <w:rPr>
          <w:rtl w:val="0"/>
        </w:rPr>
        <w:t xml:space="preserve">      The Prime breathed out. “We were never meant to be here.”</w:t>
      </w:r>
    </w:p>
    <w:p w:rsidR="00000000" w:rsidDel="00000000" w:rsidP="00000000" w:rsidRDefault="00000000" w:rsidRPr="00000000" w14:paraId="00000D68">
      <w:pPr>
        <w:spacing w:after="0" w:before="0" w:line="480" w:lineRule="auto"/>
        <w:ind w:left="720" w:firstLine="720"/>
        <w:rPr/>
      </w:pPr>
      <w:r w:rsidDel="00000000" w:rsidR="00000000" w:rsidRPr="00000000">
        <w:rPr>
          <w:rtl w:val="0"/>
        </w:rPr>
        <w:t xml:space="preserve">      “What do you mean?” Haldric squinted, rubbing his tired eyes as they adjusted to the giant SolarStone peeking above the horizon.</w:t>
      </w:r>
    </w:p>
    <w:p w:rsidR="00000000" w:rsidDel="00000000" w:rsidP="00000000" w:rsidRDefault="00000000" w:rsidRPr="00000000" w14:paraId="00000D69">
      <w:pPr>
        <w:spacing w:after="0" w:before="0" w:line="480" w:lineRule="auto"/>
        <w:ind w:left="720" w:firstLine="720"/>
        <w:rPr/>
      </w:pPr>
      <w:r w:rsidDel="00000000" w:rsidR="00000000" w:rsidRPr="00000000">
        <w:rPr>
          <w:rtl w:val="0"/>
        </w:rPr>
        <w:t xml:space="preserve">      The Prime didn’t answer right away. His eyes lingered on the planet above.</w:t>
      </w:r>
    </w:p>
    <w:p w:rsidR="00000000" w:rsidDel="00000000" w:rsidP="00000000" w:rsidRDefault="00000000" w:rsidRPr="00000000" w14:paraId="00000D6A">
      <w:pPr>
        <w:spacing w:after="0" w:before="0" w:line="480" w:lineRule="auto"/>
        <w:ind w:left="720" w:firstLine="720"/>
        <w:rPr/>
      </w:pPr>
      <w:r w:rsidDel="00000000" w:rsidR="00000000" w:rsidRPr="00000000">
        <w:rPr>
          <w:rtl w:val="0"/>
        </w:rPr>
        <w:t xml:space="preserve">      “Ravour, our planet, is dying,” he said at last.</w:t>
      </w:r>
    </w:p>
    <w:p w:rsidR="00000000" w:rsidDel="00000000" w:rsidP="00000000" w:rsidRDefault="00000000" w:rsidRPr="00000000" w14:paraId="00000D6B">
      <w:pPr>
        <w:spacing w:after="0" w:before="0" w:line="480" w:lineRule="auto"/>
        <w:ind w:left="720" w:firstLine="720"/>
        <w:rPr/>
      </w:pPr>
      <w:r w:rsidDel="00000000" w:rsidR="00000000" w:rsidRPr="00000000">
        <w:rPr>
          <w:rtl w:val="0"/>
        </w:rPr>
        <w:t xml:space="preserve">      Haldric stilled.</w:t>
      </w:r>
    </w:p>
    <w:p w:rsidR="00000000" w:rsidDel="00000000" w:rsidP="00000000" w:rsidRDefault="00000000" w:rsidRPr="00000000" w14:paraId="00000D6C">
      <w:pPr>
        <w:spacing w:after="0" w:before="0" w:line="480" w:lineRule="auto"/>
        <w:ind w:left="720" w:firstLine="720"/>
        <w:rPr/>
      </w:pPr>
      <w:r w:rsidDel="00000000" w:rsidR="00000000" w:rsidRPr="00000000">
        <w:rPr>
          <w:rtl w:val="0"/>
        </w:rPr>
        <w:t xml:space="preserve">      The Prime’s voice remained emotionless. “Acclimation is getting </w:t>
      </w:r>
      <w:r w:rsidDel="00000000" w:rsidR="00000000" w:rsidRPr="00000000">
        <w:rPr>
          <w:rtl w:val="0"/>
        </w:rPr>
        <w:t xml:space="preserve">harder.” </w:t>
      </w:r>
      <w:r w:rsidDel="00000000" w:rsidR="00000000" w:rsidRPr="00000000">
        <w:rPr>
          <w:rtl w:val="0"/>
        </w:rPr>
        <w:t xml:space="preserve">His breath was even, controlled. “It once required only half a day of decreased food to guarantee safe acclimation. Then weeks. Then months. Now, a permanent decrease in food. The surface demands more from unacclimated people each year. And the more it demands, the fewer people survive. Their lungs collapse. Their hearts rupture. It’s unpleasant to witness.”</w:t>
      </w:r>
    </w:p>
    <w:p w:rsidR="00000000" w:rsidDel="00000000" w:rsidP="00000000" w:rsidRDefault="00000000" w:rsidRPr="00000000" w14:paraId="00000D6D">
      <w:pPr>
        <w:spacing w:after="0" w:before="0" w:line="480" w:lineRule="auto"/>
        <w:ind w:left="720" w:firstLine="720"/>
        <w:rPr/>
      </w:pPr>
      <w:r w:rsidDel="00000000" w:rsidR="00000000" w:rsidRPr="00000000">
        <w:rPr>
          <w:rtl w:val="0"/>
        </w:rPr>
        <w:t xml:space="preserve">      Haldric’s throat tightened.</w:t>
      </w:r>
    </w:p>
    <w:p w:rsidR="00000000" w:rsidDel="00000000" w:rsidP="00000000" w:rsidRDefault="00000000" w:rsidRPr="00000000" w14:paraId="00000D6E">
      <w:pPr>
        <w:spacing w:after="0" w:before="0" w:line="480" w:lineRule="auto"/>
        <w:ind w:left="720" w:firstLine="720"/>
        <w:rPr/>
      </w:pPr>
      <w:r w:rsidDel="00000000" w:rsidR="00000000" w:rsidRPr="00000000">
        <w:rPr>
          <w:rtl w:val="0"/>
        </w:rPr>
        <w:t xml:space="preserve">      “I… I didn’t know,” Haldric stammered.</w:t>
      </w:r>
    </w:p>
    <w:p w:rsidR="00000000" w:rsidDel="00000000" w:rsidP="00000000" w:rsidRDefault="00000000" w:rsidRPr="00000000" w14:paraId="00000D6F">
      <w:pPr>
        <w:spacing w:after="0" w:before="0" w:line="480" w:lineRule="auto"/>
        <w:ind w:left="720" w:firstLine="720"/>
        <w:rPr/>
      </w:pPr>
      <w:r w:rsidDel="00000000" w:rsidR="00000000" w:rsidRPr="00000000">
        <w:rPr>
          <w:rtl w:val="0"/>
        </w:rPr>
        <w:t xml:space="preserve">      “That’s why the food shortage exists,” The Prime continued. “It isn’t a punishment. It’s a requirement. If we don’t keep people slim, they won’t be ready when the time comes.”</w:t>
      </w:r>
    </w:p>
    <w:p w:rsidR="00000000" w:rsidDel="00000000" w:rsidP="00000000" w:rsidRDefault="00000000" w:rsidRPr="00000000" w14:paraId="00000D70">
      <w:pPr>
        <w:spacing w:after="0" w:before="0" w:line="480" w:lineRule="auto"/>
        <w:ind w:left="720" w:firstLine="720"/>
        <w:rPr/>
      </w:pPr>
      <w:r w:rsidDel="00000000" w:rsidR="00000000" w:rsidRPr="00000000">
        <w:rPr>
          <w:rtl w:val="0"/>
        </w:rPr>
        <w:t xml:space="preserve">      Haldric’s chest felt tight.</w:t>
      </w:r>
    </w:p>
    <w:p w:rsidR="00000000" w:rsidDel="00000000" w:rsidP="00000000" w:rsidRDefault="00000000" w:rsidRPr="00000000" w14:paraId="00000D71">
      <w:pPr>
        <w:spacing w:after="0" w:before="0" w:line="480" w:lineRule="auto"/>
        <w:ind w:left="720" w:firstLine="720"/>
        <w:rPr/>
      </w:pPr>
      <w:r w:rsidDel="00000000" w:rsidR="00000000" w:rsidRPr="00000000">
        <w:rPr>
          <w:rtl w:val="0"/>
        </w:rPr>
        <w:t xml:space="preserve">      The Prime exhaled. “But even now, it’s not enough. Eventually, people will starve long before they’re thin enough to survive acclimation. At the rate we’re going, the human population will go extinct in a matter of years.”</w:t>
      </w:r>
    </w:p>
    <w:p w:rsidR="00000000" w:rsidDel="00000000" w:rsidP="00000000" w:rsidRDefault="00000000" w:rsidRPr="00000000" w14:paraId="00000D72">
      <w:pPr>
        <w:spacing w:after="0" w:before="0" w:line="480" w:lineRule="auto"/>
        <w:ind w:left="720" w:firstLine="720"/>
        <w:rPr/>
      </w:pPr>
      <w:r w:rsidDel="00000000" w:rsidR="00000000" w:rsidRPr="00000000">
        <w:rPr>
          <w:rtl w:val="0"/>
        </w:rPr>
        <w:t xml:space="preserve">      He paused, then added, “You’re already acclimated, Haldric. This doesn’t apply to you. Any acclimated could eat in excess, but would that be fair to the others?” His expression didn’t change. “This is why I eat the same rations that I ask them to eat.”</w:t>
      </w:r>
    </w:p>
    <w:p w:rsidR="00000000" w:rsidDel="00000000" w:rsidP="00000000" w:rsidRDefault="00000000" w:rsidRPr="00000000" w14:paraId="00000D73">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Something is wrong with that explanation,</w:t>
      </w:r>
      <w:r w:rsidDel="00000000" w:rsidR="00000000" w:rsidRPr="00000000">
        <w:rPr>
          <w:rtl w:val="0"/>
        </w:rPr>
        <w:t xml:space="preserve">” Praew said in his mind.</w:t>
      </w:r>
    </w:p>
    <w:p w:rsidR="00000000" w:rsidDel="00000000" w:rsidP="00000000" w:rsidRDefault="00000000" w:rsidRPr="00000000" w14:paraId="00000D74">
      <w:pPr>
        <w:spacing w:after="0" w:before="0" w:line="480" w:lineRule="auto"/>
        <w:ind w:left="720" w:firstLine="720"/>
        <w:rPr/>
      </w:pPr>
      <w:r w:rsidDel="00000000" w:rsidR="00000000" w:rsidRPr="00000000">
        <w:rPr>
          <w:i w:val="1"/>
          <w:iCs w:val="1"/>
          <w:rtl w:val="0"/>
        </w:rPr>
        <w:t xml:space="preserve">Yeah, there must be more to it,</w:t>
      </w:r>
      <w:r w:rsidDel="00000000" w:rsidR="00000000" w:rsidRPr="00000000">
        <w:rPr>
          <w:rtl w:val="0"/>
        </w:rPr>
        <w:t xml:space="preserve"> he thought.</w:t>
      </w:r>
    </w:p>
    <w:p w:rsidR="00000000" w:rsidDel="00000000" w:rsidP="00000000" w:rsidRDefault="00000000" w:rsidRPr="00000000" w14:paraId="00000D75">
      <w:pPr>
        <w:spacing w:after="0" w:before="0" w:line="480" w:lineRule="auto"/>
        <w:ind w:left="720" w:firstLine="720"/>
        <w:rPr/>
      </w:pPr>
      <w:r w:rsidDel="00000000" w:rsidR="00000000" w:rsidRPr="00000000">
        <w:rPr>
          <w:rtl w:val="0"/>
        </w:rPr>
        <w:t xml:space="preserve">Haldric didn’t bother to hide his suspicion. “Then ration just the children until their labor roles are assigned. Only Hunters and soldiers who reach the surface need to worry about acclimation, right?”</w:t>
      </w:r>
    </w:p>
    <w:p w:rsidR="00000000" w:rsidDel="00000000" w:rsidP="00000000" w:rsidRDefault="00000000" w:rsidRPr="00000000" w14:paraId="00000D76">
      <w:pPr>
        <w:spacing w:after="0" w:before="0" w:line="480" w:lineRule="auto"/>
        <w:ind w:left="720" w:firstLine="720"/>
        <w:rPr/>
      </w:pPr>
      <w:r w:rsidDel="00000000" w:rsidR="00000000" w:rsidRPr="00000000">
        <w:rPr>
          <w:rtl w:val="0"/>
        </w:rPr>
        <w:t xml:space="preserve">The Prime regarded him in silence for a moment. Then his gaze shifted toward the horizon. “Ten noble beasts possess the strength to drive all humankind from the surface. Just ten.” He paused. “Twelve years ago, one of those foul creatures had finally been slain.”</w:t>
      </w:r>
    </w:p>
    <w:p w:rsidR="00000000" w:rsidDel="00000000" w:rsidP="00000000" w:rsidRDefault="00000000" w:rsidRPr="00000000" w14:paraId="00000D77">
      <w:pPr>
        <w:spacing w:after="0" w:before="0" w:line="480" w:lineRule="auto"/>
        <w:ind w:left="720" w:firstLine="720"/>
        <w:rPr/>
      </w:pPr>
      <w:r w:rsidDel="00000000" w:rsidR="00000000" w:rsidRPr="00000000">
        <w:rPr>
          <w:rtl w:val="0"/>
        </w:rPr>
        <w:t xml:space="preserve">Haldric perked up. “They… they can really be killed?” He couldn’t hold back his excitement.</w:t>
      </w:r>
    </w:p>
    <w:p w:rsidR="00000000" w:rsidDel="00000000" w:rsidP="00000000" w:rsidRDefault="00000000" w:rsidRPr="00000000" w14:paraId="00000D78">
      <w:pPr>
        <w:spacing w:after="0" w:before="0" w:line="480" w:lineRule="auto"/>
        <w:ind w:left="720" w:firstLine="720"/>
        <w:rPr/>
      </w:pPr>
      <w:r w:rsidDel="00000000" w:rsidR="00000000" w:rsidRPr="00000000">
        <w:rPr>
          <w:rtl w:val="0"/>
        </w:rPr>
        <w:t xml:space="preserve">“Yes,” The Prime said. “They can be killed. Now only ten remain.”</w:t>
      </w:r>
    </w:p>
    <w:p w:rsidR="00000000" w:rsidDel="00000000" w:rsidP="00000000" w:rsidRDefault="00000000" w:rsidRPr="00000000" w14:paraId="00000D79">
      <w:pPr>
        <w:spacing w:after="0" w:before="0" w:line="480" w:lineRule="auto"/>
        <w:ind w:left="720" w:firstLine="720"/>
        <w:rPr/>
      </w:pPr>
      <w:r w:rsidDel="00000000" w:rsidR="00000000" w:rsidRPr="00000000">
        <w:rPr>
          <w:rtl w:val="0"/>
        </w:rPr>
        <w:t xml:space="preserve">Haldric frowned. “You mean nine.”</w:t>
      </w:r>
    </w:p>
    <w:p w:rsidR="00000000" w:rsidDel="00000000" w:rsidP="00000000" w:rsidRDefault="00000000" w:rsidRPr="00000000" w14:paraId="00000D7A">
      <w:pPr>
        <w:spacing w:after="0" w:before="0" w:line="480" w:lineRule="auto"/>
        <w:ind w:left="720" w:firstLine="720"/>
        <w:rPr/>
      </w:pPr>
      <w:r w:rsidDel="00000000" w:rsidR="00000000" w:rsidRPr="00000000">
        <w:rPr>
          <w:rtl w:val="0"/>
        </w:rPr>
        <w:t xml:space="preserve">The Prime looked at Haldric, face devoid of emotion. “No, I do not. The noble beasts… have since learned to reproduce.”</w:t>
      </w:r>
    </w:p>
    <w:p w:rsidR="00000000" w:rsidDel="00000000" w:rsidP="00000000" w:rsidRDefault="00000000" w:rsidRPr="00000000" w14:paraId="00000D7B">
      <w:pPr>
        <w:spacing w:after="0" w:before="0" w:line="480" w:lineRule="auto"/>
        <w:ind w:left="720" w:firstLine="720"/>
        <w:rPr/>
      </w:pPr>
      <w:r w:rsidDel="00000000" w:rsidR="00000000" w:rsidRPr="00000000">
        <w:rPr>
          <w:rtl w:val="0"/>
        </w:rPr>
        <w:t xml:space="preserve">Haldric tasted blood. When had he clenched his jaw so tight?</w:t>
      </w:r>
    </w:p>
    <w:p w:rsidR="00000000" w:rsidDel="00000000" w:rsidP="00000000" w:rsidRDefault="00000000" w:rsidRPr="00000000" w14:paraId="00000D7C">
      <w:pPr>
        <w:spacing w:after="0" w:before="0" w:line="480" w:lineRule="auto"/>
        <w:ind w:left="720" w:firstLine="720"/>
        <w:rPr/>
      </w:pPr>
      <w:r w:rsidDel="00000000" w:rsidR="00000000" w:rsidRPr="00000000">
        <w:rPr>
          <w:rtl w:val="0"/>
        </w:rPr>
        <w:t xml:space="preserve">The Prime looked back toward the imposing city gate, his face stoic. “A single addition to their ranks could spell the eradication of our species long before acclimation has a chance to.”</w:t>
      </w:r>
    </w:p>
    <w:p w:rsidR="00000000" w:rsidDel="00000000" w:rsidP="00000000" w:rsidRDefault="00000000" w:rsidRPr="00000000" w14:paraId="00000D7D">
      <w:pPr>
        <w:spacing w:after="0" w:before="0" w:line="480" w:lineRule="auto"/>
        <w:ind w:left="720" w:firstLine="720"/>
        <w:rPr/>
      </w:pPr>
      <w:r w:rsidDel="00000000" w:rsidR="00000000" w:rsidRPr="00000000">
        <w:rPr>
          <w:rtl w:val="0"/>
        </w:rPr>
        <w:t xml:space="preserve">Something cold gripped the base of Haldric’s spine.</w:t>
      </w:r>
    </w:p>
    <w:p w:rsidR="00000000" w:rsidDel="00000000" w:rsidP="00000000" w:rsidRDefault="00000000" w:rsidRPr="00000000" w14:paraId="00000D7E">
      <w:pPr>
        <w:spacing w:after="0" w:before="0" w:line="480" w:lineRule="auto"/>
        <w:ind w:left="720" w:firstLine="720"/>
        <w:rPr/>
      </w:pPr>
      <w:r w:rsidDel="00000000" w:rsidR="00000000" w:rsidRPr="00000000">
        <w:rPr>
          <w:rtl w:val="0"/>
        </w:rPr>
        <w:t xml:space="preserve">This explained so much, </w:t>
      </w:r>
      <w:r w:rsidDel="00000000" w:rsidR="00000000" w:rsidRPr="00000000">
        <w:rPr>
          <w:i w:val="1"/>
          <w:iCs w:val="1"/>
          <w:rtl w:val="0"/>
        </w:rPr>
        <w:t xml:space="preserve">yet…</w:t>
      </w:r>
      <w:r w:rsidDel="00000000" w:rsidR="00000000" w:rsidRPr="00000000">
        <w:rPr>
          <w:rtl w:val="0"/>
        </w:rPr>
        <w:t xml:space="preserve"> Haldric looked down, jaw still clenched. </w:t>
      </w:r>
    </w:p>
    <w:p w:rsidR="00000000" w:rsidDel="00000000" w:rsidP="00000000" w:rsidRDefault="00000000" w:rsidRPr="00000000" w14:paraId="00000D7F">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The Prime dodged your question</w:t>
      </w:r>
      <w:r w:rsidDel="00000000" w:rsidR="00000000" w:rsidRPr="00000000">
        <w:rPr>
          <w:rtl w:val="0"/>
        </w:rPr>
        <w:t xml:space="preserve">,” Praew pointed out in his head.</w:t>
      </w:r>
    </w:p>
    <w:p w:rsidR="00000000" w:rsidDel="00000000" w:rsidP="00000000" w:rsidRDefault="00000000" w:rsidRPr="00000000" w14:paraId="00000D80">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True</w:t>
      </w:r>
      <w:r w:rsidDel="00000000" w:rsidR="00000000" w:rsidRPr="00000000">
        <w:rPr>
          <w:rtl w:val="0"/>
        </w:rPr>
        <w:t xml:space="preserve">, he thought, </w:t>
      </w:r>
      <w:r w:rsidDel="00000000" w:rsidR="00000000" w:rsidRPr="00000000">
        <w:rPr>
          <w:i w:val="1"/>
          <w:iCs w:val="1"/>
          <w:rtl w:val="0"/>
        </w:rPr>
        <w:t xml:space="preserve">why my Grayparents? Most citizens will never reach the surface. Why are they forced to starve as well?</w:t>
      </w:r>
    </w:p>
    <w:p w:rsidR="00000000" w:rsidDel="00000000" w:rsidP="00000000" w:rsidRDefault="00000000" w:rsidRPr="00000000" w14:paraId="00000D81">
      <w:pPr>
        <w:spacing w:after="0" w:before="0" w:line="480" w:lineRule="auto"/>
        <w:ind w:left="720" w:firstLine="720"/>
        <w:rPr/>
      </w:pPr>
      <w:r w:rsidDel="00000000" w:rsidR="00000000" w:rsidRPr="00000000">
        <w:rPr>
          <w:rtl w:val="0"/>
        </w:rPr>
        <w:t xml:space="preserve">      He looked up sharply.</w:t>
      </w:r>
    </w:p>
    <w:p w:rsidR="00000000" w:rsidDel="00000000" w:rsidP="00000000" w:rsidRDefault="00000000" w:rsidRPr="00000000" w14:paraId="00000D82">
      <w:pPr>
        <w:spacing w:after="0" w:before="0" w:line="480" w:lineRule="auto"/>
        <w:ind w:left="720" w:firstLine="720"/>
        <w:rPr/>
      </w:pPr>
      <w:r w:rsidDel="00000000" w:rsidR="00000000" w:rsidRPr="00000000">
        <w:rPr>
          <w:rtl w:val="0"/>
        </w:rPr>
        <w:t xml:space="preserve">      “Earlier, you said ‘ready when the time comes.’” His voice was rough. “Ready for what? How can we stop this?”</w:t>
      </w:r>
    </w:p>
    <w:p w:rsidR="00000000" w:rsidDel="00000000" w:rsidP="00000000" w:rsidRDefault="00000000" w:rsidRPr="00000000" w14:paraId="00000D83">
      <w:pPr>
        <w:spacing w:after="0" w:before="0" w:line="480" w:lineRule="auto"/>
        <w:ind w:left="720" w:firstLine="720"/>
        <w:rPr/>
      </w:pPr>
      <w:r w:rsidDel="00000000" w:rsidR="00000000" w:rsidRPr="00000000">
        <w:rPr>
          <w:rtl w:val="0"/>
        </w:rPr>
        <w:t xml:space="preserve">      The Prime didn’t answer.</w:t>
      </w:r>
    </w:p>
    <w:p w:rsidR="00000000" w:rsidDel="00000000" w:rsidP="00000000" w:rsidRDefault="00000000" w:rsidRPr="00000000" w14:paraId="00000D84">
      <w:pPr>
        <w:spacing w:after="0" w:before="0" w:line="480" w:lineRule="auto"/>
        <w:ind w:left="720" w:firstLine="720"/>
        <w:rPr/>
      </w:pPr>
      <w:r w:rsidDel="00000000" w:rsidR="00000000" w:rsidRPr="00000000">
        <w:rPr>
          <w:rtl w:val="0"/>
        </w:rPr>
        <w:t xml:space="preserve">      Haldric’s frustration flared, but before he could push further, something shifted in the corner of his vision.</w:t>
      </w:r>
    </w:p>
    <w:p w:rsidR="00000000" w:rsidDel="00000000" w:rsidP="00000000" w:rsidRDefault="00000000" w:rsidRPr="00000000" w14:paraId="00000D85">
      <w:pPr>
        <w:spacing w:after="0" w:before="0" w:line="480" w:lineRule="auto"/>
        <w:ind w:left="720" w:firstLine="720"/>
        <w:rPr/>
      </w:pPr>
      <w:r w:rsidDel="00000000" w:rsidR="00000000" w:rsidRPr="00000000">
        <w:rPr>
          <w:rtl w:val="0"/>
        </w:rPr>
        <w:t xml:space="preserve">      A figure made his throat clench.</w:t>
      </w:r>
    </w:p>
    <w:p w:rsidR="00000000" w:rsidDel="00000000" w:rsidP="00000000" w:rsidRDefault="00000000" w:rsidRPr="00000000" w14:paraId="00000D86">
      <w:pPr>
        <w:spacing w:after="0" w:before="0" w:line="480" w:lineRule="auto"/>
        <w:ind w:left="720" w:firstLine="720"/>
        <w:rPr/>
      </w:pPr>
      <w:r w:rsidDel="00000000" w:rsidR="00000000" w:rsidRPr="00000000">
        <w:rPr>
          <w:rtl w:val="0"/>
        </w:rPr>
        <w:t xml:space="preserve">      A white-haired girl, small and weightless in the wind.</w:t>
      </w:r>
    </w:p>
    <w:p w:rsidR="00000000" w:rsidDel="00000000" w:rsidP="00000000" w:rsidRDefault="00000000" w:rsidRPr="00000000" w14:paraId="00000D87">
      <w:pPr>
        <w:spacing w:after="0" w:before="0" w:line="480" w:lineRule="auto"/>
        <w:ind w:left="720" w:firstLine="720"/>
        <w:rPr/>
      </w:pPr>
      <w:r w:rsidDel="00000000" w:rsidR="00000000" w:rsidRPr="00000000">
        <w:rPr>
          <w:rtl w:val="0"/>
        </w:rPr>
        <w:t xml:space="preserve">     Haldric knew her but wished he didn’t. His pulse slammed in his ears as his mouth moved before he could stop it.</w:t>
      </w:r>
    </w:p>
    <w:p w:rsidR="00000000" w:rsidDel="00000000" w:rsidP="00000000" w:rsidRDefault="00000000" w:rsidRPr="00000000" w14:paraId="00000D88">
      <w:pPr>
        <w:spacing w:after="0" w:before="0" w:line="480" w:lineRule="auto"/>
        <w:ind w:left="720" w:firstLine="720"/>
        <w:rPr/>
      </w:pPr>
      <w:r w:rsidDel="00000000" w:rsidR="00000000" w:rsidRPr="00000000">
        <w:rPr>
          <w:rtl w:val="0"/>
        </w:rPr>
        <w:t xml:space="preserve">     “You again!”</w:t>
      </w:r>
    </w:p>
    <w:p w:rsidR="00000000" w:rsidDel="00000000" w:rsidP="00000000" w:rsidRDefault="00000000" w:rsidRPr="00000000" w14:paraId="00000D89">
      <w:pPr>
        <w:spacing w:after="0" w:before="0" w:line="480" w:lineRule="auto"/>
        <w:ind w:left="720" w:firstLine="720"/>
        <w:rPr/>
      </w:pPr>
      <w:r w:rsidDel="00000000" w:rsidR="00000000" w:rsidRPr="00000000">
        <w:rPr>
          <w:rtl w:val="0"/>
        </w:rPr>
        <w:t xml:space="preserve">     The Prime turned. “What?”</w:t>
      </w:r>
    </w:p>
    <w:p w:rsidR="00000000" w:rsidDel="00000000" w:rsidP="00000000" w:rsidRDefault="00000000" w:rsidRPr="00000000" w14:paraId="00000D8A">
      <w:pPr>
        <w:spacing w:after="0" w:before="0" w:line="480" w:lineRule="auto"/>
        <w:ind w:left="720" w:firstLine="720"/>
        <w:rPr/>
      </w:pPr>
      <w:r w:rsidDel="00000000" w:rsidR="00000000" w:rsidRPr="00000000">
        <w:rPr>
          <w:rtl w:val="0"/>
        </w:rPr>
        <w:t xml:space="preserve">     Haldric went still. A sick realization twisted behind his ribs.</w:t>
      </w:r>
    </w:p>
    <w:p w:rsidR="00000000" w:rsidDel="00000000" w:rsidP="00000000" w:rsidRDefault="00000000" w:rsidRPr="00000000" w14:paraId="00000D8B">
      <w:pPr>
        <w:spacing w:after="0" w:before="0" w:line="480" w:lineRule="auto"/>
        <w:ind w:left="720" w:firstLine="720"/>
        <w:rPr/>
      </w:pPr>
      <w:r w:rsidDel="00000000" w:rsidR="00000000" w:rsidRPr="00000000">
        <w:rPr>
          <w:rtl w:val="0"/>
        </w:rPr>
        <w:t xml:space="preserve">     The Prime still couldn’t see her. He showed no acknowledgment of the pale shape darting across the rocks. Hadn’t seen her hands clap together. Hadn’t heard her laugh, a surprisingly dainty tone, when the silver beetle with glowing wings flew </w:t>
      </w:r>
      <w:r w:rsidDel="00000000" w:rsidR="00000000" w:rsidRPr="00000000">
        <w:rPr>
          <w:i w:val="1"/>
          <w:iCs w:val="1"/>
          <w:rtl w:val="0"/>
        </w:rPr>
        <w:t xml:space="preserve">through </w:t>
      </w:r>
      <w:r w:rsidDel="00000000" w:rsidR="00000000" w:rsidRPr="00000000">
        <w:rPr>
          <w:rtl w:val="0"/>
        </w:rPr>
        <w:t xml:space="preserve">her hand.</w:t>
      </w:r>
    </w:p>
    <w:p w:rsidR="00000000" w:rsidDel="00000000" w:rsidP="00000000" w:rsidRDefault="00000000" w:rsidRPr="00000000" w14:paraId="00000D8C">
      <w:pPr>
        <w:spacing w:after="0" w:before="0" w:line="480" w:lineRule="auto"/>
        <w:ind w:left="720" w:firstLine="720"/>
        <w:rPr/>
      </w:pPr>
      <w:r w:rsidDel="00000000" w:rsidR="00000000" w:rsidRPr="00000000">
        <w:rPr>
          <w:rtl w:val="0"/>
        </w:rPr>
        <w:t xml:space="preserve">     Haldric squeezed his eyes shut. She wasn’t real. Just like the voices in my head. He snapped his gaze back to her.</w:t>
      </w:r>
    </w:p>
    <w:p w:rsidR="00000000" w:rsidDel="00000000" w:rsidP="00000000" w:rsidRDefault="00000000" w:rsidRPr="00000000" w14:paraId="00000D8D">
      <w:pPr>
        <w:spacing w:after="0" w:before="0" w:line="480" w:lineRule="auto"/>
        <w:ind w:left="720" w:firstLine="720"/>
        <w:rPr/>
      </w:pPr>
      <w:r w:rsidDel="00000000" w:rsidR="00000000" w:rsidRPr="00000000">
        <w:rPr>
          <w:rtl w:val="0"/>
        </w:rPr>
        <w:t xml:space="preserve">     Still there, pretending she could catch it again.</w:t>
      </w:r>
    </w:p>
    <w:p w:rsidR="00000000" w:rsidDel="00000000" w:rsidP="00000000" w:rsidRDefault="00000000" w:rsidRPr="00000000" w14:paraId="00000D8E">
      <w:pPr>
        <w:spacing w:after="0" w:before="0" w:line="480" w:lineRule="auto"/>
        <w:ind w:left="720" w:firstLine="720"/>
        <w:rPr/>
      </w:pPr>
      <w:r w:rsidDel="00000000" w:rsidR="00000000" w:rsidRPr="00000000">
        <w:rPr>
          <w:rtl w:val="0"/>
        </w:rPr>
        <w:t xml:space="preserve">     Haldric cleared his throat. Ignore her.</w:t>
      </w:r>
    </w:p>
    <w:p w:rsidR="00000000" w:rsidDel="00000000" w:rsidP="00000000" w:rsidRDefault="00000000" w:rsidRPr="00000000" w14:paraId="00000D8F">
      <w:pPr>
        <w:spacing w:after="0" w:before="0" w:line="480" w:lineRule="auto"/>
        <w:ind w:left="720" w:firstLine="720"/>
        <w:rPr/>
      </w:pPr>
      <w:r w:rsidDel="00000000" w:rsidR="00000000" w:rsidRPr="00000000">
        <w:rPr>
          <w:rtl w:val="0"/>
        </w:rPr>
        <w:t xml:space="preserve">     His fingers curled into his palms as he forced himself to face The Prime. “Nothing.”</w:t>
      </w:r>
    </w:p>
    <w:p w:rsidR="00000000" w:rsidDel="00000000" w:rsidP="00000000" w:rsidRDefault="00000000" w:rsidRPr="00000000" w14:paraId="00000D90">
      <w:pPr>
        <w:spacing w:after="0" w:before="0" w:line="480" w:lineRule="auto"/>
        <w:ind w:left="720" w:firstLine="720"/>
        <w:rPr/>
      </w:pPr>
      <w:r w:rsidDel="00000000" w:rsidR="00000000" w:rsidRPr="00000000">
        <w:rPr>
          <w:rtl w:val="0"/>
        </w:rPr>
        <w:t xml:space="preserve">     The Prime narrowed his eyes but didn’t press.</w:t>
      </w:r>
    </w:p>
    <w:p w:rsidR="00000000" w:rsidDel="00000000" w:rsidP="00000000" w:rsidRDefault="00000000" w:rsidRPr="00000000" w14:paraId="00000D91">
      <w:pPr>
        <w:spacing w:after="0" w:before="0" w:line="480" w:lineRule="auto"/>
        <w:ind w:left="720" w:firstLine="720"/>
        <w:rPr/>
      </w:pPr>
      <w:r w:rsidDel="00000000" w:rsidR="00000000" w:rsidRPr="00000000">
        <w:rPr>
          <w:rtl w:val="0"/>
        </w:rPr>
        <w:t xml:space="preserve">     Haldric inhaled, forcing the apparition from his mind. His voice came out rough. “What can we do?”</w:t>
      </w:r>
    </w:p>
    <w:p w:rsidR="00000000" w:rsidDel="00000000" w:rsidP="00000000" w:rsidRDefault="00000000" w:rsidRPr="00000000" w14:paraId="00000D92">
      <w:pPr>
        <w:spacing w:after="0" w:before="0" w:line="480" w:lineRule="auto"/>
        <w:ind w:left="720" w:firstLine="720"/>
        <w:rPr/>
      </w:pPr>
      <w:r w:rsidDel="00000000" w:rsidR="00000000" w:rsidRPr="00000000">
        <w:rPr>
          <w:rtl w:val="0"/>
        </w:rPr>
        <w:t xml:space="preserve">     The Prime’s answer was simple. “We leave.”</w:t>
      </w:r>
    </w:p>
    <w:p w:rsidR="00000000" w:rsidDel="00000000" w:rsidP="00000000" w:rsidRDefault="00000000" w:rsidRPr="00000000" w14:paraId="00000D93">
      <w:pPr>
        <w:spacing w:after="0" w:before="0" w:line="480" w:lineRule="auto"/>
        <w:ind w:left="720" w:firstLine="720"/>
        <w:rPr/>
      </w:pPr>
      <w:r w:rsidDel="00000000" w:rsidR="00000000" w:rsidRPr="00000000">
        <w:rPr>
          <w:rtl w:val="0"/>
        </w:rPr>
        <w:t xml:space="preserve">     For a moment, the word didn’t feel real. </w:t>
      </w:r>
      <w:r w:rsidDel="00000000" w:rsidR="00000000" w:rsidRPr="00000000">
        <w:rPr>
          <w:i w:val="1"/>
          <w:iCs w:val="1"/>
          <w:rtl w:val="0"/>
        </w:rPr>
        <w:t xml:space="preserve">Leave?</w:t>
      </w:r>
      <w:r w:rsidDel="00000000" w:rsidR="00000000" w:rsidRPr="00000000">
        <w:rPr>
          <w:rtl w:val="0"/>
        </w:rPr>
        <w:t xml:space="preserve"> Haldric’s mind turned it over, searching for the shape of it. The idea felt so… unheroic. How could he even entertain the thought?</w:t>
      </w:r>
    </w:p>
    <w:p w:rsidR="00000000" w:rsidDel="00000000" w:rsidP="00000000" w:rsidRDefault="00000000" w:rsidRPr="00000000" w14:paraId="00000D94">
      <w:pPr>
        <w:spacing w:after="0" w:before="0" w:line="480" w:lineRule="auto"/>
        <w:ind w:left="720" w:firstLine="720"/>
        <w:rPr/>
      </w:pPr>
      <w:r w:rsidDel="00000000" w:rsidR="00000000" w:rsidRPr="00000000">
        <w:rPr>
          <w:rtl w:val="0"/>
        </w:rPr>
        <w:t xml:space="preserve">     His voice came quieter than he expected. “Leave… the planet?”</w:t>
      </w:r>
    </w:p>
    <w:p w:rsidR="00000000" w:rsidDel="00000000" w:rsidP="00000000" w:rsidRDefault="00000000" w:rsidRPr="00000000" w14:paraId="00000D95">
      <w:pPr>
        <w:spacing w:after="0" w:before="0" w:line="480" w:lineRule="auto"/>
        <w:ind w:left="720" w:firstLine="720"/>
        <w:rPr/>
      </w:pPr>
      <w:r w:rsidDel="00000000" w:rsidR="00000000" w:rsidRPr="00000000">
        <w:rPr>
          <w:rtl w:val="0"/>
        </w:rPr>
        <w:t xml:space="preserve">     The Prime nodded once. “Like I told you before, Ravour is not our home. There are ways out.”</w:t>
      </w:r>
    </w:p>
    <w:p w:rsidR="00000000" w:rsidDel="00000000" w:rsidP="00000000" w:rsidRDefault="00000000" w:rsidRPr="00000000" w14:paraId="00000D96">
      <w:pPr>
        <w:spacing w:after="0" w:before="0" w:line="480" w:lineRule="auto"/>
        <w:ind w:left="720" w:firstLine="720"/>
        <w:rPr>
          <w:i w:val="1"/>
          <w:iCs w:val="1"/>
        </w:rPr>
      </w:pPr>
      <w:r w:rsidDel="00000000" w:rsidR="00000000" w:rsidRPr="00000000">
        <w:rPr>
          <w:rtl w:val="0"/>
        </w:rPr>
        <w:t xml:space="preserve">     Something in Haldric’s stomach twisted. </w:t>
      </w:r>
      <w:r w:rsidDel="00000000" w:rsidR="00000000" w:rsidRPr="00000000">
        <w:rPr>
          <w:i w:val="1"/>
          <w:iCs w:val="1"/>
          <w:rtl w:val="0"/>
        </w:rPr>
        <w:t xml:space="preserve">Way out, escape, running.</w:t>
      </w:r>
    </w:p>
    <w:p w:rsidR="00000000" w:rsidDel="00000000" w:rsidP="00000000" w:rsidRDefault="00000000" w:rsidRPr="00000000" w14:paraId="00000D97">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Coward.</w:t>
      </w:r>
      <w:r w:rsidDel="00000000" w:rsidR="00000000" w:rsidRPr="00000000">
        <w:rPr>
          <w:rtl w:val="0"/>
        </w:rPr>
        <w:t xml:space="preserve">” Asher’s voice this time. </w:t>
      </w:r>
    </w:p>
    <w:p w:rsidR="00000000" w:rsidDel="00000000" w:rsidP="00000000" w:rsidRDefault="00000000" w:rsidRPr="00000000" w14:paraId="00000D98">
      <w:pPr>
        <w:spacing w:after="0" w:before="0" w:line="480" w:lineRule="auto"/>
        <w:ind w:left="720" w:firstLine="720"/>
        <w:rPr/>
      </w:pPr>
      <w:r w:rsidDel="00000000" w:rsidR="00000000" w:rsidRPr="00000000">
        <w:rPr>
          <w:rtl w:val="0"/>
        </w:rPr>
        <w:t xml:space="preserve">     He wanted to argue, but information was more important.</w:t>
      </w:r>
    </w:p>
    <w:p w:rsidR="00000000" w:rsidDel="00000000" w:rsidP="00000000" w:rsidRDefault="00000000" w:rsidRPr="00000000" w14:paraId="00000D99">
      <w:pPr>
        <w:spacing w:after="0" w:before="0" w:line="480" w:lineRule="auto"/>
        <w:ind w:left="720" w:firstLine="720"/>
        <w:rPr/>
      </w:pPr>
      <w:r w:rsidDel="00000000" w:rsidR="00000000" w:rsidRPr="00000000">
        <w:rPr>
          <w:rtl w:val="0"/>
        </w:rPr>
        <w:t xml:space="preserve">     Haldric swallowed hard. “How?”</w:t>
      </w:r>
    </w:p>
    <w:p w:rsidR="00000000" w:rsidDel="00000000" w:rsidP="00000000" w:rsidRDefault="00000000" w:rsidRPr="00000000" w14:paraId="00000D9A">
      <w:pPr>
        <w:spacing w:after="0" w:before="0" w:line="480" w:lineRule="auto"/>
        <w:ind w:left="720" w:firstLine="720"/>
        <w:rPr/>
      </w:pPr>
      <w:r w:rsidDel="00000000" w:rsidR="00000000" w:rsidRPr="00000000">
        <w:rPr>
          <w:rtl w:val="0"/>
        </w:rPr>
        <w:t xml:space="preserve">     The Prime exhaled. “There are three portals,” he said. “Hidden somewhere on Ravour. They were built long before our time, and each leads to a different fate.”</w:t>
      </w:r>
    </w:p>
    <w:p w:rsidR="00000000" w:rsidDel="00000000" w:rsidP="00000000" w:rsidRDefault="00000000" w:rsidRPr="00000000" w14:paraId="00000D9B">
      <w:pPr>
        <w:spacing w:after="0" w:before="0" w:line="480" w:lineRule="auto"/>
        <w:ind w:left="720" w:firstLine="720"/>
        <w:rPr/>
      </w:pPr>
      <w:r w:rsidDel="00000000" w:rsidR="00000000" w:rsidRPr="00000000">
        <w:rPr>
          <w:rtl w:val="0"/>
        </w:rPr>
        <w:t xml:space="preserve">     Haldric stiffened. “Portals?”</w:t>
      </w:r>
    </w:p>
    <w:p w:rsidR="00000000" w:rsidDel="00000000" w:rsidP="00000000" w:rsidRDefault="00000000" w:rsidRPr="00000000" w14:paraId="00000D9C">
      <w:pPr>
        <w:spacing w:after="0" w:before="0" w:line="480" w:lineRule="auto"/>
        <w:ind w:left="720" w:firstLine="720"/>
        <w:rPr/>
      </w:pPr>
      <w:r w:rsidDel="00000000" w:rsidR="00000000" w:rsidRPr="00000000">
        <w:rPr>
          <w:rtl w:val="0"/>
        </w:rPr>
        <w:t xml:space="preserve">     The Prime’s gaze didn’t waver. “The ruins describe them as doors, placed long ago. One leads to Morlorn, the planet of death. One leads to the Origin. And one… leads to Ferta Mathair, the planet of nature where we came from.”</w:t>
      </w:r>
    </w:p>
    <w:p w:rsidR="00000000" w:rsidDel="00000000" w:rsidP="00000000" w:rsidRDefault="00000000" w:rsidRPr="00000000" w14:paraId="00000D9D">
      <w:pPr>
        <w:spacing w:after="0" w:before="0" w:line="480" w:lineRule="auto"/>
        <w:ind w:left="720" w:firstLine="720"/>
        <w:rPr/>
      </w:pPr>
      <w:r w:rsidDel="00000000" w:rsidR="00000000" w:rsidRPr="00000000">
        <w:rPr>
          <w:rtl w:val="0"/>
        </w:rPr>
        <w:t xml:space="preserve">     Haldric felt his pulse in his throat as he looked up. “Ferta Mathair… so that’s where we were taken from by the thief?”</w:t>
      </w:r>
    </w:p>
    <w:p w:rsidR="00000000" w:rsidDel="00000000" w:rsidP="00000000" w:rsidRDefault="00000000" w:rsidRPr="00000000" w14:paraId="00000D9E">
      <w:pPr>
        <w:spacing w:after="0" w:before="0" w:line="480" w:lineRule="auto"/>
        <w:ind w:left="720" w:firstLine="720"/>
        <w:rPr/>
      </w:pPr>
      <w:r w:rsidDel="00000000" w:rsidR="00000000" w:rsidRPr="00000000">
        <w:rPr>
          <w:rtl w:val="0"/>
        </w:rPr>
        <w:t xml:space="preserve">     The Prime nodded. “Stormhaven is only one of three human cities still standing,” he said, his voice low, burdened. “Three. And yet we waste what little strength we have fighting each other over scraps.”</w:t>
      </w:r>
    </w:p>
    <w:p w:rsidR="00000000" w:rsidDel="00000000" w:rsidP="00000000" w:rsidRDefault="00000000" w:rsidRPr="00000000" w14:paraId="00000D9F">
      <w:pPr>
        <w:spacing w:after="0" w:before="0" w:line="480" w:lineRule="auto"/>
        <w:ind w:left="720" w:firstLine="720"/>
        <w:rPr/>
      </w:pPr>
      <w:r w:rsidDel="00000000" w:rsidR="00000000" w:rsidRPr="00000000">
        <w:rPr>
          <w:rtl w:val="0"/>
        </w:rPr>
        <w:t xml:space="preserve">     Haldric stayed silent, watching him. </w:t>
      </w:r>
    </w:p>
    <w:p w:rsidR="00000000" w:rsidDel="00000000" w:rsidP="00000000" w:rsidRDefault="00000000" w:rsidRPr="00000000" w14:paraId="00000DA0">
      <w:pPr>
        <w:spacing w:after="0" w:before="0" w:line="480" w:lineRule="auto"/>
        <w:ind w:left="720" w:firstLine="720"/>
        <w:rPr/>
      </w:pPr>
      <w:r w:rsidDel="00000000" w:rsidR="00000000" w:rsidRPr="00000000">
        <w:rPr>
          <w:rtl w:val="0"/>
        </w:rPr>
        <w:t xml:space="preserve">     “I’ve reached out,” The Prime continued. “Tried to form alliances. But they either don’t believe the portals exist… or they think it’s a ploy to invade.” He grit his teeth. “Bolting fools.”</w:t>
      </w:r>
    </w:p>
    <w:p w:rsidR="00000000" w:rsidDel="00000000" w:rsidP="00000000" w:rsidRDefault="00000000" w:rsidRPr="00000000" w14:paraId="00000DA1">
      <w:pPr>
        <w:spacing w:after="0" w:before="0" w:line="480" w:lineRule="auto"/>
        <w:ind w:left="720" w:firstLine="720"/>
        <w:rPr/>
      </w:pPr>
      <w:r w:rsidDel="00000000" w:rsidR="00000000" w:rsidRPr="00000000">
        <w:rPr>
          <w:rtl w:val="0"/>
        </w:rPr>
        <w:t xml:space="preserve">     He turned then, facing Haldric fully. “There are three kinds of Hunters. Beast Hunters, stone Hunters, and resource Hunters. But the world forgot the first kind.”</w:t>
      </w:r>
    </w:p>
    <w:p w:rsidR="00000000" w:rsidDel="00000000" w:rsidP="00000000" w:rsidRDefault="00000000" w:rsidRPr="00000000" w14:paraId="00000DA2">
      <w:pPr>
        <w:spacing w:after="0" w:before="0" w:line="480" w:lineRule="auto"/>
        <w:ind w:left="720" w:firstLine="720"/>
        <w:rPr/>
      </w:pPr>
      <w:r w:rsidDel="00000000" w:rsidR="00000000" w:rsidRPr="00000000">
        <w:rPr>
          <w:rtl w:val="0"/>
        </w:rPr>
        <w:t xml:space="preserve">     Haldric frowned. “The first kind?”</w:t>
      </w:r>
    </w:p>
    <w:p w:rsidR="00000000" w:rsidDel="00000000" w:rsidP="00000000" w:rsidRDefault="00000000" w:rsidRPr="00000000" w14:paraId="00000DA3">
      <w:pPr>
        <w:spacing w:after="0" w:before="0" w:line="480" w:lineRule="auto"/>
        <w:ind w:left="720" w:firstLine="720"/>
        <w:rPr/>
      </w:pPr>
      <w:r w:rsidDel="00000000" w:rsidR="00000000" w:rsidRPr="00000000">
        <w:rPr>
          <w:rtl w:val="0"/>
        </w:rPr>
        <w:t xml:space="preserve">     The Prime stepped forward, voice harder now. “Portal Hunters.”</w:t>
      </w:r>
    </w:p>
    <w:p w:rsidR="00000000" w:rsidDel="00000000" w:rsidP="00000000" w:rsidRDefault="00000000" w:rsidRPr="00000000" w14:paraId="00000DA4">
      <w:pPr>
        <w:spacing w:after="0" w:before="0" w:line="480" w:lineRule="auto"/>
        <w:ind w:left="720" w:firstLine="720"/>
        <w:rPr/>
      </w:pPr>
      <w:r w:rsidDel="00000000" w:rsidR="00000000" w:rsidRPr="00000000">
        <w:rPr>
          <w:rtl w:val="0"/>
        </w:rPr>
        <w:t xml:space="preserve">     A beat of silence passed between them.</w:t>
      </w:r>
    </w:p>
    <w:p w:rsidR="00000000" w:rsidDel="00000000" w:rsidP="00000000" w:rsidRDefault="00000000" w:rsidRPr="00000000" w14:paraId="00000DA5">
      <w:pPr>
        <w:spacing w:after="0" w:before="0" w:line="480" w:lineRule="auto"/>
        <w:ind w:left="720" w:firstLine="720"/>
        <w:rPr/>
      </w:pPr>
      <w:r w:rsidDel="00000000" w:rsidR="00000000" w:rsidRPr="00000000">
        <w:rPr>
          <w:rtl w:val="0"/>
        </w:rPr>
        <w:t xml:space="preserve">     “We need them again, Haldric.”</w:t>
      </w:r>
    </w:p>
    <w:p w:rsidR="00000000" w:rsidDel="00000000" w:rsidP="00000000" w:rsidRDefault="00000000" w:rsidRPr="00000000" w14:paraId="00000DA6">
      <w:pPr>
        <w:spacing w:after="0" w:before="0" w:line="480" w:lineRule="auto"/>
        <w:ind w:left="720" w:firstLine="720"/>
        <w:rPr/>
      </w:pPr>
      <w:r w:rsidDel="00000000" w:rsidR="00000000" w:rsidRPr="00000000">
        <w:rPr>
          <w:rtl w:val="0"/>
        </w:rPr>
        <w:t xml:space="preserve">     Haldric’s brow furrowed. “But… how is it possible no one’s ever found one? Not a single portal?”</w:t>
      </w:r>
    </w:p>
    <w:p w:rsidR="00000000" w:rsidDel="00000000" w:rsidP="00000000" w:rsidRDefault="00000000" w:rsidRPr="00000000" w14:paraId="00000DA7">
      <w:pPr>
        <w:spacing w:after="0" w:before="0" w:line="480" w:lineRule="auto"/>
        <w:ind w:left="720" w:firstLine="720"/>
        <w:rPr/>
      </w:pPr>
      <w:r w:rsidDel="00000000" w:rsidR="00000000" w:rsidRPr="00000000">
        <w:rPr>
          <w:rtl w:val="0"/>
        </w:rPr>
        <w:t xml:space="preserve">     The Prime’s eyes held a quiet, tired fire. “Who says no one has?”</w:t>
      </w:r>
    </w:p>
    <w:p w:rsidR="00000000" w:rsidDel="00000000" w:rsidP="00000000" w:rsidRDefault="00000000" w:rsidRPr="00000000" w14:paraId="00000DA8">
      <w:pPr>
        <w:spacing w:after="0" w:before="0" w:line="480" w:lineRule="auto"/>
        <w:ind w:left="720" w:firstLine="720"/>
        <w:rPr/>
      </w:pPr>
      <w:r w:rsidDel="00000000" w:rsidR="00000000" w:rsidRPr="00000000">
        <w:rPr>
          <w:rtl w:val="0"/>
        </w:rPr>
        <w:t xml:space="preserve">     Haldric hesitated.</w:t>
      </w:r>
    </w:p>
    <w:p w:rsidR="00000000" w:rsidDel="00000000" w:rsidP="00000000" w:rsidRDefault="00000000" w:rsidRPr="00000000" w14:paraId="00000DA9">
      <w:pPr>
        <w:spacing w:after="0" w:before="0" w:line="480" w:lineRule="auto"/>
        <w:ind w:left="720" w:firstLine="720"/>
        <w:rPr/>
      </w:pPr>
      <w:r w:rsidDel="00000000" w:rsidR="00000000" w:rsidRPr="00000000">
        <w:rPr>
          <w:rtl w:val="0"/>
        </w:rPr>
        <w:t xml:space="preserve">     “If you found a way out of this wretched world,” The Prime asked, “and barely survived the journey to reach it, would you come back? Would you risk everything to tell others? Or would you stay, live, and leave the rest behind?”</w:t>
      </w:r>
    </w:p>
    <w:p w:rsidR="00000000" w:rsidDel="00000000" w:rsidP="00000000" w:rsidRDefault="00000000" w:rsidRPr="00000000" w14:paraId="00000DAA">
      <w:pPr>
        <w:spacing w:after="0" w:before="0" w:line="480" w:lineRule="auto"/>
        <w:ind w:left="720" w:firstLine="720"/>
        <w:rPr/>
      </w:pPr>
      <w:r w:rsidDel="00000000" w:rsidR="00000000" w:rsidRPr="00000000">
        <w:rPr>
          <w:rtl w:val="0"/>
        </w:rPr>
        <w:t xml:space="preserve">     “I would return,” Haldric said without hesitation. “Even if it cost me my life.”</w:t>
      </w:r>
    </w:p>
    <w:p w:rsidR="00000000" w:rsidDel="00000000" w:rsidP="00000000" w:rsidRDefault="00000000" w:rsidRPr="00000000" w14:paraId="00000DAB">
      <w:pPr>
        <w:spacing w:after="0" w:before="0" w:line="480" w:lineRule="auto"/>
        <w:ind w:left="720" w:firstLine="720"/>
        <w:rPr/>
      </w:pPr>
      <w:r w:rsidDel="00000000" w:rsidR="00000000" w:rsidRPr="00000000">
        <w:rPr>
          <w:rtl w:val="0"/>
        </w:rPr>
        <w:t xml:space="preserve">     The Prime studied him for a long moment, then nodded, almost to himself. “That,” he said softly, “is why I chose you.”</w:t>
      </w:r>
    </w:p>
    <w:p w:rsidR="00000000" w:rsidDel="00000000" w:rsidP="00000000" w:rsidRDefault="00000000" w:rsidRPr="00000000" w14:paraId="00000DAC">
      <w:pPr>
        <w:spacing w:after="0" w:before="0" w:line="480" w:lineRule="auto"/>
        <w:ind w:left="720" w:firstLine="720"/>
        <w:rPr/>
      </w:pPr>
      <w:r w:rsidDel="00000000" w:rsidR="00000000" w:rsidRPr="00000000">
        <w:rPr>
          <w:rtl w:val="0"/>
        </w:rPr>
        <w:t xml:space="preserve">     Silence stretched between them.</w:t>
      </w:r>
    </w:p>
    <w:p w:rsidR="00000000" w:rsidDel="00000000" w:rsidP="00000000" w:rsidRDefault="00000000" w:rsidRPr="00000000" w14:paraId="00000DAD">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What a strange man,</w:t>
      </w:r>
      <w:r w:rsidDel="00000000" w:rsidR="00000000" w:rsidRPr="00000000">
        <w:rPr>
          <w:rtl w:val="0"/>
        </w:rPr>
        <w:t xml:space="preserve"> Haldric looked toward The Prime. He had noticed long ago that in moments when anyone else might show a flicker of emotion, The Prime became as still and cold as stone. It was as if, in trying to hide his feelings, he revealed them all the more. His stone heart had been eroded by a storm of emotions beneath.</w:t>
      </w:r>
    </w:p>
    <w:p w:rsidR="00000000" w:rsidDel="00000000" w:rsidP="00000000" w:rsidRDefault="00000000" w:rsidRPr="00000000" w14:paraId="00000DAE">
      <w:pPr>
        <w:spacing w:after="0" w:before="0" w:line="480" w:lineRule="auto"/>
        <w:ind w:left="720" w:firstLine="720"/>
        <w:rPr/>
      </w:pPr>
      <w:r w:rsidDel="00000000" w:rsidR="00000000" w:rsidRPr="00000000">
        <w:rPr>
          <w:rtl w:val="0"/>
        </w:rPr>
        <w:t xml:space="preserve">     The Prime broke the silence. “The world needs you, Haldric. The world doesn’t need another strong arm or cold strategist. It needs a kind heart willing to risk everything. I… will not suffice.”</w:t>
      </w:r>
    </w:p>
    <w:p w:rsidR="00000000" w:rsidDel="00000000" w:rsidP="00000000" w:rsidRDefault="00000000" w:rsidRPr="00000000" w14:paraId="00000DAF">
      <w:pPr>
        <w:spacing w:after="0" w:before="0" w:line="480" w:lineRule="auto"/>
        <w:ind w:left="720" w:firstLine="720"/>
        <w:rPr/>
      </w:pPr>
      <w:r w:rsidDel="00000000" w:rsidR="00000000" w:rsidRPr="00000000">
        <w:rPr>
          <w:rtl w:val="0"/>
        </w:rPr>
        <w:t xml:space="preserve">     Haldric kept his focus on The Prime, but something was wrong. The wind didn’t stir. The world around them was still. Too still. Then a flicker at the edge of his vision.</w:t>
      </w:r>
    </w:p>
    <w:p w:rsidR="00000000" w:rsidDel="00000000" w:rsidP="00000000" w:rsidRDefault="00000000" w:rsidRPr="00000000" w14:paraId="00000DB0">
      <w:pPr>
        <w:spacing w:after="0" w:before="0" w:line="480" w:lineRule="auto"/>
        <w:ind w:left="720" w:firstLine="720"/>
        <w:rPr/>
      </w:pPr>
      <w:r w:rsidDel="00000000" w:rsidR="00000000" w:rsidRPr="00000000">
        <w:rPr>
          <w:rtl w:val="0"/>
        </w:rPr>
        <w:t xml:space="preserve">     He tried not to acknowledge it, but his eyes betrayed him, glancing in her direction before snapping back to The Prime.</w:t>
      </w:r>
    </w:p>
    <w:p w:rsidR="00000000" w:rsidDel="00000000" w:rsidP="00000000" w:rsidRDefault="00000000" w:rsidRPr="00000000" w14:paraId="00000DB1">
      <w:pPr>
        <w:spacing w:after="0" w:before="0" w:line="480" w:lineRule="auto"/>
        <w:ind w:left="720" w:firstLine="720"/>
        <w:rPr/>
      </w:pPr>
      <w:r w:rsidDel="00000000" w:rsidR="00000000" w:rsidRPr="00000000">
        <w:rPr>
          <w:rtl w:val="0"/>
        </w:rPr>
        <w:t xml:space="preserve">     The girl stepped forward without a sound. She was close now. Too close.</w:t>
      </w:r>
    </w:p>
    <w:p w:rsidR="00000000" w:rsidDel="00000000" w:rsidP="00000000" w:rsidRDefault="00000000" w:rsidRPr="00000000" w14:paraId="00000DB2">
      <w:pPr>
        <w:spacing w:after="0" w:before="0" w:line="480" w:lineRule="auto"/>
        <w:ind w:left="720" w:firstLine="720"/>
        <w:rPr/>
      </w:pPr>
      <w:r w:rsidDel="00000000" w:rsidR="00000000" w:rsidRPr="00000000">
        <w:rPr>
          <w:rtl w:val="0"/>
        </w:rPr>
        <w:t xml:space="preserve">     Every muscle in Haldric’s body forgot how to move as she leaned in, tilting her head, studying him.</w:t>
      </w:r>
    </w:p>
    <w:p w:rsidR="00000000" w:rsidDel="00000000" w:rsidP="00000000" w:rsidRDefault="00000000" w:rsidRPr="00000000" w14:paraId="00000DB3">
      <w:pPr>
        <w:spacing w:after="0" w:before="0" w:line="480" w:lineRule="auto"/>
        <w:ind w:left="720" w:firstLine="720"/>
        <w:rPr/>
      </w:pPr>
      <w:r w:rsidDel="00000000" w:rsidR="00000000" w:rsidRPr="00000000">
        <w:rPr>
          <w:rtl w:val="0"/>
        </w:rPr>
        <w:t xml:space="preserve">     His skin prickled. He willed himself not to react. </w:t>
      </w:r>
    </w:p>
    <w:p w:rsidR="00000000" w:rsidDel="00000000" w:rsidP="00000000" w:rsidRDefault="00000000" w:rsidRPr="00000000" w14:paraId="00000DB4">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Control your breathing</w:t>
      </w:r>
      <w:r w:rsidDel="00000000" w:rsidR="00000000" w:rsidRPr="00000000">
        <w:rPr>
          <w:rtl w:val="0"/>
        </w:rPr>
        <w:t xml:space="preserve">,” Asher warned in his head.</w:t>
      </w:r>
    </w:p>
    <w:p w:rsidR="00000000" w:rsidDel="00000000" w:rsidP="00000000" w:rsidRDefault="00000000" w:rsidRPr="00000000" w14:paraId="00000DB5">
      <w:pPr>
        <w:spacing w:after="0" w:before="0" w:line="480" w:lineRule="auto"/>
        <w:ind w:left="720" w:firstLine="720"/>
        <w:rPr/>
      </w:pPr>
      <w:r w:rsidDel="00000000" w:rsidR="00000000" w:rsidRPr="00000000">
        <w:rPr>
          <w:rtl w:val="0"/>
        </w:rPr>
        <w:t xml:space="preserve">     Her head moved slightly, face inches from his. The pale strands of her hair didn’t sway, as if untouched by the wind. Her gaze flicked over his features, tracing them like she was trying to remember.</w:t>
      </w:r>
    </w:p>
    <w:p w:rsidR="00000000" w:rsidDel="00000000" w:rsidP="00000000" w:rsidRDefault="00000000" w:rsidRPr="00000000" w14:paraId="00000DB6">
      <w:pPr>
        <w:spacing w:after="0" w:before="0" w:line="480" w:lineRule="auto"/>
        <w:ind w:left="720" w:firstLine="720"/>
        <w:rPr/>
      </w:pPr>
      <w:r w:rsidDel="00000000" w:rsidR="00000000" w:rsidRPr="00000000">
        <w:rPr>
          <w:rtl w:val="0"/>
        </w:rPr>
        <w:t xml:space="preserve">     The breath of a soft whisper tickled his ear. “You look so much like him. It’s uncanny.”</w:t>
      </w:r>
    </w:p>
    <w:p w:rsidR="00000000" w:rsidDel="00000000" w:rsidP="00000000" w:rsidRDefault="00000000" w:rsidRPr="00000000" w14:paraId="00000DB7">
      <w:pPr>
        <w:spacing w:after="0" w:before="0" w:line="480" w:lineRule="auto"/>
        <w:ind w:left="720" w:firstLine="720"/>
        <w:rPr/>
      </w:pPr>
      <w:r w:rsidDel="00000000" w:rsidR="00000000" w:rsidRPr="00000000">
        <w:rPr>
          <w:rtl w:val="0"/>
        </w:rPr>
        <w:t xml:space="preserve">     Haldric turned to face her, but a deep, instinctive tension curled in his spine, urging him to run. Without meaning to, his foot slid back. The retreat was small, barely a shift in weight, but it felt cowardly. He was acclimated. Why should some imaginary girl who couldn’t even hurt a beetle scare him?</w:t>
      </w:r>
    </w:p>
    <w:p w:rsidR="00000000" w:rsidDel="00000000" w:rsidP="00000000" w:rsidRDefault="00000000" w:rsidRPr="00000000" w14:paraId="00000DB8">
      <w:pPr>
        <w:spacing w:after="0" w:before="0" w:line="480" w:lineRule="auto"/>
        <w:ind w:left="720" w:firstLine="720"/>
        <w:rPr/>
      </w:pPr>
      <w:r w:rsidDel="00000000" w:rsidR="00000000" w:rsidRPr="00000000">
        <w:rPr>
          <w:rtl w:val="0"/>
        </w:rPr>
        <w:t xml:space="preserve">     The air felt colder as a shudder ran through him. He glanced back at her, but she was gone.</w:t>
      </w:r>
    </w:p>
    <w:p w:rsidR="00000000" w:rsidDel="00000000" w:rsidP="00000000" w:rsidRDefault="00000000" w:rsidRPr="00000000" w14:paraId="00000DB9">
      <w:pPr>
        <w:spacing w:after="0" w:before="0" w:line="480" w:lineRule="auto"/>
        <w:ind w:left="720" w:firstLine="720"/>
        <w:rPr/>
      </w:pPr>
      <w:r w:rsidDel="00000000" w:rsidR="00000000" w:rsidRPr="00000000">
        <w:rPr>
          <w:rtl w:val="0"/>
        </w:rPr>
        <w:t xml:space="preserve">     The silence stretched.</w:t>
      </w:r>
    </w:p>
    <w:p w:rsidR="00000000" w:rsidDel="00000000" w:rsidP="00000000" w:rsidRDefault="00000000" w:rsidRPr="00000000" w14:paraId="00000DBA">
      <w:pPr>
        <w:spacing w:after="0" w:before="0" w:line="480" w:lineRule="auto"/>
        <w:ind w:left="720" w:firstLine="720"/>
        <w:rPr/>
      </w:pPr>
      <w:r w:rsidDel="00000000" w:rsidR="00000000" w:rsidRPr="00000000">
        <w:rPr>
          <w:rtl w:val="0"/>
        </w:rPr>
        <w:t xml:space="preserve">     The Prime looked confused as he stared at Haldric.</w:t>
      </w:r>
    </w:p>
    <w:p w:rsidR="00000000" w:rsidDel="00000000" w:rsidP="00000000" w:rsidRDefault="00000000" w:rsidRPr="00000000" w14:paraId="00000DBB">
      <w:pPr>
        <w:spacing w:after="0" w:before="0" w:line="480" w:lineRule="auto"/>
        <w:ind w:left="720" w:firstLine="720"/>
        <w:rPr/>
      </w:pPr>
      <w:r w:rsidDel="00000000" w:rsidR="00000000" w:rsidRPr="00000000">
        <w:rPr>
          <w:rtl w:val="0"/>
        </w:rPr>
        <w:t xml:space="preserve">     Did he see her?</w:t>
      </w:r>
    </w:p>
    <w:p w:rsidR="00000000" w:rsidDel="00000000" w:rsidP="00000000" w:rsidRDefault="00000000" w:rsidRPr="00000000" w14:paraId="00000DBC">
      <w:pPr>
        <w:spacing w:after="0" w:before="0" w:line="480" w:lineRule="auto"/>
        <w:ind w:left="720" w:firstLine="720"/>
        <w:rPr/>
      </w:pPr>
      <w:r w:rsidDel="00000000" w:rsidR="00000000" w:rsidRPr="00000000">
        <w:rPr>
          <w:rtl w:val="0"/>
        </w:rPr>
        <w:t xml:space="preserve">     “Uhh,” Haldric choked out, “how did you learn about these portals?”</w:t>
      </w:r>
    </w:p>
    <w:p w:rsidR="00000000" w:rsidDel="00000000" w:rsidP="00000000" w:rsidRDefault="00000000" w:rsidRPr="00000000" w14:paraId="00000DBD">
      <w:pPr>
        <w:spacing w:after="0" w:before="0" w:line="480" w:lineRule="auto"/>
        <w:ind w:left="720" w:firstLine="720"/>
        <w:rPr/>
      </w:pPr>
      <w:r w:rsidDel="00000000" w:rsidR="00000000" w:rsidRPr="00000000">
        <w:rPr>
          <w:rtl w:val="0"/>
        </w:rPr>
        <w:t xml:space="preserve">     “The ruins I told you about earlier.” The Prime’s reply felt terse.</w:t>
      </w:r>
    </w:p>
    <w:p w:rsidR="00000000" w:rsidDel="00000000" w:rsidP="00000000" w:rsidRDefault="00000000" w:rsidRPr="00000000" w14:paraId="00000DBE">
      <w:pPr>
        <w:spacing w:after="0" w:before="0" w:line="480" w:lineRule="auto"/>
        <w:ind w:left="720" w:firstLine="720"/>
        <w:rPr/>
      </w:pPr>
      <w:r w:rsidDel="00000000" w:rsidR="00000000" w:rsidRPr="00000000">
        <w:rPr>
          <w:rtl w:val="0"/>
        </w:rPr>
        <w:t xml:space="preserve">     No, he definitely didn’t see her. </w:t>
      </w:r>
      <w:r w:rsidDel="00000000" w:rsidR="00000000" w:rsidRPr="00000000">
        <w:rPr>
          <w:i w:val="1"/>
          <w:iCs w:val="1"/>
          <w:rtl w:val="0"/>
        </w:rPr>
        <w:t xml:space="preserve">Great, I really am crazy…</w:t>
      </w:r>
      <w:r w:rsidDel="00000000" w:rsidR="00000000" w:rsidRPr="00000000">
        <w:rPr>
          <w:rtl w:val="0"/>
        </w:rPr>
      </w:r>
    </w:p>
    <w:p w:rsidR="00000000" w:rsidDel="00000000" w:rsidP="00000000" w:rsidRDefault="00000000" w:rsidRPr="00000000" w14:paraId="00000DBF">
      <w:pPr>
        <w:spacing w:after="0" w:before="0" w:line="480" w:lineRule="auto"/>
        <w:ind w:left="720" w:firstLine="720"/>
        <w:rPr/>
      </w:pPr>
      <w:r w:rsidDel="00000000" w:rsidR="00000000" w:rsidRPr="00000000">
        <w:rPr>
          <w:rtl w:val="0"/>
        </w:rPr>
        <w:t xml:space="preserve">     “The ruins speak of the portals’ existence,” The Prime continued, “but not their locations. We know only that they are here… somewhere. The world has not been very accommodating during our search.”</w:t>
      </w:r>
    </w:p>
    <w:p w:rsidR="00000000" w:rsidDel="00000000" w:rsidP="00000000" w:rsidRDefault="00000000" w:rsidRPr="00000000" w14:paraId="00000DC0">
      <w:pPr>
        <w:spacing w:after="0" w:before="0" w:line="480" w:lineRule="auto"/>
        <w:ind w:left="720" w:firstLine="720"/>
        <w:rPr/>
      </w:pPr>
      <w:r w:rsidDel="00000000" w:rsidR="00000000" w:rsidRPr="00000000">
        <w:rPr>
          <w:rtl w:val="0"/>
        </w:rPr>
        <w:t xml:space="preserve">     Haldric remained focused. “And what if we don’t find the right one?”</w:t>
      </w:r>
    </w:p>
    <w:p w:rsidR="00000000" w:rsidDel="00000000" w:rsidP="00000000" w:rsidRDefault="00000000" w:rsidRPr="00000000" w14:paraId="00000DC1">
      <w:pPr>
        <w:spacing w:after="0" w:before="0" w:line="480" w:lineRule="auto"/>
        <w:ind w:left="720" w:firstLine="720"/>
        <w:rPr/>
      </w:pPr>
      <w:r w:rsidDel="00000000" w:rsidR="00000000" w:rsidRPr="00000000">
        <w:rPr>
          <w:rtl w:val="0"/>
        </w:rPr>
        <w:t xml:space="preserve">     The Prime met his gaze. “We’ll go extinct.”</w:t>
      </w:r>
    </w:p>
    <w:p w:rsidR="00000000" w:rsidDel="00000000" w:rsidP="00000000" w:rsidRDefault="00000000" w:rsidRPr="00000000" w14:paraId="00000DC2">
      <w:pPr>
        <w:spacing w:after="0" w:before="0" w:line="480" w:lineRule="auto"/>
        <w:ind w:left="720" w:firstLine="720"/>
        <w:rPr/>
      </w:pPr>
      <w:r w:rsidDel="00000000" w:rsidR="00000000" w:rsidRPr="00000000">
        <w:rPr>
          <w:rtl w:val="0"/>
        </w:rPr>
        <w:t xml:space="preserve">     This was it, wasn’t it? The truth behind the biggest mystery. The real reason they all had to starve. Hunter or civilian, The Prime Archon intended for everyone to leave this planet together. Everyone would have to acclimate.</w:t>
      </w:r>
    </w:p>
    <w:p w:rsidR="00000000" w:rsidDel="00000000" w:rsidP="00000000" w:rsidRDefault="00000000" w:rsidRPr="00000000" w14:paraId="00000DC3">
      <w:pPr>
        <w:spacing w:after="0" w:before="0" w:line="480" w:lineRule="auto"/>
        <w:ind w:left="720" w:firstLine="720"/>
        <w:rPr/>
      </w:pPr>
      <w:r w:rsidDel="00000000" w:rsidR="00000000" w:rsidRPr="00000000">
        <w:rPr>
          <w:rtl w:val="0"/>
        </w:rPr>
        <w:t xml:space="preserve">     What was a little hunger compared to the preservation of our species? What’s a little hunger compared to never living underground again?</w:t>
      </w:r>
    </w:p>
    <w:p w:rsidR="00000000" w:rsidDel="00000000" w:rsidP="00000000" w:rsidRDefault="00000000" w:rsidRPr="00000000" w14:paraId="00000DC4">
      <w:pPr>
        <w:spacing w:after="0" w:before="0" w:line="480" w:lineRule="auto"/>
        <w:ind w:left="720" w:firstLine="720"/>
        <w:rPr/>
      </w:pPr>
      <w:r w:rsidDel="00000000" w:rsidR="00000000" w:rsidRPr="00000000">
        <w:rPr>
          <w:rtl w:val="0"/>
        </w:rPr>
        <w:t xml:space="preserve">     Haldric swallowed. “I… I understand.” And he did. Truly, he did.</w:t>
      </w:r>
    </w:p>
    <w:p w:rsidR="00000000" w:rsidDel="00000000" w:rsidP="00000000" w:rsidRDefault="00000000" w:rsidRPr="00000000" w14:paraId="00000DC5">
      <w:pPr>
        <w:spacing w:after="0" w:before="0" w:line="480" w:lineRule="auto"/>
        <w:ind w:left="720" w:firstLine="720"/>
        <w:rPr/>
      </w:pPr>
      <w:r w:rsidDel="00000000" w:rsidR="00000000" w:rsidRPr="00000000">
        <w:rPr>
          <w:rtl w:val="0"/>
        </w:rPr>
        <w:t xml:space="preserve">     He steadied himself. “What can I do? How can I help?”</w:t>
      </w:r>
    </w:p>
    <w:p w:rsidR="00000000" w:rsidDel="00000000" w:rsidP="00000000" w:rsidRDefault="00000000" w:rsidRPr="00000000" w14:paraId="00000DC6">
      <w:pPr>
        <w:spacing w:after="0" w:before="0" w:line="480" w:lineRule="auto"/>
        <w:ind w:left="720" w:firstLine="720"/>
        <w:rPr/>
      </w:pPr>
      <w:r w:rsidDel="00000000" w:rsidR="00000000" w:rsidRPr="00000000">
        <w:rPr>
          <w:rtl w:val="0"/>
        </w:rPr>
        <w:t xml:space="preserve">     The Prime met his gaze. “You can start by putting a little faith in me.”</w:t>
      </w:r>
    </w:p>
    <w:p w:rsidR="00000000" w:rsidDel="00000000" w:rsidP="00000000" w:rsidRDefault="00000000" w:rsidRPr="00000000" w14:paraId="00000DC7">
      <w:pPr>
        <w:spacing w:after="0" w:before="0" w:line="480" w:lineRule="auto"/>
        <w:ind w:left="720" w:firstLine="720"/>
        <w:rPr/>
      </w:pPr>
      <w:r w:rsidDel="00000000" w:rsidR="00000000" w:rsidRPr="00000000">
        <w:rPr>
          <w:rtl w:val="0"/>
        </w:rPr>
        <w:t xml:space="preserve">     Again, fear spiked through him. His shoulder jerked just slightly, but enough for the sweat gathering at his temple to slip, trailing cold down his cheek. He clenched his jaw, forcing himself still.</w:t>
      </w:r>
    </w:p>
    <w:p w:rsidR="00000000" w:rsidDel="00000000" w:rsidP="00000000" w:rsidRDefault="00000000" w:rsidRPr="00000000" w14:paraId="00000DC8">
      <w:pPr>
        <w:spacing w:after="0" w:before="0" w:line="480" w:lineRule="auto"/>
        <w:ind w:left="720" w:firstLine="720"/>
        <w:rPr/>
      </w:pPr>
      <w:r w:rsidDel="00000000" w:rsidR="00000000" w:rsidRPr="00000000">
        <w:rPr>
          <w:rtl w:val="0"/>
        </w:rPr>
        <w:t xml:space="preserve">     The girl was perched on a boulder, legs swinging. Watching.</w:t>
      </w:r>
    </w:p>
    <w:p w:rsidR="00000000" w:rsidDel="00000000" w:rsidP="00000000" w:rsidRDefault="00000000" w:rsidRPr="00000000" w14:paraId="00000DC9">
      <w:pPr>
        <w:spacing w:after="0" w:before="0" w:line="480" w:lineRule="auto"/>
        <w:ind w:left="720" w:firstLine="720"/>
        <w:rPr/>
      </w:pPr>
      <w:r w:rsidDel="00000000" w:rsidR="00000000" w:rsidRPr="00000000">
        <w:rPr>
          <w:rtl w:val="0"/>
        </w:rPr>
        <w:t xml:space="preserve">     His fingers curled at his sides. He could ignore her. He had to.</w:t>
      </w:r>
    </w:p>
    <w:p w:rsidR="00000000" w:rsidDel="00000000" w:rsidP="00000000" w:rsidRDefault="00000000" w:rsidRPr="00000000" w14:paraId="00000DCA">
      <w:pPr>
        <w:spacing w:after="0" w:before="0" w:line="480" w:lineRule="auto"/>
        <w:ind w:left="720" w:firstLine="720"/>
        <w:rPr/>
      </w:pPr>
      <w:sdt>
        <w:sdtPr>
          <w:id w:val="-347141803"/>
          <w:tag w:val="goog_rdk_131"/>
        </w:sdtPr>
        <w:sdtContent>
          <w:commentRangeStart w:id="64"/>
        </w:sdtContent>
      </w:sdt>
      <w:r w:rsidDel="00000000" w:rsidR="00000000" w:rsidRPr="00000000">
        <w:rPr>
          <w:rtl w:val="0"/>
        </w:rPr>
        <w:t xml:space="preserve">     Her head tilted, eyes locked on him.</w:t>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DCB">
      <w:pPr>
        <w:spacing w:after="0" w:before="0" w:line="480" w:lineRule="auto"/>
        <w:ind w:left="720" w:firstLine="720"/>
        <w:rPr/>
      </w:pPr>
      <w:r w:rsidDel="00000000" w:rsidR="00000000" w:rsidRPr="00000000">
        <w:rPr>
          <w:rtl w:val="0"/>
        </w:rPr>
        <w:t xml:space="preserve">     The Prime… did he say something? Haldric forced himself to look away, just in time to see The Prime gesture toward the gate.</w:t>
      </w:r>
    </w:p>
    <w:p w:rsidR="00000000" w:rsidDel="00000000" w:rsidP="00000000" w:rsidRDefault="00000000" w:rsidRPr="00000000" w14:paraId="00000DCC">
      <w:pPr>
        <w:spacing w:after="0" w:before="0" w:line="480" w:lineRule="auto"/>
        <w:ind w:left="720" w:firstLine="720"/>
        <w:rPr/>
      </w:pPr>
      <w:r w:rsidDel="00000000" w:rsidR="00000000" w:rsidRPr="00000000">
        <w:rPr>
          <w:rtl w:val="0"/>
        </w:rPr>
        <w:t xml:space="preserve">     Haldric nodded. Without another word, he turned and stepped back through the gate, descending into the city.</w:t>
      </w:r>
    </w:p>
    <w:p w:rsidR="00000000" w:rsidDel="00000000" w:rsidP="00000000" w:rsidRDefault="00000000" w:rsidRPr="00000000" w14:paraId="00000DCD">
      <w:pPr>
        <w:spacing w:after="0" w:before="0" w:line="480" w:lineRule="auto"/>
        <w:ind w:left="720" w:firstLine="720"/>
        <w:rPr/>
      </w:pPr>
      <w:r w:rsidDel="00000000" w:rsidR="00000000" w:rsidRPr="00000000">
        <w:rPr>
          <w:rtl w:val="0"/>
        </w:rPr>
      </w:r>
    </w:p>
    <w:p w:rsidR="00000000" w:rsidDel="00000000" w:rsidP="00000000" w:rsidRDefault="00000000" w:rsidRPr="00000000" w14:paraId="00000DCE">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DCF">
      <w:pPr>
        <w:spacing w:after="0" w:before="0" w:line="480" w:lineRule="auto"/>
        <w:ind w:left="720" w:firstLine="720"/>
        <w:rPr/>
      </w:pPr>
      <w:r w:rsidDel="00000000" w:rsidR="00000000" w:rsidRPr="00000000">
        <w:rPr>
          <w:rtl w:val="0"/>
        </w:rPr>
      </w:r>
    </w:p>
    <w:p w:rsidR="00000000" w:rsidDel="00000000" w:rsidP="00000000" w:rsidRDefault="00000000" w:rsidRPr="00000000" w14:paraId="00000DD0">
      <w:pPr>
        <w:spacing w:after="0" w:before="0" w:line="480" w:lineRule="auto"/>
        <w:ind w:left="720" w:firstLine="720"/>
        <w:rPr/>
      </w:pPr>
      <w:r w:rsidDel="00000000" w:rsidR="00000000" w:rsidRPr="00000000">
        <w:rPr>
          <w:rtl w:val="0"/>
        </w:rPr>
        <w:t xml:space="preserve">     The Prime watched The Heir Archon go. The stone doors rumbled as they sealed shut behind him.</w:t>
      </w:r>
    </w:p>
    <w:p w:rsidR="00000000" w:rsidDel="00000000" w:rsidP="00000000" w:rsidRDefault="00000000" w:rsidRPr="00000000" w14:paraId="00000DD1">
      <w:pPr>
        <w:spacing w:after="0" w:before="0" w:line="480" w:lineRule="auto"/>
        <w:ind w:left="720" w:firstLine="720"/>
        <w:rPr/>
      </w:pPr>
      <w:r w:rsidDel="00000000" w:rsidR="00000000" w:rsidRPr="00000000">
        <w:rPr>
          <w:rtl w:val="0"/>
        </w:rPr>
        <w:t xml:space="preserve">     He sighed. Then, without turning, he spoke. “Must you do that to him?”</w:t>
      </w:r>
    </w:p>
    <w:p w:rsidR="00000000" w:rsidDel="00000000" w:rsidP="00000000" w:rsidRDefault="00000000" w:rsidRPr="00000000" w14:paraId="00000DD2">
      <w:pPr>
        <w:spacing w:after="0" w:before="0" w:line="480" w:lineRule="auto"/>
        <w:ind w:left="720" w:firstLine="720"/>
        <w:rPr/>
      </w:pPr>
      <w:r w:rsidDel="00000000" w:rsidR="00000000" w:rsidRPr="00000000">
        <w:rPr>
          <w:rtl w:val="0"/>
        </w:rPr>
        <w:t xml:space="preserve">     A soft laugh rang out behind him.</w:t>
      </w:r>
    </w:p>
    <w:p w:rsidR="00000000" w:rsidDel="00000000" w:rsidP="00000000" w:rsidRDefault="00000000" w:rsidRPr="00000000" w14:paraId="00000DD3">
      <w:pPr>
        <w:spacing w:after="0" w:before="0" w:line="480" w:lineRule="auto"/>
        <w:ind w:left="720" w:firstLine="720"/>
        <w:rPr/>
      </w:pPr>
      <w:r w:rsidDel="00000000" w:rsidR="00000000" w:rsidRPr="00000000">
        <w:rPr>
          <w:rtl w:val="0"/>
        </w:rPr>
        <w:t xml:space="preserve">     “How disturbed must one be to find amusement in the torment of others?” Arthur asked.</w:t>
      </w:r>
    </w:p>
    <w:p w:rsidR="00000000" w:rsidDel="00000000" w:rsidP="00000000" w:rsidRDefault="00000000" w:rsidRPr="00000000" w14:paraId="00000DD4">
      <w:pPr>
        <w:spacing w:after="0" w:before="0" w:line="480" w:lineRule="auto"/>
        <w:ind w:left="720" w:firstLine="720"/>
        <w:rPr/>
      </w:pPr>
      <w:r w:rsidDel="00000000" w:rsidR="00000000" w:rsidRPr="00000000">
        <w:rPr>
          <w:rtl w:val="0"/>
        </w:rPr>
        <w:t xml:space="preserve">     “You’re the one who pretends I don’t exist,” she teased.</w:t>
      </w:r>
    </w:p>
    <w:p w:rsidR="00000000" w:rsidDel="00000000" w:rsidP="00000000" w:rsidRDefault="00000000" w:rsidRPr="00000000" w14:paraId="00000DD5">
      <w:pPr>
        <w:spacing w:after="0" w:before="0" w:line="480" w:lineRule="auto"/>
        <w:ind w:left="720" w:firstLine="720"/>
        <w:rPr/>
      </w:pPr>
      <w:r w:rsidDel="00000000" w:rsidR="00000000" w:rsidRPr="00000000">
        <w:rPr>
          <w:rtl w:val="0"/>
        </w:rPr>
        <w:t xml:space="preserve">     The voice was closer now, but he didn’t turn. He never did.</w:t>
      </w:r>
    </w:p>
    <w:p w:rsidR="00000000" w:rsidDel="00000000" w:rsidP="00000000" w:rsidRDefault="00000000" w:rsidRPr="00000000" w14:paraId="00000DD6">
      <w:pPr>
        <w:spacing w:after="0" w:before="0" w:line="480" w:lineRule="auto"/>
        <w:ind w:left="720" w:firstLine="720"/>
        <w:rPr/>
      </w:pPr>
      <w:r w:rsidDel="00000000" w:rsidR="00000000" w:rsidRPr="00000000">
        <w:rPr>
          <w:rtl w:val="0"/>
        </w:rPr>
        <w:t xml:space="preserve">     She would be perched on a nearby boulder, legs swinging, weightless as ever. Watching. Always watching.</w:t>
      </w:r>
    </w:p>
    <w:p w:rsidR="00000000" w:rsidDel="00000000" w:rsidP="00000000" w:rsidRDefault="00000000" w:rsidRPr="00000000" w14:paraId="00000DD7">
      <w:pPr>
        <w:spacing w:after="0" w:before="0" w:line="480" w:lineRule="auto"/>
        <w:ind w:left="720" w:firstLine="720"/>
        <w:rPr/>
      </w:pPr>
      <w:r w:rsidDel="00000000" w:rsidR="00000000" w:rsidRPr="00000000">
        <w:rPr>
          <w:rtl w:val="0"/>
        </w:rPr>
        <w:t xml:space="preserve">     The Prime’s voice remained steady. “Are you certain he’s the one? What made you choose him as my successor?”</w:t>
      </w:r>
    </w:p>
    <w:p w:rsidR="00000000" w:rsidDel="00000000" w:rsidP="00000000" w:rsidRDefault="00000000" w:rsidRPr="00000000" w14:paraId="00000DD8">
      <w:pPr>
        <w:spacing w:after="0" w:before="0" w:line="480" w:lineRule="auto"/>
        <w:ind w:left="720" w:firstLine="720"/>
        <w:rPr/>
      </w:pPr>
      <w:r w:rsidDel="00000000" w:rsidR="00000000" w:rsidRPr="00000000">
        <w:rPr>
          <w:rtl w:val="0"/>
        </w:rPr>
        <w:t xml:space="preserve">     A smirk flickered at the edge of his vision.</w:t>
      </w:r>
    </w:p>
    <w:p w:rsidR="00000000" w:rsidDel="00000000" w:rsidP="00000000" w:rsidRDefault="00000000" w:rsidRPr="00000000" w14:paraId="00000DD9">
      <w:pPr>
        <w:spacing w:after="0" w:before="0" w:line="480" w:lineRule="auto"/>
        <w:ind w:left="720" w:firstLine="720"/>
        <w:rPr/>
      </w:pPr>
      <w:r w:rsidDel="00000000" w:rsidR="00000000" w:rsidRPr="00000000">
        <w:rPr>
          <w:rtl w:val="0"/>
        </w:rPr>
        <w:t xml:space="preserve">     Her.</w:t>
      </w:r>
    </w:p>
    <w:p w:rsidR="00000000" w:rsidDel="00000000" w:rsidP="00000000" w:rsidRDefault="00000000" w:rsidRPr="00000000" w14:paraId="00000DDA">
      <w:pPr>
        <w:spacing w:after="0" w:before="0" w:line="480" w:lineRule="auto"/>
        <w:ind w:left="720" w:firstLine="720"/>
        <w:rPr/>
      </w:pPr>
      <w:r w:rsidDel="00000000" w:rsidR="00000000" w:rsidRPr="00000000">
        <w:rPr>
          <w:rtl w:val="0"/>
        </w:rPr>
        <w:t xml:space="preserve">     The white-haired phantom that refused to be forgotten.</w:t>
      </w:r>
    </w:p>
    <w:p w:rsidR="00000000" w:rsidDel="00000000" w:rsidP="00000000" w:rsidRDefault="00000000" w:rsidRPr="00000000" w14:paraId="00000DDB">
      <w:pPr>
        <w:spacing w:after="0" w:before="0" w:line="480" w:lineRule="auto"/>
        <w:ind w:left="720" w:firstLine="720"/>
        <w:rPr/>
      </w:pPr>
      <w:r w:rsidDel="00000000" w:rsidR="00000000" w:rsidRPr="00000000">
        <w:rPr>
          <w:rtl w:val="0"/>
        </w:rPr>
        <w:t xml:space="preserve">     She swayed on her heels, hands tucked behind her back, watching him with that insufferable amusement. Like she found it hysterical to linger where she didn’t belong.</w:t>
      </w:r>
    </w:p>
    <w:p w:rsidR="00000000" w:rsidDel="00000000" w:rsidP="00000000" w:rsidRDefault="00000000" w:rsidRPr="00000000" w14:paraId="00000DDC">
      <w:pPr>
        <w:spacing w:after="0" w:before="0" w:line="480" w:lineRule="auto"/>
        <w:ind w:left="720" w:firstLine="720"/>
        <w:rPr/>
      </w:pPr>
      <w:r w:rsidDel="00000000" w:rsidR="00000000" w:rsidRPr="00000000">
        <w:rPr>
          <w:rtl w:val="0"/>
        </w:rPr>
        <w:t xml:space="preserve">     “Oh, no reason,” she murmured. “I just like his name. It reminds me of someone…”</w:t>
      </w:r>
    </w:p>
    <w:p w:rsidR="00000000" w:rsidDel="00000000" w:rsidP="00000000" w:rsidRDefault="00000000" w:rsidRPr="00000000" w14:paraId="00000DDD">
      <w:pPr>
        <w:spacing w:after="0" w:before="0" w:line="480" w:lineRule="auto"/>
        <w:ind w:left="720" w:firstLine="720"/>
        <w:rPr/>
      </w:pPr>
      <w:r w:rsidDel="00000000" w:rsidR="00000000" w:rsidRPr="00000000">
        <w:rPr>
          <w:rtl w:val="0"/>
        </w:rPr>
        <w:t xml:space="preserve">     Of course it did.</w:t>
      </w:r>
    </w:p>
    <w:p w:rsidR="00000000" w:rsidDel="00000000" w:rsidP="00000000" w:rsidRDefault="00000000" w:rsidRPr="00000000" w14:paraId="00000DDE">
      <w:pPr>
        <w:spacing w:after="0" w:before="0" w:line="480" w:lineRule="auto"/>
        <w:ind w:left="720" w:firstLine="720"/>
        <w:rPr/>
      </w:pPr>
      <w:r w:rsidDel="00000000" w:rsidR="00000000" w:rsidRPr="00000000">
        <w:rPr>
          <w:rtl w:val="0"/>
        </w:rPr>
        <w:t xml:space="preserve">     Slowly, deliberately, he turned toward her.</w:t>
      </w:r>
    </w:p>
    <w:p w:rsidR="00000000" w:rsidDel="00000000" w:rsidP="00000000" w:rsidRDefault="00000000" w:rsidRPr="00000000" w14:paraId="00000DDF">
      <w:pPr>
        <w:spacing w:after="0" w:before="0" w:line="480" w:lineRule="auto"/>
        <w:ind w:left="720" w:firstLine="720"/>
        <w:rPr/>
      </w:pPr>
      <w:r w:rsidDel="00000000" w:rsidR="00000000" w:rsidRPr="00000000">
        <w:rPr>
          <w:rtl w:val="0"/>
        </w:rPr>
        <w:t xml:space="preserve">     His glare was sharp. A silent demand to stop playing games.</w:t>
      </w:r>
    </w:p>
    <w:p w:rsidR="00000000" w:rsidDel="00000000" w:rsidP="00000000" w:rsidRDefault="00000000" w:rsidRPr="00000000" w14:paraId="00000DE0">
      <w:pPr>
        <w:spacing w:after="0" w:before="0" w:line="480" w:lineRule="auto"/>
        <w:ind w:left="720" w:firstLine="720"/>
        <w:rPr/>
      </w:pPr>
      <w:r w:rsidDel="00000000" w:rsidR="00000000" w:rsidRPr="00000000">
        <w:rPr>
          <w:rtl w:val="0"/>
        </w:rPr>
        <w:t xml:space="preserve">     She only smiled wider.</w:t>
      </w:r>
    </w:p>
    <w:p w:rsidR="00000000" w:rsidDel="00000000" w:rsidP="00000000" w:rsidRDefault="00000000" w:rsidRPr="00000000" w14:paraId="00000DE1">
      <w:pPr>
        <w:spacing w:after="0" w:before="0" w:line="480" w:lineRule="auto"/>
        <w:ind w:left="720" w:firstLine="720"/>
        <w:rPr/>
      </w:pPr>
      <w:r w:rsidDel="00000000" w:rsidR="00000000" w:rsidRPr="00000000">
        <w:rPr>
          <w:rtl w:val="0"/>
        </w:rPr>
        <w:t xml:space="preserve">     Of course she did.</w:t>
      </w:r>
    </w:p>
    <w:p w:rsidR="00000000" w:rsidDel="00000000" w:rsidP="00000000" w:rsidRDefault="00000000" w:rsidRPr="00000000" w14:paraId="00000DE2">
      <w:pPr>
        <w:spacing w:after="0" w:before="0" w:line="480" w:lineRule="auto"/>
        <w:ind w:left="720" w:firstLine="720"/>
        <w:rPr/>
      </w:pPr>
      <w:r w:rsidDel="00000000" w:rsidR="00000000" w:rsidRPr="00000000">
        <w:rPr>
          <w:rtl w:val="0"/>
        </w:rPr>
        <w:t xml:space="preserve">     Tilting her head, she hummed. “Oh, come on,” she teased. “You don’t trust me?”</w:t>
      </w:r>
    </w:p>
    <w:p w:rsidR="00000000" w:rsidDel="00000000" w:rsidP="00000000" w:rsidRDefault="00000000" w:rsidRPr="00000000" w14:paraId="00000DE3">
      <w:pPr>
        <w:spacing w:after="0" w:before="0" w:line="480" w:lineRule="auto"/>
        <w:ind w:left="720" w:firstLine="720"/>
        <w:rPr/>
      </w:pPr>
      <w:r w:rsidDel="00000000" w:rsidR="00000000" w:rsidRPr="00000000">
        <w:rPr>
          <w:rtl w:val="0"/>
        </w:rPr>
        <w:t xml:space="preserve">     He folded his arms. “Trust you? Don’t presume we are allies, girl. I will never forgive you. I only care about saving my people.”</w:t>
      </w:r>
    </w:p>
    <w:p w:rsidR="00000000" w:rsidDel="00000000" w:rsidP="00000000" w:rsidRDefault="00000000" w:rsidRPr="00000000" w14:paraId="00000DE4">
      <w:pPr>
        <w:spacing w:after="0" w:before="0" w:line="480" w:lineRule="auto"/>
        <w:ind w:left="720" w:firstLine="720"/>
        <w:rPr/>
      </w:pPr>
      <w:r w:rsidDel="00000000" w:rsidR="00000000" w:rsidRPr="00000000">
        <w:rPr>
          <w:rtl w:val="0"/>
        </w:rPr>
        <w:t xml:space="preserve">     She hummed. Not offended. If anything, entertained.</w:t>
      </w:r>
    </w:p>
    <w:p w:rsidR="00000000" w:rsidDel="00000000" w:rsidP="00000000" w:rsidRDefault="00000000" w:rsidRPr="00000000" w14:paraId="00000DE5">
      <w:pPr>
        <w:spacing w:after="0" w:before="0" w:line="480" w:lineRule="auto"/>
        <w:ind w:left="720" w:firstLine="720"/>
        <w:rPr/>
      </w:pPr>
      <w:r w:rsidDel="00000000" w:rsidR="00000000" w:rsidRPr="00000000">
        <w:rPr>
          <w:rtl w:val="0"/>
        </w:rPr>
        <w:t xml:space="preserve">     “Oh, how noble…” she mused. “Yet you lie to the boy.”</w:t>
      </w:r>
    </w:p>
    <w:p w:rsidR="00000000" w:rsidDel="00000000" w:rsidP="00000000" w:rsidRDefault="00000000" w:rsidRPr="00000000" w14:paraId="00000DE6">
      <w:pPr>
        <w:spacing w:after="0" w:before="0" w:line="480" w:lineRule="auto"/>
        <w:ind w:left="720" w:firstLine="720"/>
        <w:rPr/>
      </w:pPr>
      <w:r w:rsidDel="00000000" w:rsidR="00000000" w:rsidRPr="00000000">
        <w:rPr>
          <w:rtl w:val="0"/>
        </w:rPr>
        <w:t xml:space="preserve">     His jaw tightened. “When did I speak falsehoods?”</w:t>
      </w:r>
    </w:p>
    <w:p w:rsidR="00000000" w:rsidDel="00000000" w:rsidP="00000000" w:rsidRDefault="00000000" w:rsidRPr="00000000" w14:paraId="00000DE7">
      <w:pPr>
        <w:spacing w:after="0" w:before="0" w:line="480" w:lineRule="auto"/>
        <w:ind w:left="720" w:firstLine="720"/>
        <w:rPr/>
      </w:pPr>
      <w:r w:rsidDel="00000000" w:rsidR="00000000" w:rsidRPr="00000000">
        <w:rPr>
          <w:rtl w:val="0"/>
        </w:rPr>
        <w:t xml:space="preserve">     Her smirk widened. “A lie of omission is worse than a lie of volition.”</w:t>
      </w:r>
    </w:p>
    <w:p w:rsidR="00000000" w:rsidDel="00000000" w:rsidP="00000000" w:rsidRDefault="00000000" w:rsidRPr="00000000" w14:paraId="00000DE8">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  Compose yourself, Arthur.</w:t>
      </w:r>
    </w:p>
    <w:p w:rsidR="00000000" w:rsidDel="00000000" w:rsidP="00000000" w:rsidRDefault="00000000" w:rsidRPr="00000000" w14:paraId="00000DE9">
      <w:pPr>
        <w:spacing w:after="0" w:before="0" w:line="480" w:lineRule="auto"/>
        <w:ind w:left="720" w:firstLine="720"/>
        <w:rPr/>
      </w:pPr>
      <w:r w:rsidDel="00000000" w:rsidR="00000000" w:rsidRPr="00000000">
        <w:rPr>
          <w:rtl w:val="0"/>
        </w:rPr>
        <w:t xml:space="preserve">     “Then how about you stop omitting what you really know, girl?”</w:t>
      </w:r>
    </w:p>
    <w:p w:rsidR="00000000" w:rsidDel="00000000" w:rsidP="00000000" w:rsidRDefault="00000000" w:rsidRPr="00000000" w14:paraId="00000DEA">
      <w:pPr>
        <w:spacing w:after="0" w:before="0" w:line="480" w:lineRule="auto"/>
        <w:ind w:left="720" w:firstLine="720"/>
        <w:rPr/>
      </w:pPr>
      <w:r w:rsidDel="00000000" w:rsidR="00000000" w:rsidRPr="00000000">
        <w:rPr>
          <w:rtl w:val="0"/>
        </w:rPr>
        <w:t xml:space="preserve">     She snorted. Then, like mist in the wind, she was gone.</w:t>
      </w:r>
    </w:p>
    <w:p w:rsidR="00000000" w:rsidDel="00000000" w:rsidP="00000000" w:rsidRDefault="00000000" w:rsidRPr="00000000" w14:paraId="00000DEB">
      <w:pPr>
        <w:spacing w:after="0" w:before="0" w:line="480" w:lineRule="auto"/>
        <w:ind w:left="720" w:firstLine="720"/>
        <w:rPr/>
      </w:pPr>
      <w:r w:rsidDel="00000000" w:rsidR="00000000" w:rsidRPr="00000000">
        <w:rPr>
          <w:rtl w:val="0"/>
        </w:rPr>
        <w:t xml:space="preserve">     The Prime let the silence settle. He uncrossed his arms.</w:t>
      </w:r>
    </w:p>
    <w:p w:rsidR="00000000" w:rsidDel="00000000" w:rsidP="00000000" w:rsidRDefault="00000000" w:rsidRPr="00000000" w14:paraId="00000DEC">
      <w:pPr>
        <w:spacing w:after="0" w:before="0" w:line="480" w:lineRule="auto"/>
        <w:ind w:left="720" w:firstLine="720"/>
        <w:rPr/>
      </w:pPr>
      <w:r w:rsidDel="00000000" w:rsidR="00000000" w:rsidRPr="00000000">
        <w:rPr>
          <w:rtl w:val="0"/>
        </w:rPr>
        <w:t xml:space="preserve">     The passage was empty again.</w:t>
      </w:r>
    </w:p>
    <w:p w:rsidR="00000000" w:rsidDel="00000000" w:rsidP="00000000" w:rsidRDefault="00000000" w:rsidRPr="00000000" w14:paraId="00000DED">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  Good.</w:t>
      </w:r>
    </w:p>
    <w:p w:rsidR="00000000" w:rsidDel="00000000" w:rsidP="00000000" w:rsidRDefault="00000000" w:rsidRPr="00000000" w14:paraId="00000DEE">
      <w:pPr>
        <w:spacing w:after="0" w:before="0" w:line="480" w:lineRule="auto"/>
        <w:ind w:left="720" w:firstLine="720"/>
        <w:rPr/>
      </w:pPr>
      <w:r w:rsidDel="00000000" w:rsidR="00000000" w:rsidRPr="00000000">
        <w:rPr>
          <w:rtl w:val="0"/>
        </w:rPr>
        <w:t xml:space="preserve">     Without another glance, he turned and walked back into the depths of the city.</w:t>
      </w:r>
    </w:p>
    <w:p w:rsidR="00000000" w:rsidDel="00000000" w:rsidP="00000000" w:rsidRDefault="00000000" w:rsidRPr="00000000" w14:paraId="00000DEF">
      <w:pPr>
        <w:spacing w:after="0" w:before="0" w:line="480" w:lineRule="auto"/>
        <w:ind w:left="720" w:firstLine="720"/>
        <w:rPr/>
      </w:pPr>
      <w:r w:rsidDel="00000000" w:rsidR="00000000" w:rsidRPr="00000000">
        <w:rPr>
          <w:rtl w:val="0"/>
        </w:rPr>
      </w:r>
    </w:p>
    <w:p w:rsidR="00000000" w:rsidDel="00000000" w:rsidP="00000000" w:rsidRDefault="00000000" w:rsidRPr="00000000" w14:paraId="00000DF0">
      <w:pPr>
        <w:spacing w:after="0" w:before="0" w:line="480" w:lineRule="auto"/>
        <w:ind w:left="720" w:firstLine="720"/>
        <w:rPr/>
      </w:pPr>
      <w:r w:rsidDel="00000000" w:rsidR="00000000" w:rsidRPr="00000000">
        <w:rPr>
          <w:rtl w:val="0"/>
        </w:rPr>
      </w:r>
    </w:p>
    <w:p w:rsidR="00000000" w:rsidDel="00000000" w:rsidP="00000000" w:rsidRDefault="00000000" w:rsidRPr="00000000" w14:paraId="00000DF1">
      <w:pPr>
        <w:spacing w:after="0" w:before="0" w:line="480" w:lineRule="auto"/>
        <w:ind w:left="720" w:firstLine="720"/>
        <w:rPr/>
      </w:pPr>
      <w:r w:rsidDel="00000000" w:rsidR="00000000" w:rsidRPr="00000000">
        <w:br w:type="page"/>
      </w:r>
      <w:r w:rsidDel="00000000" w:rsidR="00000000" w:rsidRPr="00000000">
        <w:rPr>
          <w:rtl w:val="0"/>
        </w:rPr>
      </w:r>
    </w:p>
    <w:p w:rsidR="00000000" w:rsidDel="00000000" w:rsidP="00000000" w:rsidRDefault="00000000" w:rsidRPr="00000000" w14:paraId="00000DF2">
      <w:pPr>
        <w:spacing w:after="0" w:before="0" w:line="480" w:lineRule="auto"/>
        <w:ind w:left="720" w:firstLine="720"/>
        <w:rPr/>
      </w:pPr>
      <w:r w:rsidDel="00000000" w:rsidR="00000000" w:rsidRPr="00000000">
        <w:rPr>
          <w:rtl w:val="0"/>
        </w:rPr>
      </w:r>
    </w:p>
    <w:p w:rsidR="00000000" w:rsidDel="00000000" w:rsidP="00000000" w:rsidRDefault="00000000" w:rsidRPr="00000000" w14:paraId="00000DF3">
      <w:pPr>
        <w:spacing w:after="0" w:before="0" w:line="480" w:lineRule="auto"/>
        <w:ind w:left="720" w:firstLine="720"/>
        <w:rPr/>
      </w:pPr>
      <w:r w:rsidDel="00000000" w:rsidR="00000000" w:rsidRPr="00000000">
        <w:rPr>
          <w:rtl w:val="0"/>
        </w:rPr>
      </w:r>
    </w:p>
    <w:p w:rsidR="00000000" w:rsidDel="00000000" w:rsidP="00000000" w:rsidRDefault="00000000" w:rsidRPr="00000000" w14:paraId="00000DF4">
      <w:pPr>
        <w:spacing w:before="0" w:line="480" w:lineRule="auto"/>
        <w:ind w:left="720" w:firstLine="720"/>
        <w:rPr/>
      </w:pPr>
      <w:r w:rsidDel="00000000" w:rsidR="00000000" w:rsidRPr="00000000">
        <w:rPr>
          <w:rtl w:val="0"/>
        </w:rPr>
      </w:r>
    </w:p>
    <w:p w:rsidR="00000000" w:rsidDel="00000000" w:rsidP="00000000" w:rsidRDefault="00000000" w:rsidRPr="00000000" w14:paraId="00000DF5">
      <w:pPr>
        <w:pStyle w:val="Heading2"/>
        <w:spacing w:after="0" w:before="240" w:line="480" w:lineRule="auto"/>
        <w:ind w:left="720" w:firstLine="720"/>
        <w:jc w:val="center"/>
        <w:rPr/>
      </w:pPr>
      <w:bookmarkStart w:colFirst="0" w:colLast="0" w:name="_heading=h.e3956sf01o7r" w:id="15"/>
      <w:bookmarkEnd w:id="15"/>
      <w:r w:rsidDel="00000000" w:rsidR="00000000" w:rsidRPr="00000000">
        <w:rPr>
          <w:rtl w:val="0"/>
        </w:rPr>
        <w:t xml:space="preserve">Chapter 15 - Resolve and Reunion</w:t>
      </w:r>
    </w:p>
    <w:p w:rsidR="00000000" w:rsidDel="00000000" w:rsidP="00000000" w:rsidRDefault="00000000" w:rsidRPr="00000000" w14:paraId="00000DF6">
      <w:pPr>
        <w:spacing w:after="0" w:before="240" w:line="480" w:lineRule="auto"/>
        <w:ind w:left="720" w:firstLine="720"/>
        <w:rPr/>
      </w:pPr>
      <w:r w:rsidDel="00000000" w:rsidR="00000000" w:rsidRPr="00000000">
        <w:rPr>
          <w:rtl w:val="0"/>
        </w:rPr>
      </w:r>
    </w:p>
    <w:p w:rsidR="00000000" w:rsidDel="00000000" w:rsidP="00000000" w:rsidRDefault="00000000" w:rsidRPr="00000000" w14:paraId="00000DF7">
      <w:pPr>
        <w:spacing w:after="0" w:before="0" w:line="480" w:lineRule="auto"/>
        <w:ind w:left="720" w:firstLine="720"/>
        <w:jc w:val="center"/>
        <w:rPr>
          <w:i w:val="1"/>
          <w:iCs w:val="1"/>
        </w:rPr>
      </w:pPr>
      <w:r w:rsidDel="00000000" w:rsidR="00000000" w:rsidRPr="00000000">
        <w:rPr>
          <w:rtl w:val="0"/>
        </w:rPr>
      </w:r>
    </w:p>
    <w:p w:rsidR="00000000" w:rsidDel="00000000" w:rsidP="00000000" w:rsidRDefault="00000000" w:rsidRPr="00000000" w14:paraId="00000DF8">
      <w:pPr>
        <w:spacing w:after="0" w:before="0" w:line="480" w:lineRule="auto"/>
        <w:ind w:left="720" w:firstLine="720"/>
        <w:jc w:val="center"/>
        <w:rPr>
          <w:i w:val="1"/>
          <w:iCs w:val="1"/>
        </w:rPr>
      </w:pPr>
      <w:r w:rsidDel="00000000" w:rsidR="00000000" w:rsidRPr="00000000">
        <w:rPr>
          <w:i w:val="1"/>
          <w:iCs w:val="1"/>
          <w:rtl w:val="0"/>
        </w:rPr>
        <w:t xml:space="preserve">“I saw it in the eyes of the next generation, those who will carry the spear after me.”</w:t>
      </w:r>
    </w:p>
    <w:p w:rsidR="00000000" w:rsidDel="00000000" w:rsidP="00000000" w:rsidRDefault="00000000" w:rsidRPr="00000000" w14:paraId="00000DF9">
      <w:pPr>
        <w:spacing w:after="0" w:before="0" w:line="480" w:lineRule="auto"/>
        <w:ind w:left="720" w:firstLine="720"/>
        <w:rPr/>
      </w:pPr>
      <w:r w:rsidDel="00000000" w:rsidR="00000000" w:rsidRPr="00000000">
        <w:rPr>
          <w:rtl w:val="0"/>
        </w:rPr>
      </w:r>
    </w:p>
    <w:p w:rsidR="00000000" w:rsidDel="00000000" w:rsidP="00000000" w:rsidRDefault="00000000" w:rsidRPr="00000000" w14:paraId="00000DFA">
      <w:pPr>
        <w:spacing w:after="0" w:before="0" w:line="480" w:lineRule="auto"/>
        <w:ind w:left="720" w:firstLine="720"/>
        <w:rPr/>
      </w:pPr>
      <w:r w:rsidDel="00000000" w:rsidR="00000000" w:rsidRPr="00000000">
        <w:rPr>
          <w:rtl w:val="0"/>
        </w:rPr>
      </w:r>
    </w:p>
    <w:p w:rsidR="00000000" w:rsidDel="00000000" w:rsidP="00000000" w:rsidRDefault="00000000" w:rsidRPr="00000000" w14:paraId="00000DFB">
      <w:pPr>
        <w:spacing w:after="0" w:before="0" w:line="480" w:lineRule="auto"/>
        <w:ind w:left="720" w:firstLine="720"/>
        <w:rPr/>
      </w:pPr>
      <w:r w:rsidDel="00000000" w:rsidR="00000000" w:rsidRPr="00000000">
        <w:rPr>
          <w:rtl w:val="0"/>
        </w:rPr>
        <w:t xml:space="preserve">     The girl was still there. Not physically; Haldric hadn’t seen her since the gate. But she lingered. The image of her stare had seeped into his thoughts, staining the back of his mind in a way that refused to fade.</w:t>
      </w:r>
    </w:p>
    <w:p w:rsidR="00000000" w:rsidDel="00000000" w:rsidP="00000000" w:rsidRDefault="00000000" w:rsidRPr="00000000" w14:paraId="00000DFC">
      <w:pPr>
        <w:spacing w:after="0" w:before="0" w:line="480" w:lineRule="auto"/>
        <w:ind w:left="720" w:firstLine="720"/>
        <w:rPr>
          <w:i w:val="1"/>
          <w:iCs w:val="1"/>
        </w:rPr>
      </w:pPr>
      <w:r w:rsidDel="00000000" w:rsidR="00000000" w:rsidRPr="00000000">
        <w:rPr>
          <w:rtl w:val="0"/>
        </w:rPr>
        <w:t xml:space="preserve">  He sighed, dragging a hand down his face. </w:t>
      </w:r>
      <w:r w:rsidDel="00000000" w:rsidR="00000000" w:rsidRPr="00000000">
        <w:rPr>
          <w:i w:val="1"/>
          <w:iCs w:val="1"/>
          <w:rtl w:val="0"/>
        </w:rPr>
        <w:t xml:space="preserve">Get a grip. She wasn’t real.</w:t>
      </w:r>
    </w:p>
    <w:p w:rsidR="00000000" w:rsidDel="00000000" w:rsidP="00000000" w:rsidRDefault="00000000" w:rsidRPr="00000000" w14:paraId="00000DFD">
      <w:pPr>
        <w:spacing w:after="0" w:before="0" w:line="480" w:lineRule="auto"/>
        <w:ind w:left="720" w:firstLine="720"/>
        <w:rPr/>
      </w:pPr>
      <w:r w:rsidDel="00000000" w:rsidR="00000000" w:rsidRPr="00000000">
        <w:rPr>
          <w:rtl w:val="0"/>
        </w:rPr>
        <w:t xml:space="preserve">  He focused on the real problem. The Prime.</w:t>
      </w:r>
    </w:p>
    <w:p w:rsidR="00000000" w:rsidDel="00000000" w:rsidP="00000000" w:rsidRDefault="00000000" w:rsidRPr="00000000" w14:paraId="00000DFE">
      <w:pPr>
        <w:spacing w:after="0" w:before="0" w:line="480" w:lineRule="auto"/>
        <w:ind w:left="720" w:firstLine="720"/>
        <w:rPr/>
      </w:pPr>
      <w:r w:rsidDel="00000000" w:rsidR="00000000" w:rsidRPr="00000000">
        <w:rPr>
          <w:rtl w:val="0"/>
        </w:rPr>
        <w:t xml:space="preserve">  The man was ruthless, calculating, maybe even manipulative. But Haldric was not a fool. The Prime was no villain. He was a coward. </w:t>
      </w:r>
      <w:r w:rsidDel="00000000" w:rsidR="00000000" w:rsidRPr="00000000">
        <w:rPr>
          <w:i w:val="1"/>
          <w:iCs w:val="1"/>
          <w:rtl w:val="0"/>
        </w:rPr>
        <w:t xml:space="preserve">Why do we have to leave the planet? This is our home too. We should learn from those disgusting creatures and unite our species. If we all acclimated, there’s no way we could lose.</w:t>
      </w:r>
      <w:r w:rsidDel="00000000" w:rsidR="00000000" w:rsidRPr="00000000">
        <w:rPr>
          <w:rtl w:val="0"/>
        </w:rPr>
        <w:t xml:space="preserve"> Then maybe he would finally have a chance to court—</w:t>
      </w:r>
    </w:p>
    <w:p w:rsidR="00000000" w:rsidDel="00000000" w:rsidP="00000000" w:rsidRDefault="00000000" w:rsidRPr="00000000" w14:paraId="00000DFF">
      <w:pPr>
        <w:spacing w:after="0" w:before="0" w:line="480" w:lineRule="auto"/>
        <w:ind w:left="720" w:firstLine="720"/>
        <w:rPr/>
      </w:pPr>
      <w:r w:rsidDel="00000000" w:rsidR="00000000" w:rsidRPr="00000000">
        <w:rPr>
          <w:rtl w:val="0"/>
        </w:rPr>
        <w:t xml:space="preserve">  The realization settled like a stone in his gut.</w:t>
      </w:r>
    </w:p>
    <w:p w:rsidR="00000000" w:rsidDel="00000000" w:rsidP="00000000" w:rsidRDefault="00000000" w:rsidRPr="00000000" w14:paraId="00000E00">
      <w:pPr>
        <w:spacing w:after="0" w:before="0" w:line="480" w:lineRule="auto"/>
        <w:ind w:left="720" w:firstLine="720"/>
        <w:rPr/>
      </w:pPr>
      <w:r w:rsidDel="00000000" w:rsidR="00000000" w:rsidRPr="00000000">
        <w:rPr>
          <w:i w:val="1"/>
          <w:iCs w:val="1"/>
          <w:rtl w:val="0"/>
        </w:rPr>
        <w:t xml:space="preserve">  </w:t>
      </w:r>
      <w:r w:rsidDel="00000000" w:rsidR="00000000" w:rsidRPr="00000000">
        <w:rPr>
          <w:rtl w:val="0"/>
        </w:rPr>
        <w:t xml:space="preserve">Praew had been right.</w:t>
      </w:r>
      <w:r w:rsidDel="00000000" w:rsidR="00000000" w:rsidRPr="00000000">
        <w:rPr>
          <w:i w:val="1"/>
          <w:iCs w:val="1"/>
          <w:rtl w:val="0"/>
        </w:rPr>
        <w:t xml:space="preserve"> Stone me, Praew was right!</w:t>
      </w:r>
      <w:r w:rsidDel="00000000" w:rsidR="00000000" w:rsidRPr="00000000">
        <w:rPr>
          <w:rtl w:val="0"/>
        </w:rPr>
        <w:t xml:space="preserve"> Stormhaven was suffering. People were barely surviving. The shortages were faked for their survival. But… The Prime Believed it was a necessity.</w:t>
      </w:r>
    </w:p>
    <w:p w:rsidR="00000000" w:rsidDel="00000000" w:rsidP="00000000" w:rsidRDefault="00000000" w:rsidRPr="00000000" w14:paraId="00000E01">
      <w:pPr>
        <w:spacing w:after="0" w:before="0" w:line="480" w:lineRule="auto"/>
        <w:ind w:left="720" w:firstLine="720"/>
        <w:rPr/>
      </w:pPr>
      <w:r w:rsidDel="00000000" w:rsidR="00000000" w:rsidRPr="00000000">
        <w:rPr>
          <w:rtl w:val="0"/>
        </w:rPr>
        <w:t xml:space="preserve">Haldric had been a complete Ratrod to Praew, but he needed to tell her everything. She needed to know the truth.</w:t>
      </w:r>
    </w:p>
    <w:p w:rsidR="00000000" w:rsidDel="00000000" w:rsidP="00000000" w:rsidRDefault="00000000" w:rsidRPr="00000000" w14:paraId="00000E02">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What she really needed—no, what she deserved—was an apology.</w:t>
      </w:r>
    </w:p>
    <w:p w:rsidR="00000000" w:rsidDel="00000000" w:rsidP="00000000" w:rsidRDefault="00000000" w:rsidRPr="00000000" w14:paraId="00000E03">
      <w:pPr>
        <w:spacing w:after="0" w:before="0" w:line="480" w:lineRule="auto"/>
        <w:ind w:left="720" w:firstLine="720"/>
        <w:rPr/>
      </w:pPr>
      <w:r w:rsidDel="00000000" w:rsidR="00000000" w:rsidRPr="00000000">
        <w:rPr>
          <w:rtl w:val="0"/>
        </w:rPr>
        <w:t xml:space="preserve">  His pace quickened as he made his way through the winding corridors of the lower districts, each step pressing heavier than the last. He hadn’t seen her since yesterday.</w:t>
      </w:r>
    </w:p>
    <w:p w:rsidR="00000000" w:rsidDel="00000000" w:rsidP="00000000" w:rsidRDefault="00000000" w:rsidRPr="00000000" w14:paraId="00000E04">
      <w:pPr>
        <w:spacing w:after="0" w:before="0" w:line="480" w:lineRule="auto"/>
        <w:ind w:left="720" w:firstLine="720"/>
        <w:rPr/>
      </w:pPr>
      <w:r w:rsidDel="00000000" w:rsidR="00000000" w:rsidRPr="00000000">
        <w:rPr>
          <w:rtl w:val="0"/>
        </w:rPr>
        <w:t xml:space="preserve">  Guilt churned in his stomach.</w:t>
      </w:r>
    </w:p>
    <w:p w:rsidR="00000000" w:rsidDel="00000000" w:rsidP="00000000" w:rsidRDefault="00000000" w:rsidRPr="00000000" w14:paraId="00000E05">
      <w:pPr>
        <w:spacing w:after="0" w:before="0" w:line="480" w:lineRule="auto"/>
        <w:ind w:left="720" w:firstLine="720"/>
        <w:rPr/>
      </w:pPr>
      <w:r w:rsidDel="00000000" w:rsidR="00000000" w:rsidRPr="00000000">
        <w:rPr>
          <w:rtl w:val="0"/>
        </w:rPr>
        <w:t xml:space="preserve">  She was going to be smug about it, he was sure. She’d smirk and cross her arms. “</w:t>
      </w:r>
      <w:r w:rsidDel="00000000" w:rsidR="00000000" w:rsidRPr="00000000">
        <w:rPr>
          <w:i w:val="1"/>
          <w:iCs w:val="1"/>
          <w:rtl w:val="0"/>
        </w:rPr>
        <w:t xml:space="preserve">Zephyrs take me! I told you so, you stone-headed boulder!</w:t>
      </w:r>
      <w:r w:rsidDel="00000000" w:rsidR="00000000" w:rsidRPr="00000000">
        <w:rPr>
          <w:rtl w:val="0"/>
        </w:rPr>
        <w:t xml:space="preserve">” Praew chastised in his head.</w:t>
      </w:r>
    </w:p>
    <w:p w:rsidR="00000000" w:rsidDel="00000000" w:rsidP="00000000" w:rsidRDefault="00000000" w:rsidRPr="00000000" w14:paraId="00000E06">
      <w:pPr>
        <w:spacing w:after="0" w:before="0" w:line="480" w:lineRule="auto"/>
        <w:ind w:left="720" w:firstLine="720"/>
        <w:rPr/>
      </w:pPr>
      <w:r w:rsidDel="00000000" w:rsidR="00000000" w:rsidRPr="00000000">
        <w:rPr>
          <w:rtl w:val="0"/>
        </w:rPr>
        <w:t xml:space="preserve">  Haldric sighed, rubbing his temple. </w:t>
      </w:r>
      <w:r w:rsidDel="00000000" w:rsidR="00000000" w:rsidRPr="00000000">
        <w:rPr>
          <w:i w:val="1"/>
          <w:iCs w:val="1"/>
          <w:rtl w:val="0"/>
        </w:rPr>
        <w:t xml:space="preserve">Yeah, I deserved that.</w:t>
      </w:r>
      <w:r w:rsidDel="00000000" w:rsidR="00000000" w:rsidRPr="00000000">
        <w:rPr>
          <w:rtl w:val="0"/>
        </w:rPr>
      </w:r>
    </w:p>
    <w:p w:rsidR="00000000" w:rsidDel="00000000" w:rsidP="00000000" w:rsidRDefault="00000000" w:rsidRPr="00000000" w14:paraId="00000E07">
      <w:pPr>
        <w:spacing w:after="0" w:before="0" w:line="480" w:lineRule="auto"/>
        <w:ind w:left="720" w:firstLine="720"/>
        <w:rPr>
          <w:i w:val="1"/>
          <w:iCs w:val="1"/>
        </w:rPr>
      </w:pPr>
      <w:r w:rsidDel="00000000" w:rsidR="00000000" w:rsidRPr="00000000">
        <w:rPr>
          <w:rtl w:val="0"/>
        </w:rPr>
      </w:r>
    </w:p>
    <w:p w:rsidR="00000000" w:rsidDel="00000000" w:rsidP="00000000" w:rsidRDefault="00000000" w:rsidRPr="00000000" w14:paraId="00000E08">
      <w:pPr>
        <w:spacing w:after="0" w:before="0" w:line="480" w:lineRule="auto"/>
        <w:ind w:left="720" w:firstLine="720"/>
        <w:rPr>
          <w:i w:val="1"/>
          <w:iCs w:val="1"/>
        </w:rPr>
      </w:pPr>
      <w:r w:rsidDel="00000000" w:rsidR="00000000" w:rsidRPr="00000000">
        <w:rPr>
          <w:i w:val="1"/>
          <w:iCs w:val="1"/>
          <w:rtl w:val="0"/>
        </w:rPr>
        <w:t xml:space="preserve">***</w:t>
      </w:r>
    </w:p>
    <w:p w:rsidR="00000000" w:rsidDel="00000000" w:rsidP="00000000" w:rsidRDefault="00000000" w:rsidRPr="00000000" w14:paraId="00000E09">
      <w:pPr>
        <w:spacing w:after="0" w:before="0" w:line="480" w:lineRule="auto"/>
        <w:ind w:left="720" w:firstLine="720"/>
        <w:rPr>
          <w:i w:val="1"/>
          <w:iCs w:val="1"/>
        </w:rPr>
      </w:pPr>
      <w:r w:rsidDel="00000000" w:rsidR="00000000" w:rsidRPr="00000000">
        <w:rPr>
          <w:rtl w:val="0"/>
        </w:rPr>
      </w:r>
    </w:p>
    <w:p w:rsidR="00000000" w:rsidDel="00000000" w:rsidP="00000000" w:rsidRDefault="00000000" w:rsidRPr="00000000" w14:paraId="00000E0A">
      <w:pPr>
        <w:spacing w:after="0" w:before="0" w:line="480" w:lineRule="auto"/>
        <w:ind w:left="720" w:firstLine="720"/>
        <w:rPr/>
      </w:pPr>
      <w:r w:rsidDel="00000000" w:rsidR="00000000" w:rsidRPr="00000000">
        <w:rPr>
          <w:rtl w:val="0"/>
        </w:rPr>
        <w:t xml:space="preserve">  Finally, he reached her family’s home. He took a breath, steeling himself, then rapped his knuckles against the stone door. It opened almost immediately.</w:t>
      </w:r>
    </w:p>
    <w:p w:rsidR="00000000" w:rsidDel="00000000" w:rsidP="00000000" w:rsidRDefault="00000000" w:rsidRPr="00000000" w14:paraId="00000E0B">
      <w:pPr>
        <w:spacing w:after="0" w:before="0" w:line="480" w:lineRule="auto"/>
        <w:ind w:left="720" w:firstLine="720"/>
        <w:rPr/>
      </w:pPr>
      <w:r w:rsidDel="00000000" w:rsidR="00000000" w:rsidRPr="00000000">
        <w:rPr>
          <w:rtl w:val="0"/>
        </w:rPr>
        <w:t xml:space="preserve">  Praew’s father stood in the doorway, his lined face breaking into relief the moment he saw him.</w:t>
      </w:r>
    </w:p>
    <w:p w:rsidR="00000000" w:rsidDel="00000000" w:rsidP="00000000" w:rsidRDefault="00000000" w:rsidRPr="00000000" w14:paraId="00000E0C">
      <w:pPr>
        <w:spacing w:after="0" w:before="0" w:line="480" w:lineRule="auto"/>
        <w:ind w:left="720" w:firstLine="720"/>
        <w:rPr/>
      </w:pPr>
      <w:r w:rsidDel="00000000" w:rsidR="00000000" w:rsidRPr="00000000">
        <w:rPr>
          <w:rtl w:val="0"/>
        </w:rPr>
        <w:t xml:space="preserve">  “By the stones,” he sighed, stepping forward as if to embrace him. “You’re safe. We were so worried.”</w:t>
      </w:r>
    </w:p>
    <w:p w:rsidR="00000000" w:rsidDel="00000000" w:rsidP="00000000" w:rsidRDefault="00000000" w:rsidRPr="00000000" w14:paraId="00000E0D">
      <w:pPr>
        <w:spacing w:after="0" w:before="0" w:line="480" w:lineRule="auto"/>
        <w:ind w:left="720" w:firstLine="720"/>
        <w:rPr>
          <w:i w:val="1"/>
          <w:iCs w:val="1"/>
        </w:rPr>
      </w:pPr>
      <w:r w:rsidDel="00000000" w:rsidR="00000000" w:rsidRPr="00000000">
        <w:rPr>
          <w:rtl w:val="0"/>
        </w:rPr>
        <w:t xml:space="preserve">  Haldric blinked. </w:t>
      </w:r>
      <w:r w:rsidDel="00000000" w:rsidR="00000000" w:rsidRPr="00000000">
        <w:rPr>
          <w:i w:val="1"/>
          <w:iCs w:val="1"/>
          <w:rtl w:val="0"/>
        </w:rPr>
        <w:t xml:space="preserve">Worried?</w:t>
      </w:r>
    </w:p>
    <w:p w:rsidR="00000000" w:rsidDel="00000000" w:rsidP="00000000" w:rsidRDefault="00000000" w:rsidRPr="00000000" w14:paraId="00000E0E">
      <w:pPr>
        <w:spacing w:after="0" w:before="0" w:line="480" w:lineRule="auto"/>
        <w:ind w:left="720" w:firstLine="720"/>
        <w:rPr/>
      </w:pPr>
      <w:r w:rsidDel="00000000" w:rsidR="00000000" w:rsidRPr="00000000">
        <w:rPr>
          <w:rtl w:val="0"/>
        </w:rPr>
        <w:t xml:space="preserve">  He barely had time to register it before Praew’s mother appeared beside him, hands clasped tightly. “Where have you two been?”</w:t>
      </w:r>
    </w:p>
    <w:p w:rsidR="00000000" w:rsidDel="00000000" w:rsidP="00000000" w:rsidRDefault="00000000" w:rsidRPr="00000000" w14:paraId="00000E0F">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Two?</w:t>
      </w:r>
    </w:p>
    <w:p w:rsidR="00000000" w:rsidDel="00000000" w:rsidP="00000000" w:rsidRDefault="00000000" w:rsidRPr="00000000" w14:paraId="00000E10">
      <w:pPr>
        <w:spacing w:after="0" w:before="0" w:line="480" w:lineRule="auto"/>
        <w:ind w:left="720" w:firstLine="720"/>
        <w:rPr/>
      </w:pPr>
      <w:r w:rsidDel="00000000" w:rsidR="00000000" w:rsidRPr="00000000">
        <w:rPr>
          <w:rtl w:val="0"/>
        </w:rPr>
        <w:t xml:space="preserve">  Haldric hesitated. “We… two?” His voice came slower than he meant it to.</w:t>
      </w:r>
    </w:p>
    <w:p w:rsidR="00000000" w:rsidDel="00000000" w:rsidP="00000000" w:rsidRDefault="00000000" w:rsidRPr="00000000" w14:paraId="00000E11">
      <w:pPr>
        <w:spacing w:after="0" w:before="0" w:line="480" w:lineRule="auto"/>
        <w:ind w:left="720" w:firstLine="720"/>
        <w:rPr/>
      </w:pPr>
      <w:r w:rsidDel="00000000" w:rsidR="00000000" w:rsidRPr="00000000">
        <w:rPr>
          <w:rtl w:val="0"/>
        </w:rPr>
        <w:t xml:space="preserve">  Praew’s father frowned. “Isn’t she with you?” He poked his head past Haldric, looking behind him. Searching.</w:t>
      </w:r>
    </w:p>
    <w:p w:rsidR="00000000" w:rsidDel="00000000" w:rsidP="00000000" w:rsidRDefault="00000000" w:rsidRPr="00000000" w14:paraId="00000E12">
      <w:pPr>
        <w:spacing w:after="0" w:before="0" w:line="480" w:lineRule="auto"/>
        <w:ind w:left="720" w:firstLine="720"/>
        <w:rPr/>
      </w:pPr>
      <w:r w:rsidDel="00000000" w:rsidR="00000000" w:rsidRPr="00000000">
        <w:rPr>
          <w:rtl w:val="0"/>
        </w:rPr>
        <w:t xml:space="preserve">  Haldric felt his breath stall.</w:t>
      </w:r>
    </w:p>
    <w:p w:rsidR="00000000" w:rsidDel="00000000" w:rsidP="00000000" w:rsidRDefault="00000000" w:rsidRPr="00000000" w14:paraId="00000E13">
      <w:pPr>
        <w:spacing w:after="0" w:before="0" w:line="480" w:lineRule="auto"/>
        <w:ind w:left="720" w:firstLine="720"/>
        <w:rPr/>
      </w:pPr>
      <w:r w:rsidDel="00000000" w:rsidR="00000000" w:rsidRPr="00000000">
        <w:rPr>
          <w:rtl w:val="0"/>
        </w:rPr>
        <w:t xml:space="preserve">  “You were the last one to see her,” her mother added, her voice laced with quiet fear. “No one could find either of you since yesterday and… Hal?”</w:t>
      </w:r>
    </w:p>
    <w:p w:rsidR="00000000" w:rsidDel="00000000" w:rsidP="00000000" w:rsidRDefault="00000000" w:rsidRPr="00000000" w14:paraId="00000E14">
      <w:pPr>
        <w:spacing w:after="0" w:before="0" w:line="480" w:lineRule="auto"/>
        <w:ind w:left="720" w:firstLine="720"/>
        <w:rPr/>
      </w:pPr>
      <w:r w:rsidDel="00000000" w:rsidR="00000000" w:rsidRPr="00000000">
        <w:rPr>
          <w:rtl w:val="0"/>
        </w:rPr>
        <w:t xml:space="preserve">  Haldric took a step back. </w:t>
      </w:r>
      <w:r w:rsidDel="00000000" w:rsidR="00000000" w:rsidRPr="00000000">
        <w:rPr>
          <w:i w:val="1"/>
          <w:iCs w:val="1"/>
          <w:rtl w:val="0"/>
        </w:rPr>
        <w:t xml:space="preserve">Yesterday</w:t>
      </w:r>
      <w:r w:rsidDel="00000000" w:rsidR="00000000" w:rsidRPr="00000000">
        <w:rPr>
          <w:rtl w:val="0"/>
        </w:rPr>
        <w:t xml:space="preserve">. The words landed like a punch to the chest. Praew was missing.</w:t>
      </w:r>
    </w:p>
    <w:p w:rsidR="00000000" w:rsidDel="00000000" w:rsidP="00000000" w:rsidRDefault="00000000" w:rsidRPr="00000000" w14:paraId="00000E15">
      <w:pPr>
        <w:spacing w:after="0" w:before="0" w:line="480" w:lineRule="auto"/>
        <w:ind w:left="720" w:firstLine="720"/>
        <w:rPr/>
      </w:pPr>
      <w:r w:rsidDel="00000000" w:rsidR="00000000" w:rsidRPr="00000000">
        <w:rPr>
          <w:rtl w:val="0"/>
        </w:rPr>
        <w:t xml:space="preserve">  His skin went cold. He hadn’t seen her since—</w:t>
      </w:r>
      <w:r w:rsidDel="00000000" w:rsidR="00000000" w:rsidRPr="00000000">
        <w:rPr>
          <w:i w:val="1"/>
          <w:iCs w:val="1"/>
          <w:rtl w:val="0"/>
        </w:rPr>
        <w:t xml:space="preserve">stone me</w:t>
      </w:r>
      <w:r w:rsidDel="00000000" w:rsidR="00000000" w:rsidRPr="00000000">
        <w:rPr>
          <w:rtl w:val="0"/>
        </w:rPr>
        <w:t xml:space="preserve">.</w:t>
      </w:r>
    </w:p>
    <w:p w:rsidR="00000000" w:rsidDel="00000000" w:rsidP="00000000" w:rsidRDefault="00000000" w:rsidRPr="00000000" w14:paraId="00000E16">
      <w:pPr>
        <w:spacing w:after="0" w:before="0" w:line="480" w:lineRule="auto"/>
        <w:ind w:left="720" w:firstLine="720"/>
        <w:rPr/>
      </w:pPr>
      <w:r w:rsidDel="00000000" w:rsidR="00000000" w:rsidRPr="00000000">
        <w:rPr>
          <w:rtl w:val="0"/>
        </w:rPr>
        <w:t xml:space="preserve">  “Hal, Dear!” Praew’s mother called out.</w:t>
      </w:r>
    </w:p>
    <w:p w:rsidR="00000000" w:rsidDel="00000000" w:rsidP="00000000" w:rsidRDefault="00000000" w:rsidRPr="00000000" w14:paraId="00000E17">
      <w:pPr>
        <w:spacing w:after="0" w:before="0" w:line="480" w:lineRule="auto"/>
        <w:ind w:left="720" w:firstLine="720"/>
        <w:rPr>
          <w:i w:val="1"/>
          <w:iCs w:val="1"/>
        </w:rPr>
      </w:pPr>
      <w:r w:rsidDel="00000000" w:rsidR="00000000" w:rsidRPr="00000000">
        <w:rPr>
          <w:rtl w:val="0"/>
        </w:rPr>
        <w:t xml:space="preserve">  He left without a word. His mind was already racing. </w:t>
      </w:r>
      <w:r w:rsidDel="00000000" w:rsidR="00000000" w:rsidRPr="00000000">
        <w:rPr>
          <w:i w:val="1"/>
          <w:iCs w:val="1"/>
          <w:rtl w:val="0"/>
        </w:rPr>
        <w:t xml:space="preserve">Why do I have such a bad feeling about this?</w:t>
      </w:r>
    </w:p>
    <w:p w:rsidR="00000000" w:rsidDel="00000000" w:rsidP="00000000" w:rsidRDefault="00000000" w:rsidRPr="00000000" w14:paraId="00000E18">
      <w:pPr>
        <w:spacing w:after="0" w:before="0" w:line="480" w:lineRule="auto"/>
        <w:ind w:left="720" w:firstLine="720"/>
        <w:rPr/>
      </w:pPr>
      <w:r w:rsidDel="00000000" w:rsidR="00000000" w:rsidRPr="00000000">
        <w:rPr>
          <w:rtl w:val="0"/>
        </w:rPr>
        <w:t xml:space="preserve">  “Wait, Hal!”</w:t>
      </w:r>
    </w:p>
    <w:p w:rsidR="00000000" w:rsidDel="00000000" w:rsidP="00000000" w:rsidRDefault="00000000" w:rsidRPr="00000000" w14:paraId="00000E19">
      <w:pPr>
        <w:spacing w:after="0" w:before="0" w:line="480" w:lineRule="auto"/>
        <w:ind w:left="720" w:firstLine="720"/>
        <w:rPr>
          <w:i w:val="1"/>
          <w:iCs w:val="1"/>
        </w:rPr>
      </w:pPr>
      <w:r w:rsidDel="00000000" w:rsidR="00000000" w:rsidRPr="00000000">
        <w:rPr>
          <w:rtl w:val="0"/>
        </w:rPr>
        <w:t xml:space="preserve">  Was someone calling out to him? </w:t>
      </w:r>
      <w:r w:rsidDel="00000000" w:rsidR="00000000" w:rsidRPr="00000000">
        <w:rPr>
          <w:i w:val="1"/>
          <w:iCs w:val="1"/>
          <w:rtl w:val="0"/>
        </w:rPr>
        <w:t xml:space="preserve">No. Ignore that. Focus.</w:t>
      </w:r>
    </w:p>
    <w:p w:rsidR="00000000" w:rsidDel="00000000" w:rsidP="00000000" w:rsidRDefault="00000000" w:rsidRPr="00000000" w14:paraId="00000E1A">
      <w:pPr>
        <w:spacing w:after="0" w:before="0" w:line="480" w:lineRule="auto"/>
        <w:ind w:left="720" w:firstLine="720"/>
        <w:rPr>
          <w:i w:val="1"/>
          <w:iCs w:val="1"/>
        </w:rPr>
      </w:pPr>
      <w:r w:rsidDel="00000000" w:rsidR="00000000" w:rsidRPr="00000000">
        <w:rPr>
          <w:rtl w:val="0"/>
        </w:rPr>
        <w:t xml:space="preserve">  He’d been with The Prime ever since separating from Praew last night. There wasn’t enough time for The Prime to grab her and catch him snooping. </w:t>
      </w:r>
      <w:r w:rsidDel="00000000" w:rsidR="00000000" w:rsidRPr="00000000">
        <w:rPr>
          <w:i w:val="1"/>
          <w:iCs w:val="1"/>
          <w:rtl w:val="0"/>
        </w:rPr>
        <w:t xml:space="preserve">What if… someone else caught her committing treason?</w:t>
      </w:r>
    </w:p>
    <w:p w:rsidR="00000000" w:rsidDel="00000000" w:rsidP="00000000" w:rsidRDefault="00000000" w:rsidRPr="00000000" w14:paraId="00000E1B">
      <w:pPr>
        <w:spacing w:after="0" w:before="0" w:line="480" w:lineRule="auto"/>
        <w:ind w:left="720" w:firstLine="720"/>
        <w:rPr/>
      </w:pPr>
      <w:r w:rsidDel="00000000" w:rsidR="00000000" w:rsidRPr="00000000">
        <w:rPr>
          <w:rtl w:val="0"/>
        </w:rPr>
        <w:t xml:space="preserve">  He headed toward the city jail, turning over every possibility. You better not be here, Praew. He wasn’t even sure if he had authority here, but he’d try anyway.</w:t>
      </w:r>
    </w:p>
    <w:p w:rsidR="00000000" w:rsidDel="00000000" w:rsidP="00000000" w:rsidRDefault="00000000" w:rsidRPr="00000000" w14:paraId="00000E1C">
      <w:pPr>
        <w:spacing w:after="0" w:before="0" w:line="480" w:lineRule="auto"/>
        <w:ind w:left="720" w:firstLine="720"/>
        <w:rPr/>
      </w:pPr>
      <w:r w:rsidDel="00000000" w:rsidR="00000000" w:rsidRPr="00000000">
        <w:rPr>
          <w:rtl w:val="0"/>
        </w:rPr>
        <w:t xml:space="preserve">  The guard snapped to attention as Haldric approached. He straightened his posture and spoke in the most authoritative tone he could muster, just like he’d seen The Prime do.</w:t>
      </w:r>
    </w:p>
    <w:p w:rsidR="00000000" w:rsidDel="00000000" w:rsidP="00000000" w:rsidRDefault="00000000" w:rsidRPr="00000000" w14:paraId="00000E1D">
      <w:pPr>
        <w:spacing w:after="0" w:before="0" w:line="480" w:lineRule="auto"/>
        <w:ind w:left="720" w:firstLine="720"/>
        <w:rPr/>
      </w:pPr>
      <w:r w:rsidDel="00000000" w:rsidR="00000000" w:rsidRPr="00000000">
        <w:rPr>
          <w:rtl w:val="0"/>
        </w:rPr>
        <w:t xml:space="preserve">  “I require your arrest reports and inmate ledger. Yesterday to present.”</w:t>
      </w:r>
    </w:p>
    <w:p w:rsidR="00000000" w:rsidDel="00000000" w:rsidP="00000000" w:rsidRDefault="00000000" w:rsidRPr="00000000" w14:paraId="00000E1E">
      <w:pPr>
        <w:spacing w:after="0" w:before="0" w:line="480" w:lineRule="auto"/>
        <w:ind w:left="720" w:firstLine="720"/>
        <w:rPr/>
      </w:pPr>
      <w:r w:rsidDel="00000000" w:rsidR="00000000" w:rsidRPr="00000000">
        <w:rPr>
          <w:rtl w:val="0"/>
        </w:rPr>
        <w:t xml:space="preserve">  “Sir?” The guard blinked.</w:t>
      </w:r>
    </w:p>
    <w:p w:rsidR="00000000" w:rsidDel="00000000" w:rsidP="00000000" w:rsidRDefault="00000000" w:rsidRPr="00000000" w14:paraId="00000E1F">
      <w:pPr>
        <w:spacing w:after="0" w:before="0" w:line="480" w:lineRule="auto"/>
        <w:ind w:left="720" w:firstLine="720"/>
        <w:rPr/>
      </w:pPr>
      <w:r w:rsidDel="00000000" w:rsidR="00000000" w:rsidRPr="00000000">
        <w:rPr>
          <w:rtl w:val="0"/>
        </w:rPr>
        <w:t xml:space="preserve">  Haldric’s voice dropped lower, colder. “I hope you don’t intend to make me repeat myself, soldier. It would be… unfortunate to learn you deliberately ignored the Heir Archon.”</w:t>
      </w:r>
    </w:p>
    <w:p w:rsidR="00000000" w:rsidDel="00000000" w:rsidP="00000000" w:rsidRDefault="00000000" w:rsidRPr="00000000" w14:paraId="00000E20">
      <w:pPr>
        <w:spacing w:after="0" w:before="0" w:line="480" w:lineRule="auto"/>
        <w:ind w:left="720" w:firstLine="720"/>
        <w:rPr/>
      </w:pPr>
      <w:r w:rsidDel="00000000" w:rsidR="00000000" w:rsidRPr="00000000">
        <w:rPr>
          <w:rtl w:val="0"/>
        </w:rPr>
        <w:t xml:space="preserve">  The poor man’s eyes nearly popped out of his skull. “N-no, Heir Archon, sir! I’ll get them right away!”</w:t>
      </w:r>
    </w:p>
    <w:p w:rsidR="00000000" w:rsidDel="00000000" w:rsidP="00000000" w:rsidRDefault="00000000" w:rsidRPr="00000000" w14:paraId="00000E21">
      <w:pPr>
        <w:spacing w:after="0" w:before="0" w:line="480" w:lineRule="auto"/>
        <w:ind w:left="720" w:firstLine="720"/>
        <w:rPr/>
      </w:pPr>
      <w:r w:rsidDel="00000000" w:rsidR="00000000" w:rsidRPr="00000000">
        <w:rPr>
          <w:rtl w:val="0"/>
        </w:rPr>
        <w:t xml:space="preserve">  He returned quickly with the documents. Haldric read through them more than once, taking brief, petty satisfaction in seeing War Claw Bresdin’s name in there. But ultimately, the documents were useless.</w:t>
      </w:r>
    </w:p>
    <w:p w:rsidR="00000000" w:rsidDel="00000000" w:rsidP="00000000" w:rsidRDefault="00000000" w:rsidRPr="00000000" w14:paraId="00000E22">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Nothing. Back to square one.</w:t>
      </w:r>
    </w:p>
    <w:p w:rsidR="00000000" w:rsidDel="00000000" w:rsidP="00000000" w:rsidRDefault="00000000" w:rsidRPr="00000000" w14:paraId="00000E23">
      <w:pPr>
        <w:spacing w:after="0" w:before="0" w:line="480" w:lineRule="auto"/>
        <w:ind w:left="720" w:firstLine="720"/>
        <w:rPr/>
      </w:pPr>
      <w:r w:rsidDel="00000000" w:rsidR="00000000" w:rsidRPr="00000000">
        <w:rPr>
          <w:rtl w:val="0"/>
        </w:rPr>
        <w:t xml:space="preserve">  He went to The Prime’s office, hoping for help, but the man wasn’t there. Probably still on the surface. Maybe best not to disturb him right now…</w:t>
      </w:r>
    </w:p>
    <w:p w:rsidR="00000000" w:rsidDel="00000000" w:rsidP="00000000" w:rsidRDefault="00000000" w:rsidRPr="00000000" w14:paraId="00000E24">
      <w:pPr>
        <w:spacing w:after="0" w:before="0" w:line="480" w:lineRule="auto"/>
        <w:ind w:left="720" w:firstLine="720"/>
        <w:rPr>
          <w:i w:val="1"/>
          <w:iCs w:val="1"/>
        </w:rPr>
      </w:pPr>
      <w:r w:rsidDel="00000000" w:rsidR="00000000" w:rsidRPr="00000000">
        <w:rPr>
          <w:rtl w:val="0"/>
        </w:rPr>
        <w:t xml:space="preserve">  Haldric paused in the corridor. </w:t>
      </w:r>
      <w:r w:rsidDel="00000000" w:rsidR="00000000" w:rsidRPr="00000000">
        <w:rPr>
          <w:i w:val="1"/>
          <w:iCs w:val="1"/>
          <w:rtl w:val="0"/>
        </w:rPr>
        <w:t xml:space="preserve">What next?</w:t>
      </w:r>
    </w:p>
    <w:p w:rsidR="00000000" w:rsidDel="00000000" w:rsidP="00000000" w:rsidRDefault="00000000" w:rsidRPr="00000000" w14:paraId="00000E25">
      <w:pPr>
        <w:spacing w:after="0" w:before="0" w:line="480" w:lineRule="auto"/>
        <w:ind w:left="720" w:firstLine="720"/>
        <w:rPr/>
      </w:pPr>
      <w:r w:rsidDel="00000000" w:rsidR="00000000" w:rsidRPr="00000000">
        <w:rPr>
          <w:rtl w:val="0"/>
        </w:rPr>
        <w:t xml:space="preserve">  Praew wasn’t easy to take down. Not after her Special Forces training. He absentmindedly rubbed his throat where she had hit him last night.</w:t>
      </w:r>
    </w:p>
    <w:p w:rsidR="00000000" w:rsidDel="00000000" w:rsidP="00000000" w:rsidRDefault="00000000" w:rsidRPr="00000000" w14:paraId="00000E26">
      <w:pPr>
        <w:spacing w:after="0" w:before="0" w:line="480" w:lineRule="auto"/>
        <w:ind w:left="720" w:firstLine="720"/>
        <w:rPr>
          <w:i w:val="1"/>
          <w:iCs w:val="1"/>
        </w:rPr>
      </w:pPr>
      <w:r w:rsidDel="00000000" w:rsidR="00000000" w:rsidRPr="00000000">
        <w:rPr>
          <w:rtl w:val="0"/>
        </w:rPr>
        <w:t xml:space="preserve">  She was probably more skilled than him and Asher in every form of combat by now. It would’ve taken a serious fight to capture her. Blood. Noise. </w:t>
      </w:r>
      <w:r w:rsidDel="00000000" w:rsidR="00000000" w:rsidRPr="00000000">
        <w:rPr>
          <w:i w:val="1"/>
          <w:iCs w:val="1"/>
          <w:rtl w:val="0"/>
        </w:rPr>
        <w:t xml:space="preserve">Someone would’ve heard something. Right?</w:t>
      </w:r>
    </w:p>
    <w:p w:rsidR="00000000" w:rsidDel="00000000" w:rsidP="00000000" w:rsidRDefault="00000000" w:rsidRPr="00000000" w14:paraId="00000E27">
      <w:pPr>
        <w:spacing w:after="0" w:before="0" w:line="480" w:lineRule="auto"/>
        <w:ind w:left="720" w:firstLine="720"/>
        <w:rPr/>
      </w:pPr>
      <w:r w:rsidDel="00000000" w:rsidR="00000000" w:rsidRPr="00000000">
        <w:rPr>
          <w:rtl w:val="0"/>
        </w:rPr>
        <w:t xml:space="preserve">  He arrived at the infirmary and used his title to get immediate access to the medical records. But there was no record of her, nor any combat-related injuries among the wounded.</w:t>
      </w:r>
    </w:p>
    <w:p w:rsidR="00000000" w:rsidDel="00000000" w:rsidP="00000000" w:rsidRDefault="00000000" w:rsidRPr="00000000" w14:paraId="00000E28">
      <w:pPr>
        <w:spacing w:after="0" w:before="0" w:line="480" w:lineRule="auto"/>
        <w:ind w:left="720" w:firstLine="720"/>
        <w:rPr>
          <w:i w:val="1"/>
          <w:iCs w:val="1"/>
        </w:rPr>
      </w:pPr>
      <w:r w:rsidDel="00000000" w:rsidR="00000000" w:rsidRPr="00000000">
        <w:rPr>
          <w:rtl w:val="0"/>
        </w:rPr>
        <w:t xml:space="preserve">  Haldric slammed the infirmary’s thick booklet shut. </w:t>
      </w:r>
      <w:r w:rsidDel="00000000" w:rsidR="00000000" w:rsidRPr="00000000">
        <w:rPr>
          <w:i w:val="1"/>
          <w:iCs w:val="1"/>
          <w:rtl w:val="0"/>
        </w:rPr>
        <w:t xml:space="preserve">She’s not here either?</w:t>
      </w:r>
      <w:r w:rsidDel="00000000" w:rsidR="00000000" w:rsidRPr="00000000">
        <w:rPr>
          <w:rtl w:val="0"/>
        </w:rPr>
        <w:t xml:space="preserve"> “Bolting stone me!” he yelled. </w:t>
      </w:r>
      <w:r w:rsidDel="00000000" w:rsidR="00000000" w:rsidRPr="00000000">
        <w:rPr>
          <w:i w:val="1"/>
          <w:iCs w:val="1"/>
          <w:rtl w:val="0"/>
        </w:rPr>
        <w:t xml:space="preserve">Where in the ten stones are you? It’s not like you would vanish without a fight.</w:t>
      </w:r>
    </w:p>
    <w:p w:rsidR="00000000" w:rsidDel="00000000" w:rsidP="00000000" w:rsidRDefault="00000000" w:rsidRPr="00000000" w14:paraId="00000E29">
      <w:pPr>
        <w:spacing w:after="0" w:before="0" w:line="480" w:lineRule="auto"/>
        <w:ind w:left="720" w:firstLine="720"/>
        <w:rPr/>
      </w:pPr>
      <w:r w:rsidDel="00000000" w:rsidR="00000000" w:rsidRPr="00000000">
        <w:rPr>
          <w:rtl w:val="0"/>
        </w:rPr>
        <w:t xml:space="preserve">  That was not the Praew he knew.</w:t>
      </w:r>
    </w:p>
    <w:p w:rsidR="00000000" w:rsidDel="00000000" w:rsidP="00000000" w:rsidRDefault="00000000" w:rsidRPr="00000000" w14:paraId="00000E2A">
      <w:pPr>
        <w:spacing w:after="0" w:before="0" w:line="480" w:lineRule="auto"/>
        <w:ind w:left="720" w:firstLine="720"/>
        <w:rPr/>
      </w:pPr>
      <w:r w:rsidDel="00000000" w:rsidR="00000000" w:rsidRPr="00000000">
        <w:rPr>
          <w:rtl w:val="0"/>
        </w:rPr>
        <w:t xml:space="preserve">  Unless the assailants were acclimated. But of course, that information wouldn’t be in just any accessible medical records.</w:t>
      </w:r>
    </w:p>
    <w:p w:rsidR="00000000" w:rsidDel="00000000" w:rsidP="00000000" w:rsidRDefault="00000000" w:rsidRPr="00000000" w14:paraId="00000E2B">
      <w:pPr>
        <w:spacing w:after="0" w:before="0" w:line="480" w:lineRule="auto"/>
        <w:ind w:left="720" w:firstLine="720"/>
        <w:rPr/>
      </w:pPr>
      <w:r w:rsidDel="00000000" w:rsidR="00000000" w:rsidRPr="00000000">
        <w:rPr>
          <w:rtl w:val="0"/>
        </w:rPr>
        <w:t xml:space="preserve">  Startled by Haldric’s outburst, a chirurgeon cautiously approached. “Uhh… sir? Would you perhaps like to search through the classified records?”</w:t>
      </w:r>
    </w:p>
    <w:p w:rsidR="00000000" w:rsidDel="00000000" w:rsidP="00000000" w:rsidRDefault="00000000" w:rsidRPr="00000000" w14:paraId="00000E2C">
      <w:pPr>
        <w:spacing w:after="0" w:before="0" w:line="480" w:lineRule="auto"/>
        <w:ind w:left="720" w:firstLine="720"/>
        <w:rPr/>
      </w:pPr>
      <w:r w:rsidDel="00000000" w:rsidR="00000000" w:rsidRPr="00000000">
        <w:rPr>
          <w:rtl w:val="0"/>
        </w:rPr>
        <w:t xml:space="preserve">  “The what?” Haldric snapped back.</w:t>
      </w:r>
    </w:p>
    <w:p w:rsidR="00000000" w:rsidDel="00000000" w:rsidP="00000000" w:rsidRDefault="00000000" w:rsidRPr="00000000" w14:paraId="00000E2D">
      <w:pPr>
        <w:spacing w:after="0" w:before="0" w:line="480" w:lineRule="auto"/>
        <w:ind w:left="720" w:firstLine="720"/>
        <w:rPr/>
      </w:pPr>
      <w:r w:rsidDel="00000000" w:rsidR="00000000" w:rsidRPr="00000000">
        <w:rPr>
          <w:rtl w:val="0"/>
        </w:rPr>
        <w:t xml:space="preserve">  “Um—I mean…” The worker fidgeted uncomfortably. “The classified records, if it pleases you. Very few are authorized to review or edit them, but we all know they exist, sir. The Prime and Heir should have their own key to unlock the room.”</w:t>
      </w:r>
    </w:p>
    <w:p w:rsidR="00000000" w:rsidDel="00000000" w:rsidP="00000000" w:rsidRDefault="00000000" w:rsidRPr="00000000" w14:paraId="00000E2E">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I’m an idiot.</w:t>
      </w:r>
    </w:p>
    <w:p w:rsidR="00000000" w:rsidDel="00000000" w:rsidP="00000000" w:rsidRDefault="00000000" w:rsidRPr="00000000" w14:paraId="00000E2F">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”You just figured that out?”</w:t>
      </w:r>
      <w:r w:rsidDel="00000000" w:rsidR="00000000" w:rsidRPr="00000000">
        <w:rPr>
          <w:rtl w:val="0"/>
        </w:rPr>
        <w:t xml:space="preserve"> Praew snorted in his head.</w:t>
      </w:r>
    </w:p>
    <w:p w:rsidR="00000000" w:rsidDel="00000000" w:rsidP="00000000" w:rsidRDefault="00000000" w:rsidRPr="00000000" w14:paraId="00000E30">
      <w:pPr>
        <w:spacing w:after="0" w:before="0" w:line="480" w:lineRule="auto"/>
        <w:ind w:left="720" w:firstLine="720"/>
        <w:rPr/>
      </w:pPr>
      <w:r w:rsidDel="00000000" w:rsidR="00000000" w:rsidRPr="00000000">
        <w:rPr>
          <w:rtl w:val="0"/>
        </w:rPr>
        <w:t xml:space="preserve">  Haldric pulled the key that hung beneath his shirt and unlocked an obscured room. Moments later, he cracked the classified check-in ledger open and flipped through the recent entries. If any acclimated Hunters or Special Forces operatives had been admitted, it would be noted.</w:t>
      </w:r>
    </w:p>
    <w:p w:rsidR="00000000" w:rsidDel="00000000" w:rsidP="00000000" w:rsidRDefault="00000000" w:rsidRPr="00000000" w14:paraId="00000E31">
      <w:pPr>
        <w:spacing w:after="0" w:before="0" w:line="480" w:lineRule="auto"/>
        <w:ind w:left="720" w:firstLine="720"/>
        <w:rPr/>
      </w:pPr>
      <w:r w:rsidDel="00000000" w:rsidR="00000000" w:rsidRPr="00000000">
        <w:rPr>
          <w:rtl w:val="0"/>
        </w:rPr>
        <w:t xml:space="preserve">  And there it was. Two notable admissions from early this morning.</w:t>
      </w:r>
    </w:p>
    <w:p w:rsidR="00000000" w:rsidDel="00000000" w:rsidP="00000000" w:rsidRDefault="00000000" w:rsidRPr="00000000" w14:paraId="00000E32">
      <w:pPr>
        <w:spacing w:after="0" w:before="0" w:line="480" w:lineRule="auto"/>
        <w:ind w:left="720" w:firstLine="720"/>
        <w:rPr/>
      </w:pPr>
      <w:r w:rsidDel="00000000" w:rsidR="00000000" w:rsidRPr="00000000">
        <w:rPr>
          <w:rtl w:val="0"/>
        </w:rPr>
        <w:t xml:space="preserve">  The first?</w:t>
      </w:r>
    </w:p>
    <w:p w:rsidR="00000000" w:rsidDel="00000000" w:rsidP="00000000" w:rsidRDefault="00000000" w:rsidRPr="00000000" w14:paraId="00000E33">
      <w:pPr>
        <w:spacing w:after="0" w:before="0" w:line="480" w:lineRule="auto"/>
        <w:ind w:left="720" w:firstLine="720"/>
        <w:rPr/>
      </w:pPr>
      <w:r w:rsidDel="00000000" w:rsidR="00000000" w:rsidRPr="00000000">
        <w:rPr>
          <w:rtl w:val="0"/>
        </w:rPr>
        <w:t xml:space="preserve">  Patient Name: [REDACTED]</w:t>
      </w:r>
    </w:p>
    <w:p w:rsidR="00000000" w:rsidDel="00000000" w:rsidP="00000000" w:rsidRDefault="00000000" w:rsidRPr="00000000" w14:paraId="00000E34">
      <w:pPr>
        <w:spacing w:after="0" w:before="0" w:line="480" w:lineRule="auto"/>
        <w:ind w:left="720" w:firstLine="720"/>
        <w:rPr/>
      </w:pPr>
      <w:r w:rsidDel="00000000" w:rsidR="00000000" w:rsidRPr="00000000">
        <w:rPr>
          <w:rtl w:val="0"/>
        </w:rPr>
        <w:t xml:space="preserve">       Superior Human Anatomy: Embedded</w:t>
      </w:r>
    </w:p>
    <w:p w:rsidR="00000000" w:rsidDel="00000000" w:rsidP="00000000" w:rsidRDefault="00000000" w:rsidRPr="00000000" w14:paraId="00000E35">
      <w:pPr>
        <w:spacing w:after="0" w:before="0" w:line="480" w:lineRule="auto"/>
        <w:ind w:left="720" w:firstLine="720"/>
        <w:rPr/>
      </w:pPr>
      <w:r w:rsidDel="00000000" w:rsidR="00000000" w:rsidRPr="00000000">
        <w:rPr>
          <w:rtl w:val="0"/>
        </w:rPr>
        <w:t xml:space="preserve">  Profession: [REDACTED]</w:t>
      </w:r>
    </w:p>
    <w:p w:rsidR="00000000" w:rsidDel="00000000" w:rsidP="00000000" w:rsidRDefault="00000000" w:rsidRPr="00000000" w14:paraId="00000E36">
      <w:pPr>
        <w:spacing w:after="0" w:before="0" w:line="480" w:lineRule="auto"/>
        <w:ind w:left="720" w:firstLine="720"/>
        <w:rPr/>
      </w:pPr>
      <w:r w:rsidDel="00000000" w:rsidR="00000000" w:rsidRPr="00000000">
        <w:rPr>
          <w:rtl w:val="0"/>
        </w:rPr>
        <w:t xml:space="preserve">  Injuries: Blunt force trauma, lacerations, coma</w:t>
      </w:r>
    </w:p>
    <w:p w:rsidR="00000000" w:rsidDel="00000000" w:rsidP="00000000" w:rsidRDefault="00000000" w:rsidRPr="00000000" w14:paraId="00000E37">
      <w:pPr>
        <w:spacing w:after="0" w:before="0" w:line="480" w:lineRule="auto"/>
        <w:ind w:left="720" w:firstLine="720"/>
        <w:rPr/>
      </w:pPr>
      <w:r w:rsidDel="00000000" w:rsidR="00000000" w:rsidRPr="00000000">
        <w:rPr>
          <w:rtl w:val="0"/>
        </w:rPr>
        <w:t xml:space="preserve">  Cause of Injury: [REDACTED]</w:t>
      </w:r>
    </w:p>
    <w:p w:rsidR="00000000" w:rsidDel="00000000" w:rsidP="00000000" w:rsidRDefault="00000000" w:rsidRPr="00000000" w14:paraId="00000E38">
      <w:pPr>
        <w:spacing w:after="0" w:before="0" w:line="480" w:lineRule="auto"/>
        <w:ind w:left="720" w:firstLine="720"/>
        <w:rPr/>
      </w:pPr>
      <w:r w:rsidDel="00000000" w:rsidR="00000000" w:rsidRPr="00000000">
        <w:rPr>
          <w:rtl w:val="0"/>
        </w:rPr>
        <w:t xml:space="preserve">  Haldric stared. He’d never seen this many redacted lines on a single document. </w:t>
      </w:r>
      <w:r w:rsidDel="00000000" w:rsidR="00000000" w:rsidRPr="00000000">
        <w:rPr>
          <w:i w:val="1"/>
          <w:iCs w:val="1"/>
          <w:rtl w:val="0"/>
        </w:rPr>
        <w:t xml:space="preserve">That can’t be normal, right?</w:t>
      </w:r>
      <w:r w:rsidDel="00000000" w:rsidR="00000000" w:rsidRPr="00000000">
        <w:rPr>
          <w:rtl w:val="0"/>
        </w:rPr>
        <w:t xml:space="preserve"> </w:t>
      </w:r>
    </w:p>
    <w:p w:rsidR="00000000" w:rsidDel="00000000" w:rsidP="00000000" w:rsidRDefault="00000000" w:rsidRPr="00000000" w14:paraId="00000E39">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Not likely.” Praew agreed in his head, “keep reading.</w:t>
      </w:r>
      <w:r w:rsidDel="00000000" w:rsidR="00000000" w:rsidRPr="00000000">
        <w:rPr>
          <w:rtl w:val="0"/>
        </w:rPr>
        <w:t xml:space="preserve">” </w:t>
      </w:r>
    </w:p>
    <w:p w:rsidR="00000000" w:rsidDel="00000000" w:rsidP="00000000" w:rsidRDefault="00000000" w:rsidRPr="00000000" w14:paraId="00000E3A">
      <w:pPr>
        <w:spacing w:after="0" w:before="0" w:line="480" w:lineRule="auto"/>
        <w:ind w:left="720" w:firstLine="720"/>
        <w:rPr/>
      </w:pPr>
      <w:r w:rsidDel="00000000" w:rsidR="00000000" w:rsidRPr="00000000">
        <w:rPr>
          <w:rtl w:val="0"/>
        </w:rPr>
        <w:t xml:space="preserve">      He moved to the second entry. This one actually told him something.</w:t>
      </w:r>
    </w:p>
    <w:p w:rsidR="00000000" w:rsidDel="00000000" w:rsidP="00000000" w:rsidRDefault="00000000" w:rsidRPr="00000000" w14:paraId="00000E3B">
      <w:pPr>
        <w:spacing w:after="0" w:before="0" w:line="480" w:lineRule="auto"/>
        <w:ind w:left="720" w:firstLine="720"/>
        <w:rPr/>
      </w:pPr>
      <w:r w:rsidDel="00000000" w:rsidR="00000000" w:rsidRPr="00000000">
        <w:rPr>
          <w:rtl w:val="0"/>
        </w:rPr>
        <w:t xml:space="preserve">  Patient Name: </w:t>
      </w:r>
      <w:sdt>
        <w:sdtPr>
          <w:id w:val="-286882635"/>
          <w:tag w:val="goog_rdk_132"/>
        </w:sdtPr>
        <w:sdtContent>
          <w:commentRangeStart w:id="65"/>
        </w:sdtContent>
      </w:sdt>
      <w:r w:rsidDel="00000000" w:rsidR="00000000" w:rsidRPr="00000000">
        <w:rPr>
          <w:rtl w:val="0"/>
        </w:rPr>
        <w:t xml:space="preserve">Godric Rivers</w:t>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0E3C">
      <w:pPr>
        <w:spacing w:after="0" w:before="0" w:line="480" w:lineRule="auto"/>
        <w:ind w:left="720" w:firstLine="720"/>
        <w:rPr/>
      </w:pPr>
      <w:r w:rsidDel="00000000" w:rsidR="00000000" w:rsidRPr="00000000">
        <w:rPr>
          <w:rtl w:val="0"/>
        </w:rPr>
        <w:t xml:space="preserve">  Superior Human Anatomy: Acclimated</w:t>
      </w:r>
    </w:p>
    <w:p w:rsidR="00000000" w:rsidDel="00000000" w:rsidP="00000000" w:rsidRDefault="00000000" w:rsidRPr="00000000" w14:paraId="00000E3D">
      <w:pPr>
        <w:spacing w:after="0" w:before="0" w:line="480" w:lineRule="auto"/>
        <w:ind w:left="720" w:firstLine="720"/>
        <w:rPr/>
      </w:pPr>
      <w:r w:rsidDel="00000000" w:rsidR="00000000" w:rsidRPr="00000000">
        <w:rPr>
          <w:rtl w:val="0"/>
        </w:rPr>
        <w:t xml:space="preserve">  Profession: Mythical Beast Hunter</w:t>
      </w:r>
    </w:p>
    <w:p w:rsidR="00000000" w:rsidDel="00000000" w:rsidP="00000000" w:rsidRDefault="00000000" w:rsidRPr="00000000" w14:paraId="00000E3E">
      <w:pPr>
        <w:spacing w:after="0" w:before="0" w:line="480" w:lineRule="auto"/>
        <w:ind w:left="720" w:firstLine="720"/>
        <w:rPr/>
      </w:pPr>
      <w:r w:rsidDel="00000000" w:rsidR="00000000" w:rsidRPr="00000000">
        <w:rPr>
          <w:rtl w:val="0"/>
        </w:rPr>
        <w:t xml:space="preserve">  Injuries: Dislocated shoulder, impaled foot</w:t>
      </w:r>
    </w:p>
    <w:p w:rsidR="00000000" w:rsidDel="00000000" w:rsidP="00000000" w:rsidRDefault="00000000" w:rsidRPr="00000000" w14:paraId="00000E3F">
      <w:pPr>
        <w:spacing w:after="0" w:before="0" w:line="480" w:lineRule="auto"/>
        <w:ind w:left="720" w:firstLine="720"/>
        <w:rPr/>
      </w:pPr>
      <w:r w:rsidDel="00000000" w:rsidR="00000000" w:rsidRPr="00000000">
        <w:rPr>
          <w:rtl w:val="0"/>
        </w:rPr>
        <w:t xml:space="preserve">  Cause of Injury: Combat training</w:t>
      </w:r>
    </w:p>
    <w:p w:rsidR="00000000" w:rsidDel="00000000" w:rsidP="00000000" w:rsidRDefault="00000000" w:rsidRPr="00000000" w14:paraId="00000E40">
      <w:pPr>
        <w:spacing w:after="0" w:before="0" w:line="480" w:lineRule="auto"/>
        <w:ind w:left="720" w:firstLine="720"/>
        <w:rPr>
          <w:i w:val="1"/>
          <w:iCs w:val="1"/>
        </w:rPr>
      </w:pPr>
      <w:r w:rsidDel="00000000" w:rsidR="00000000" w:rsidRPr="00000000">
        <w:rPr>
          <w:rtl w:val="0"/>
        </w:rPr>
        <w:t xml:space="preserve">  Haldric whistled. </w:t>
      </w:r>
      <w:r w:rsidDel="00000000" w:rsidR="00000000" w:rsidRPr="00000000">
        <w:rPr>
          <w:i w:val="1"/>
          <w:iCs w:val="1"/>
          <w:rtl w:val="0"/>
        </w:rPr>
        <w:t xml:space="preserve">Combat training? In the middle of the night? Unlikely. Looks like Praew was right about you too.</w:t>
      </w:r>
    </w:p>
    <w:p w:rsidR="00000000" w:rsidDel="00000000" w:rsidP="00000000" w:rsidRDefault="00000000" w:rsidRPr="00000000" w14:paraId="00000E41">
      <w:pPr>
        <w:spacing w:after="0" w:before="0" w:line="480" w:lineRule="auto"/>
        <w:ind w:left="720" w:firstLine="720"/>
        <w:rPr/>
      </w:pPr>
      <w:r w:rsidDel="00000000" w:rsidR="00000000" w:rsidRPr="00000000">
        <w:rPr>
          <w:rtl w:val="0"/>
        </w:rPr>
        <w:t xml:space="preserve">  He had already taken down one Mythical Beast Hunter. Now it looked like he’d have to deal with the second.</w:t>
      </w:r>
    </w:p>
    <w:p w:rsidR="00000000" w:rsidDel="00000000" w:rsidP="00000000" w:rsidRDefault="00000000" w:rsidRPr="00000000" w14:paraId="00000E42">
      <w:pPr>
        <w:spacing w:after="0" w:before="0" w:line="480" w:lineRule="auto"/>
        <w:ind w:left="720" w:firstLine="720"/>
        <w:rPr/>
      </w:pPr>
      <w:r w:rsidDel="00000000" w:rsidR="00000000" w:rsidRPr="00000000">
        <w:rPr>
          <w:rtl w:val="0"/>
        </w:rPr>
        <w:t xml:space="preserve">  Silverwing Godric.</w:t>
      </w:r>
    </w:p>
    <w:p w:rsidR="00000000" w:rsidDel="00000000" w:rsidP="00000000" w:rsidRDefault="00000000" w:rsidRPr="00000000" w14:paraId="00000E43">
      <w:pPr>
        <w:spacing w:after="0" w:before="0" w:line="480" w:lineRule="auto"/>
        <w:ind w:left="720" w:firstLine="720"/>
        <w:rPr/>
      </w:pPr>
      <w:r w:rsidDel="00000000" w:rsidR="00000000" w:rsidRPr="00000000">
        <w:rPr>
          <w:rtl w:val="0"/>
        </w:rPr>
        <w:t xml:space="preserve">  Haldric’s jaw locked, his heart pounding. This time, he wouldn’t be caught unprepared. This time, Godric would be the prey.</w:t>
      </w:r>
    </w:p>
    <w:p w:rsidR="00000000" w:rsidDel="00000000" w:rsidP="00000000" w:rsidRDefault="00000000" w:rsidRPr="00000000" w14:paraId="00000E44">
      <w:pPr>
        <w:spacing w:after="0" w:before="0" w:line="480" w:lineRule="auto"/>
        <w:ind w:left="720" w:firstLine="720"/>
        <w:rPr/>
      </w:pPr>
      <w:r w:rsidDel="00000000" w:rsidR="00000000" w:rsidRPr="00000000">
        <w:rPr>
          <w:rtl w:val="0"/>
        </w:rPr>
        <w:t xml:space="preserve">  As he ran home, Haldric’s thoughts spun. Upstairs. Bedroom. Floorboards. He dropped to his knees and yanked a wooden box from beneath the bed.</w:t>
      </w:r>
    </w:p>
    <w:p w:rsidR="00000000" w:rsidDel="00000000" w:rsidP="00000000" w:rsidRDefault="00000000" w:rsidRPr="00000000" w14:paraId="00000E45">
      <w:pPr>
        <w:spacing w:after="0" w:before="0" w:line="480" w:lineRule="auto"/>
        <w:ind w:left="720" w:firstLine="720"/>
        <w:rPr/>
      </w:pPr>
      <w:r w:rsidDel="00000000" w:rsidR="00000000" w:rsidRPr="00000000">
        <w:rPr>
          <w:rtl w:val="0"/>
        </w:rPr>
        <w:t xml:space="preserve">  His father’s combat gloves.</w:t>
      </w:r>
    </w:p>
    <w:p w:rsidR="00000000" w:rsidDel="00000000" w:rsidP="00000000" w:rsidRDefault="00000000" w:rsidRPr="00000000" w14:paraId="00000E46">
      <w:pPr>
        <w:spacing w:after="0" w:before="0" w:line="480" w:lineRule="auto"/>
        <w:ind w:left="720" w:firstLine="720"/>
        <w:rPr/>
      </w:pPr>
      <w:r w:rsidDel="00000000" w:rsidR="00000000" w:rsidRPr="00000000">
        <w:rPr>
          <w:rtl w:val="0"/>
        </w:rPr>
        <w:t xml:space="preserve">  Each one had a single slot in the center of the palm for a Sifaralith Stone to be embedded.</w:t>
      </w:r>
    </w:p>
    <w:p w:rsidR="00000000" w:rsidDel="00000000" w:rsidP="00000000" w:rsidRDefault="00000000" w:rsidRPr="00000000" w14:paraId="00000E47">
      <w:pPr>
        <w:spacing w:after="0" w:before="0" w:line="480" w:lineRule="auto"/>
        <w:ind w:left="720" w:firstLine="720"/>
        <w:rPr/>
      </w:pPr>
      <w:r w:rsidDel="00000000" w:rsidR="00000000" w:rsidRPr="00000000">
        <w:rPr>
          <w:rtl w:val="0"/>
        </w:rPr>
        <w:t xml:space="preserve">  He had stared at these gloves for years. Obsessively. Unhealthily. He knew exactly what size of stone they needed. He pulled out a second box, which held pilfered goods from the previous night.</w:t>
      </w:r>
    </w:p>
    <w:p w:rsidR="00000000" w:rsidDel="00000000" w:rsidP="00000000" w:rsidRDefault="00000000" w:rsidRPr="00000000" w14:paraId="00000E48">
      <w:pPr>
        <w:spacing w:after="0" w:before="0" w:line="480" w:lineRule="auto"/>
        <w:ind w:left="720" w:firstLine="720"/>
        <w:rPr/>
      </w:pPr>
      <w:r w:rsidDel="00000000" w:rsidR="00000000" w:rsidRPr="00000000">
        <w:rPr>
          <w:rtl w:val="0"/>
        </w:rPr>
        <w:t xml:space="preserve">  He never should have taken them.</w:t>
      </w:r>
    </w:p>
    <w:p w:rsidR="00000000" w:rsidDel="00000000" w:rsidP="00000000" w:rsidRDefault="00000000" w:rsidRPr="00000000" w14:paraId="00000E49">
      <w:pPr>
        <w:spacing w:after="0" w:before="0" w:line="480" w:lineRule="auto"/>
        <w:ind w:left="720" w:firstLine="720"/>
        <w:rPr/>
      </w:pPr>
      <w:r w:rsidDel="00000000" w:rsidR="00000000" w:rsidRPr="00000000">
        <w:rPr>
          <w:rtl w:val="0"/>
        </w:rPr>
        <w:t xml:space="preserve">  The Sifaralith Identification Program on the Fourth Floor was brutal. He’d seen it himself—how they made enslaved people handle stones, watching for a spark, a twitch, a scream. Waiting for a trigger. Knowing full well that an unknown trigger often meant death.</w:t>
      </w:r>
    </w:p>
    <w:p w:rsidR="00000000" w:rsidDel="00000000" w:rsidP="00000000" w:rsidRDefault="00000000" w:rsidRPr="00000000" w14:paraId="00000E4A">
      <w:pPr>
        <w:spacing w:after="0" w:before="0" w:line="480" w:lineRule="auto"/>
        <w:ind w:left="720" w:firstLine="720"/>
        <w:rPr/>
      </w:pPr>
      <w:r w:rsidDel="00000000" w:rsidR="00000000" w:rsidRPr="00000000">
        <w:rPr>
          <w:rtl w:val="0"/>
        </w:rPr>
        <w:t xml:space="preserve">  Despite their origin, he had stolen a SurgeStone and a ForceStone of a Noble rank.</w:t>
      </w:r>
    </w:p>
    <w:p w:rsidR="00000000" w:rsidDel="00000000" w:rsidP="00000000" w:rsidRDefault="00000000" w:rsidRPr="00000000" w14:paraId="00000E4B">
      <w:pPr>
        <w:spacing w:after="0" w:before="0" w:line="480" w:lineRule="auto"/>
        <w:ind w:left="720" w:firstLine="720"/>
        <w:rPr/>
      </w:pPr>
      <w:r w:rsidDel="00000000" w:rsidR="00000000" w:rsidRPr="00000000">
        <w:rPr>
          <w:rtl w:val="0"/>
        </w:rPr>
        <w:t xml:space="preserve">  He put the gloves on. His fists clenched, the gloves tightening against his skin. It was wrong. He knew that. But it was the only way to level the field. The only way to stand on even ground with men like Godric.</w:t>
      </w:r>
    </w:p>
    <w:p w:rsidR="00000000" w:rsidDel="00000000" w:rsidP="00000000" w:rsidRDefault="00000000" w:rsidRPr="00000000" w14:paraId="00000E4C">
      <w:pPr>
        <w:spacing w:after="0" w:before="0" w:line="480" w:lineRule="auto"/>
        <w:ind w:left="720" w:firstLine="720"/>
        <w:rPr/>
      </w:pPr>
      <w:r w:rsidDel="00000000" w:rsidR="00000000" w:rsidRPr="00000000">
        <w:rPr>
          <w:rtl w:val="0"/>
        </w:rPr>
        <w:t xml:space="preserve">  His guilt didn’t matter now. Praew was missing.</w:t>
      </w:r>
    </w:p>
    <w:p w:rsidR="00000000" w:rsidDel="00000000" w:rsidP="00000000" w:rsidRDefault="00000000" w:rsidRPr="00000000" w14:paraId="00000E4D">
      <w:pPr>
        <w:spacing w:after="0" w:before="0" w:line="480" w:lineRule="auto"/>
        <w:ind w:left="720" w:firstLine="720"/>
        <w:rPr/>
      </w:pPr>
      <w:r w:rsidDel="00000000" w:rsidR="00000000" w:rsidRPr="00000000">
        <w:rPr>
          <w:rtl w:val="0"/>
        </w:rPr>
        <w:t xml:space="preserve">  And he knew exactly where Godric would be.</w:t>
      </w:r>
    </w:p>
    <w:p w:rsidR="00000000" w:rsidDel="00000000" w:rsidP="00000000" w:rsidRDefault="00000000" w:rsidRPr="00000000" w14:paraId="00000E4E">
      <w:pPr>
        <w:spacing w:after="0" w:before="0" w:line="480" w:lineRule="auto"/>
        <w:ind w:left="720" w:firstLine="720"/>
        <w:rPr/>
      </w:pPr>
      <w:r w:rsidDel="00000000" w:rsidR="00000000" w:rsidRPr="00000000">
        <w:rPr>
          <w:rtl w:val="0"/>
        </w:rPr>
        <w:t xml:space="preserve">  Haldric shoved the boxes back under the bed and was out the door before the guilt could catch up to him. His steps hit stone hard and fast.</w:t>
      </w:r>
    </w:p>
    <w:p w:rsidR="00000000" w:rsidDel="00000000" w:rsidP="00000000" w:rsidRDefault="00000000" w:rsidRPr="00000000" w14:paraId="00000E4F">
      <w:pPr>
        <w:spacing w:after="0" w:before="0" w:line="480" w:lineRule="auto"/>
        <w:ind w:left="720" w:firstLine="720"/>
        <w:rPr/>
      </w:pPr>
      <w:r w:rsidDel="00000000" w:rsidR="00000000" w:rsidRPr="00000000">
        <w:rPr>
          <w:rtl w:val="0"/>
        </w:rPr>
        <w:t xml:space="preserve">  No more time to waste.</w:t>
      </w:r>
    </w:p>
    <w:p w:rsidR="00000000" w:rsidDel="00000000" w:rsidP="00000000" w:rsidRDefault="00000000" w:rsidRPr="00000000" w14:paraId="00000E50">
      <w:pPr>
        <w:spacing w:after="0" w:before="0" w:line="480" w:lineRule="auto"/>
        <w:ind w:left="720" w:firstLine="720"/>
        <w:rPr/>
      </w:pPr>
      <w:r w:rsidDel="00000000" w:rsidR="00000000" w:rsidRPr="00000000">
        <w:rPr>
          <w:rtl w:val="0"/>
        </w:rPr>
        <w:t xml:space="preserve">  It was time for answers.</w:t>
      </w:r>
    </w:p>
    <w:p w:rsidR="00000000" w:rsidDel="00000000" w:rsidP="00000000" w:rsidRDefault="00000000" w:rsidRPr="00000000" w14:paraId="00000E51">
      <w:pPr>
        <w:spacing w:after="0" w:before="0" w:line="480" w:lineRule="auto"/>
        <w:ind w:left="720" w:firstLine="720"/>
        <w:rPr/>
      </w:pPr>
      <w:r w:rsidDel="00000000" w:rsidR="00000000" w:rsidRPr="00000000">
        <w:rPr>
          <w:rtl w:val="0"/>
        </w:rPr>
        <w:t xml:space="preserve">  And time for Godric to face his wrath. </w:t>
      </w:r>
    </w:p>
    <w:p w:rsidR="00000000" w:rsidDel="00000000" w:rsidP="00000000" w:rsidRDefault="00000000" w:rsidRPr="00000000" w14:paraId="00000E52">
      <w:pPr>
        <w:spacing w:after="0" w:before="0" w:line="480" w:lineRule="auto"/>
        <w:ind w:left="720" w:firstLine="720"/>
        <w:rPr/>
      </w:pPr>
      <w:r w:rsidDel="00000000" w:rsidR="00000000" w:rsidRPr="00000000">
        <w:rPr>
          <w:rtl w:val="0"/>
        </w:rPr>
        <w:t xml:space="preserve">  The training center was alive with movement. Six Special Forces recruits sparred in the open space, each clash of weapons and footwork controlled under the sharp eye of Silverwing Godric.</w:t>
      </w:r>
    </w:p>
    <w:p w:rsidR="00000000" w:rsidDel="00000000" w:rsidP="00000000" w:rsidRDefault="00000000" w:rsidRPr="00000000" w14:paraId="00000E53">
      <w:pPr>
        <w:spacing w:after="0" w:before="0" w:line="480" w:lineRule="auto"/>
        <w:ind w:left="720" w:firstLine="720"/>
        <w:rPr/>
      </w:pPr>
      <w:r w:rsidDel="00000000" w:rsidR="00000000" w:rsidRPr="00000000">
        <w:rPr>
          <w:rtl w:val="0"/>
        </w:rPr>
        <w:t xml:space="preserve">  Haldric didn’t slow until he set foot inside. The moment he did, everything changed.</w:t>
      </w:r>
    </w:p>
    <w:p w:rsidR="00000000" w:rsidDel="00000000" w:rsidP="00000000" w:rsidRDefault="00000000" w:rsidRPr="00000000" w14:paraId="00000E54">
      <w:pPr>
        <w:spacing w:after="0" w:before="0" w:line="480" w:lineRule="auto"/>
        <w:ind w:left="720" w:firstLine="720"/>
        <w:rPr/>
      </w:pPr>
      <w:r w:rsidDel="00000000" w:rsidR="00000000" w:rsidRPr="00000000">
        <w:rPr>
          <w:rtl w:val="0"/>
        </w:rPr>
        <w:t xml:space="preserve">  Combat froze to a halt as training partners hesitated mid-strike. A slow ripple of unease spread through the room.</w:t>
      </w:r>
    </w:p>
    <w:p w:rsidR="00000000" w:rsidDel="00000000" w:rsidP="00000000" w:rsidRDefault="00000000" w:rsidRPr="00000000" w14:paraId="00000E55">
      <w:pPr>
        <w:spacing w:after="0" w:before="0" w:line="480" w:lineRule="auto"/>
        <w:ind w:left="720" w:firstLine="720"/>
        <w:rPr/>
      </w:pPr>
      <w:r w:rsidDel="00000000" w:rsidR="00000000" w:rsidRPr="00000000">
        <w:rPr>
          <w:rtl w:val="0"/>
        </w:rPr>
        <w:t xml:space="preserve">  The look on Haldric’s face must have been frightening.</w:t>
      </w:r>
    </w:p>
    <w:p w:rsidR="00000000" w:rsidDel="00000000" w:rsidP="00000000" w:rsidRDefault="00000000" w:rsidRPr="00000000" w14:paraId="00000E56">
      <w:pPr>
        <w:spacing w:after="0" w:before="0" w:line="480" w:lineRule="auto"/>
        <w:ind w:left="720" w:firstLine="720"/>
        <w:rPr/>
      </w:pPr>
      <w:r w:rsidDel="00000000" w:rsidR="00000000" w:rsidRPr="00000000">
        <w:rPr>
          <w:rtl w:val="0"/>
        </w:rPr>
        <w:t xml:space="preserve">  His eyes locked onto Godric, who stood in the center of the ring, arms crossed. Unbothered.</w:t>
      </w:r>
    </w:p>
    <w:p w:rsidR="00000000" w:rsidDel="00000000" w:rsidP="00000000" w:rsidRDefault="00000000" w:rsidRPr="00000000" w14:paraId="00000E57">
      <w:pPr>
        <w:spacing w:after="0" w:before="0" w:line="480" w:lineRule="auto"/>
        <w:ind w:left="720" w:firstLine="720"/>
        <w:rPr/>
      </w:pPr>
      <w:r w:rsidDel="00000000" w:rsidR="00000000" w:rsidRPr="00000000">
        <w:rPr>
          <w:rtl w:val="0"/>
        </w:rPr>
        <w:t xml:space="preserve">  Haldric rolled back his sleeves. The gloves glinted, briefly exposing the stones embedded in his palms.</w:t>
      </w:r>
    </w:p>
    <w:p w:rsidR="00000000" w:rsidDel="00000000" w:rsidP="00000000" w:rsidRDefault="00000000" w:rsidRPr="00000000" w14:paraId="00000E58">
      <w:pPr>
        <w:spacing w:after="0" w:before="0" w:line="480" w:lineRule="auto"/>
        <w:ind w:left="720" w:firstLine="720"/>
        <w:rPr/>
      </w:pPr>
      <w:r w:rsidDel="00000000" w:rsidR="00000000" w:rsidRPr="00000000">
        <w:rPr>
          <w:rtl w:val="0"/>
        </w:rPr>
        <w:t xml:space="preserve">  A ForceStone in his right. A SurgeStone in his left.</w:t>
      </w:r>
    </w:p>
    <w:p w:rsidR="00000000" w:rsidDel="00000000" w:rsidP="00000000" w:rsidRDefault="00000000" w:rsidRPr="00000000" w14:paraId="00000E59">
      <w:pPr>
        <w:spacing w:after="0" w:before="0" w:line="480" w:lineRule="auto"/>
        <w:ind w:left="720" w:firstLine="720"/>
        <w:rPr/>
      </w:pPr>
      <w:r w:rsidDel="00000000" w:rsidR="00000000" w:rsidRPr="00000000">
        <w:rPr>
          <w:rtl w:val="0"/>
        </w:rPr>
        <w:t xml:space="preserve">  Haldric squeezed his left hand with as much force as his enhanced strength could muster. Triggered by force, the SurgeStone released a wave of power that washed over him. His muscles thirsted for action. </w:t>
      </w:r>
    </w:p>
    <w:p w:rsidR="00000000" w:rsidDel="00000000" w:rsidP="00000000" w:rsidRDefault="00000000" w:rsidRPr="00000000" w14:paraId="00000E5A">
      <w:pPr>
        <w:spacing w:after="0" w:before="0" w:line="480" w:lineRule="auto"/>
        <w:ind w:left="720" w:firstLine="720"/>
        <w:rPr/>
      </w:pPr>
      <w:r w:rsidDel="00000000" w:rsidR="00000000" w:rsidRPr="00000000">
        <w:rPr>
          <w:rtl w:val="0"/>
        </w:rPr>
        <w:t xml:space="preserve">  He could feel endless strength within every stride. He felt a sense of clarity as his pulse sharpened, his hearing improved, and time appeared to slow as his brain processed faster.</w:t>
      </w:r>
    </w:p>
    <w:p w:rsidR="00000000" w:rsidDel="00000000" w:rsidP="00000000" w:rsidRDefault="00000000" w:rsidRPr="00000000" w14:paraId="00000E5B">
      <w:pPr>
        <w:spacing w:after="0" w:before="0" w:line="480" w:lineRule="auto"/>
        <w:ind w:left="720" w:firstLine="720"/>
        <w:rPr/>
      </w:pPr>
      <w:r w:rsidDel="00000000" w:rsidR="00000000" w:rsidRPr="00000000">
        <w:rPr>
          <w:rtl w:val="0"/>
        </w:rPr>
        <w:t xml:space="preserve">  Haldric smacked his chest with his left hand three times, a gesture that Hunters used to indicate their intent to fight.</w:t>
      </w:r>
    </w:p>
    <w:p w:rsidR="00000000" w:rsidDel="00000000" w:rsidP="00000000" w:rsidRDefault="00000000" w:rsidRPr="00000000" w14:paraId="00000E5C">
      <w:pPr>
        <w:spacing w:after="0" w:before="0" w:line="480" w:lineRule="auto"/>
        <w:ind w:left="720" w:firstLine="720"/>
        <w:rPr/>
      </w:pPr>
      <w:r w:rsidDel="00000000" w:rsidR="00000000" w:rsidRPr="00000000">
        <w:rPr>
          <w:rtl w:val="0"/>
        </w:rPr>
        <w:t xml:space="preserve">  Silverwing Godric mirrored the gesture, but only twice.</w:t>
      </w:r>
    </w:p>
    <w:p w:rsidR="00000000" w:rsidDel="00000000" w:rsidP="00000000" w:rsidRDefault="00000000" w:rsidRPr="00000000" w14:paraId="00000E5D">
      <w:pPr>
        <w:spacing w:after="0" w:before="0" w:line="480" w:lineRule="auto"/>
        <w:ind w:left="720" w:firstLine="720"/>
        <w:rPr>
          <w:i w:val="1"/>
          <w:iCs w:val="1"/>
        </w:rPr>
      </w:pPr>
      <w:r w:rsidDel="00000000" w:rsidR="00000000" w:rsidRPr="00000000">
        <w:rPr>
          <w:i w:val="1"/>
          <w:iCs w:val="1"/>
          <w:rtl w:val="0"/>
        </w:rPr>
        <w:t xml:space="preserve">  That’s odd. Shouldn’t it have been three to accept?</w:t>
      </w:r>
    </w:p>
    <w:p w:rsidR="00000000" w:rsidDel="00000000" w:rsidP="00000000" w:rsidRDefault="00000000" w:rsidRPr="00000000" w14:paraId="00000E5E">
      <w:pPr>
        <w:spacing w:after="0" w:before="0" w:line="480" w:lineRule="auto"/>
        <w:ind w:left="720" w:firstLine="720"/>
        <w:rPr/>
      </w:pPr>
      <w:r w:rsidDel="00000000" w:rsidR="00000000" w:rsidRPr="00000000">
        <w:rPr>
          <w:rtl w:val="0"/>
        </w:rPr>
        <w:t xml:space="preserve">  Silence stretched between them, both knowing exactly what would happen next.</w:t>
      </w:r>
    </w:p>
    <w:p w:rsidR="00000000" w:rsidDel="00000000" w:rsidP="00000000" w:rsidRDefault="00000000" w:rsidRPr="00000000" w14:paraId="00000E5F">
      <w:pPr>
        <w:spacing w:after="0" w:before="0" w:line="480" w:lineRule="auto"/>
        <w:ind w:left="720" w:firstLine="720"/>
        <w:rPr/>
      </w:pPr>
      <w:r w:rsidDel="00000000" w:rsidR="00000000" w:rsidRPr="00000000">
        <w:rPr>
          <w:rtl w:val="0"/>
        </w:rPr>
        <w:t xml:space="preserve">  Haldric clasped his palms together with all his strength. The contact made a surge link between his two stones.</w:t>
      </w:r>
    </w:p>
    <w:p w:rsidR="00000000" w:rsidDel="00000000" w:rsidP="00000000" w:rsidRDefault="00000000" w:rsidRPr="00000000" w14:paraId="00000E60">
      <w:pPr>
        <w:spacing w:after="0" w:before="0" w:line="480" w:lineRule="auto"/>
        <w:ind w:left="720" w:firstLine="720"/>
        <w:rPr/>
      </w:pPr>
      <w:r w:rsidDel="00000000" w:rsidR="00000000" w:rsidRPr="00000000">
        <w:rPr>
          <w:rtl w:val="0"/>
        </w:rPr>
        <w:t xml:space="preserve">  With a surged ForceStone, Haldric swung.</w:t>
      </w:r>
    </w:p>
    <w:p w:rsidR="00000000" w:rsidDel="00000000" w:rsidP="00000000" w:rsidRDefault="00000000" w:rsidRPr="00000000" w14:paraId="00000E61">
      <w:pPr>
        <w:spacing w:after="0" w:before="0" w:line="480" w:lineRule="auto"/>
        <w:ind w:left="720" w:firstLine="720"/>
        <w:rPr/>
      </w:pPr>
      <w:r w:rsidDel="00000000" w:rsidR="00000000" w:rsidRPr="00000000">
        <w:rPr>
          <w:rtl w:val="0"/>
        </w:rPr>
        <w:t xml:space="preserve">  </w:t>
      </w:r>
      <w:r w:rsidDel="00000000" w:rsidR="00000000" w:rsidRPr="00000000">
        <w:rPr>
          <w:b w:val="1"/>
          <w:bCs w:val="1"/>
          <w:rtl w:val="0"/>
        </w:rPr>
        <w:t xml:space="preserve">CRACK.</w:t>
      </w:r>
      <w:r w:rsidDel="00000000" w:rsidR="00000000" w:rsidRPr="00000000">
        <w:rPr>
          <w:rtl w:val="0"/>
        </w:rPr>
      </w:r>
    </w:p>
    <w:p w:rsidR="00000000" w:rsidDel="00000000" w:rsidP="00000000" w:rsidRDefault="00000000" w:rsidRPr="00000000" w14:paraId="00000E62">
      <w:pPr>
        <w:spacing w:after="0" w:before="0" w:line="480" w:lineRule="auto"/>
        <w:ind w:left="720" w:firstLine="720"/>
        <w:rPr/>
      </w:pPr>
      <w:r w:rsidDel="00000000" w:rsidR="00000000" w:rsidRPr="00000000">
        <w:rPr>
          <w:rtl w:val="0"/>
        </w:rPr>
        <w:t xml:space="preserve">       A violent, fist-sized pulse of concentrated kinetic energy hovered between them.</w:t>
      </w:r>
    </w:p>
    <w:p w:rsidR="00000000" w:rsidDel="00000000" w:rsidP="00000000" w:rsidRDefault="00000000" w:rsidRPr="00000000" w14:paraId="00000E63">
      <w:pPr>
        <w:spacing w:after="0" w:before="0" w:line="480" w:lineRule="auto"/>
        <w:ind w:left="720" w:firstLine="720"/>
        <w:rPr/>
      </w:pPr>
      <w:r w:rsidDel="00000000" w:rsidR="00000000" w:rsidRPr="00000000">
        <w:rPr>
          <w:rtl w:val="0"/>
        </w:rPr>
        <w:t xml:space="preserve">  Godric had casually caught the invisible force bare-handed, needing only a single step backward.</w:t>
      </w:r>
    </w:p>
    <w:p w:rsidR="00000000" w:rsidDel="00000000" w:rsidP="00000000" w:rsidRDefault="00000000" w:rsidRPr="00000000" w14:paraId="00000E64">
      <w:pPr>
        <w:spacing w:after="0" w:before="0" w:line="480" w:lineRule="auto"/>
        <w:ind w:left="720" w:firstLine="720"/>
        <w:rPr/>
      </w:pPr>
      <w:r w:rsidDel="00000000" w:rsidR="00000000" w:rsidRPr="00000000">
        <w:rPr>
          <w:rtl w:val="0"/>
        </w:rPr>
        <w:t xml:space="preserve">  Well… at least Haldric had thought he knew what would happen.</w:t>
      </w:r>
    </w:p>
    <w:p w:rsidR="00000000" w:rsidDel="00000000" w:rsidP="00000000" w:rsidRDefault="00000000" w:rsidRPr="00000000" w14:paraId="00000E65">
      <w:pPr>
        <w:spacing w:after="0" w:before="0" w:line="480" w:lineRule="auto"/>
        <w:ind w:left="720" w:firstLine="720"/>
        <w:rPr>
          <w:i w:val="1"/>
          <w:iCs w:val="1"/>
        </w:rPr>
      </w:pPr>
      <w:r w:rsidDel="00000000" w:rsidR="00000000" w:rsidRPr="00000000">
        <w:rPr>
          <w:rtl w:val="0"/>
        </w:rPr>
        <w:t xml:space="preserve">  He froze, too stunned to move. </w:t>
      </w:r>
      <w:r w:rsidDel="00000000" w:rsidR="00000000" w:rsidRPr="00000000">
        <w:rPr>
          <w:i w:val="1"/>
          <w:iCs w:val="1"/>
          <w:rtl w:val="0"/>
        </w:rPr>
        <w:t xml:space="preserve">How did he even—</w:t>
      </w:r>
    </w:p>
    <w:p w:rsidR="00000000" w:rsidDel="00000000" w:rsidP="00000000" w:rsidRDefault="00000000" w:rsidRPr="00000000" w14:paraId="00000E66">
      <w:pPr>
        <w:spacing w:after="0" w:before="0" w:line="480" w:lineRule="auto"/>
        <w:ind w:left="720" w:firstLine="720"/>
        <w:rPr/>
      </w:pPr>
      <w:r w:rsidDel="00000000" w:rsidR="00000000" w:rsidRPr="00000000">
        <w:rPr>
          <w:rtl w:val="0"/>
        </w:rPr>
        <w:t xml:space="preserve">  “Your bolting form is all wrong,” Godric sighed, not even bothering to look toward Haldric. “Clench your teeth, kid.”</w:t>
      </w:r>
    </w:p>
    <w:p w:rsidR="00000000" w:rsidDel="00000000" w:rsidP="00000000" w:rsidRDefault="00000000" w:rsidRPr="00000000" w14:paraId="00000E67">
      <w:pPr>
        <w:spacing w:after="0" w:before="0" w:line="480" w:lineRule="auto"/>
        <w:ind w:left="720" w:firstLine="720"/>
        <w:rPr/>
      </w:pPr>
      <w:r w:rsidDel="00000000" w:rsidR="00000000" w:rsidRPr="00000000">
        <w:rPr>
          <w:rtl w:val="0"/>
        </w:rPr>
        <w:t xml:space="preserve">  Godric’s arm began to glow. A light blue symbol could be seen through his sleeve.</w:t>
      </w:r>
    </w:p>
    <w:p w:rsidR="00000000" w:rsidDel="00000000" w:rsidP="00000000" w:rsidRDefault="00000000" w:rsidRPr="00000000" w14:paraId="00000E68">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What is he?</w:t>
      </w:r>
      <w:r w:rsidDel="00000000" w:rsidR="00000000" w:rsidRPr="00000000">
        <w:rPr>
          <w:rtl w:val="0"/>
        </w:rPr>
        <w:t xml:space="preserve"> Haldric braced himself, teeth gritting and eyes closed.</w:t>
      </w:r>
    </w:p>
    <w:p w:rsidR="00000000" w:rsidDel="00000000" w:rsidP="00000000" w:rsidRDefault="00000000" w:rsidRPr="00000000" w14:paraId="00000E69">
      <w:pPr>
        <w:spacing w:after="0" w:before="0" w:line="480" w:lineRule="auto"/>
        <w:ind w:left="720" w:firstLine="720"/>
        <w:rPr/>
      </w:pPr>
      <w:r w:rsidDel="00000000" w:rsidR="00000000" w:rsidRPr="00000000">
        <w:rPr>
          <w:rtl w:val="0"/>
        </w:rPr>
        <w:t xml:space="preserve">  Haldric felt a nudge on his outstretched hand. Then—nothing.</w:t>
      </w:r>
    </w:p>
    <w:p w:rsidR="00000000" w:rsidDel="00000000" w:rsidP="00000000" w:rsidRDefault="00000000" w:rsidRPr="00000000" w14:paraId="00000E6A">
      <w:pPr>
        <w:spacing w:after="0" w:before="0" w:line="480" w:lineRule="auto"/>
        <w:ind w:left="720" w:firstLine="720"/>
        <w:rPr/>
      </w:pPr>
      <w:r w:rsidDel="00000000" w:rsidR="00000000" w:rsidRPr="00000000">
        <w:rPr>
          <w:rtl w:val="0"/>
        </w:rPr>
        <w:t xml:space="preserve">  He opened his eyes. “That’s it?”</w:t>
      </w:r>
    </w:p>
    <w:p w:rsidR="00000000" w:rsidDel="00000000" w:rsidP="00000000" w:rsidRDefault="00000000" w:rsidRPr="00000000" w14:paraId="00000E6B">
      <w:pPr>
        <w:spacing w:after="0" w:before="0" w:line="480" w:lineRule="auto"/>
        <w:ind w:left="720" w:firstLine="720"/>
        <w:rPr/>
      </w:pPr>
      <w:r w:rsidDel="00000000" w:rsidR="00000000" w:rsidRPr="00000000">
        <w:rPr>
          <w:rtl w:val="0"/>
        </w:rPr>
        <w:t xml:space="preserve">  The suspended energy exploded backward.</w:t>
      </w:r>
    </w:p>
    <w:p w:rsidR="00000000" w:rsidDel="00000000" w:rsidP="00000000" w:rsidRDefault="00000000" w:rsidRPr="00000000" w14:paraId="00000E6C">
      <w:pPr>
        <w:spacing w:after="0" w:before="0" w:line="480" w:lineRule="auto"/>
        <w:ind w:left="720" w:firstLine="720"/>
        <w:rPr/>
      </w:pPr>
      <w:r w:rsidDel="00000000" w:rsidR="00000000" w:rsidRPr="00000000">
        <w:rPr>
          <w:rtl w:val="0"/>
        </w:rPr>
        <w:t xml:space="preserve">  The shockwave rebounded, slamming into him twice as hard. His body launched backward, feet lifting off the ground.</w:t>
      </w:r>
    </w:p>
    <w:p w:rsidR="00000000" w:rsidDel="00000000" w:rsidP="00000000" w:rsidRDefault="00000000" w:rsidRPr="00000000" w14:paraId="00000E6D">
      <w:pPr>
        <w:spacing w:after="0" w:before="0" w:line="480" w:lineRule="auto"/>
        <w:ind w:left="720" w:firstLine="720"/>
        <w:rPr/>
      </w:pPr>
      <w:r w:rsidDel="00000000" w:rsidR="00000000" w:rsidRPr="00000000">
        <w:rPr>
          <w:rtl w:val="0"/>
        </w:rPr>
        <w:t xml:space="preserve">  Then came the impact.</w:t>
      </w:r>
    </w:p>
    <w:p w:rsidR="00000000" w:rsidDel="00000000" w:rsidP="00000000" w:rsidRDefault="00000000" w:rsidRPr="00000000" w14:paraId="00000E6E">
      <w:pPr>
        <w:spacing w:after="0" w:before="0" w:line="480" w:lineRule="auto"/>
        <w:ind w:left="720" w:firstLine="720"/>
        <w:rPr/>
      </w:pPr>
      <w:r w:rsidDel="00000000" w:rsidR="00000000" w:rsidRPr="00000000">
        <w:rPr>
          <w:rtl w:val="0"/>
        </w:rPr>
        <w:t xml:space="preserve">  Haldric’s back hit the stone wall, the force rattling his skull, air ripping from his lungs.</w:t>
      </w:r>
    </w:p>
    <w:p w:rsidR="00000000" w:rsidDel="00000000" w:rsidP="00000000" w:rsidRDefault="00000000" w:rsidRPr="00000000" w14:paraId="00000E6F">
      <w:pPr>
        <w:spacing w:after="0" w:before="0" w:line="480" w:lineRule="auto"/>
        <w:ind w:left="720" w:firstLine="720"/>
        <w:rPr/>
      </w:pPr>
      <w:r w:rsidDel="00000000" w:rsidR="00000000" w:rsidRPr="00000000">
        <w:rPr>
          <w:rtl w:val="0"/>
        </w:rPr>
        <w:t xml:space="preserve">  His left palm slapped the wall behind him.</w:t>
      </w:r>
    </w:p>
    <w:p w:rsidR="00000000" w:rsidDel="00000000" w:rsidP="00000000" w:rsidRDefault="00000000" w:rsidRPr="00000000" w14:paraId="00000E70">
      <w:pPr>
        <w:spacing w:after="0" w:before="0" w:line="480" w:lineRule="auto"/>
        <w:ind w:left="720" w:firstLine="720"/>
        <w:rPr/>
      </w:pPr>
      <w:r w:rsidDel="00000000" w:rsidR="00000000" w:rsidRPr="00000000">
        <w:rPr>
          <w:rtl w:val="0"/>
        </w:rPr>
        <w:t xml:space="preserve">  The moment Haldric surged his body, the throbbing pain dulled instantly.</w:t>
      </w:r>
    </w:p>
    <w:p w:rsidR="00000000" w:rsidDel="00000000" w:rsidP="00000000" w:rsidRDefault="00000000" w:rsidRPr="00000000" w14:paraId="00000E71">
      <w:pPr>
        <w:spacing w:after="0" w:before="0" w:line="480" w:lineRule="auto"/>
        <w:ind w:left="720" w:firstLine="720"/>
        <w:rPr/>
      </w:pPr>
      <w:r w:rsidDel="00000000" w:rsidR="00000000" w:rsidRPr="00000000">
        <w:rPr>
          <w:rtl w:val="0"/>
        </w:rPr>
        <w:t xml:space="preserve">  Across the room, Godric straightened.</w:t>
      </w:r>
    </w:p>
    <w:p w:rsidR="00000000" w:rsidDel="00000000" w:rsidP="00000000" w:rsidRDefault="00000000" w:rsidRPr="00000000" w14:paraId="00000E72">
      <w:pPr>
        <w:spacing w:after="0" w:before="0" w:line="480" w:lineRule="auto"/>
        <w:ind w:left="720" w:firstLine="720"/>
        <w:rPr/>
      </w:pPr>
      <w:r w:rsidDel="00000000" w:rsidR="00000000" w:rsidRPr="00000000">
        <w:rPr>
          <w:rtl w:val="0"/>
        </w:rPr>
        <w:t xml:space="preserve">  Haldric pushed off the wall, rolling his shoulders.</w:t>
      </w:r>
    </w:p>
    <w:p w:rsidR="00000000" w:rsidDel="00000000" w:rsidP="00000000" w:rsidRDefault="00000000" w:rsidRPr="00000000" w14:paraId="00000E73">
      <w:pPr>
        <w:spacing w:after="0" w:before="0" w:line="480" w:lineRule="auto"/>
        <w:ind w:left="720" w:firstLine="720"/>
        <w:rPr/>
      </w:pPr>
      <w:r w:rsidDel="00000000" w:rsidR="00000000" w:rsidRPr="00000000">
        <w:rPr>
          <w:rtl w:val="0"/>
        </w:rPr>
        <w:t xml:space="preserve">  A slow brush of his sleeve. A breath.</w:t>
      </w:r>
    </w:p>
    <w:p w:rsidR="00000000" w:rsidDel="00000000" w:rsidP="00000000" w:rsidRDefault="00000000" w:rsidRPr="00000000" w14:paraId="00000E74">
      <w:pPr>
        <w:spacing w:after="0" w:before="0" w:line="480" w:lineRule="auto"/>
        <w:ind w:left="720" w:firstLine="720"/>
        <w:rPr/>
      </w:pPr>
      <w:r w:rsidDel="00000000" w:rsidR="00000000" w:rsidRPr="00000000">
        <w:rPr>
          <w:rtl w:val="0"/>
        </w:rPr>
        <w:t xml:space="preserve">  One step.</w:t>
      </w:r>
    </w:p>
    <w:p w:rsidR="00000000" w:rsidDel="00000000" w:rsidP="00000000" w:rsidRDefault="00000000" w:rsidRPr="00000000" w14:paraId="00000E75">
      <w:pPr>
        <w:spacing w:after="0" w:before="0" w:line="480" w:lineRule="auto"/>
        <w:ind w:left="720" w:firstLine="720"/>
        <w:rPr/>
      </w:pPr>
      <w:r w:rsidDel="00000000" w:rsidR="00000000" w:rsidRPr="00000000">
        <w:rPr>
          <w:rtl w:val="0"/>
        </w:rPr>
        <w:t xml:space="preserve">  Then another.</w:t>
      </w:r>
    </w:p>
    <w:p w:rsidR="00000000" w:rsidDel="00000000" w:rsidP="00000000" w:rsidRDefault="00000000" w:rsidRPr="00000000" w14:paraId="00000E76">
      <w:pPr>
        <w:spacing w:after="0" w:before="0" w:line="480" w:lineRule="auto"/>
        <w:ind w:left="720" w:firstLine="720"/>
        <w:rPr/>
      </w:pPr>
      <w:r w:rsidDel="00000000" w:rsidR="00000000" w:rsidRPr="00000000">
        <w:rPr>
          <w:rtl w:val="0"/>
        </w:rPr>
        <w:t xml:space="preserve">  Each movement deliberate, forcing himself forward, step by step, until he stood right in front of Godric.</w:t>
      </w:r>
    </w:p>
    <w:p w:rsidR="00000000" w:rsidDel="00000000" w:rsidP="00000000" w:rsidRDefault="00000000" w:rsidRPr="00000000" w14:paraId="00000E77">
      <w:pPr>
        <w:spacing w:after="0" w:before="0" w:line="480" w:lineRule="auto"/>
        <w:ind w:left="720" w:firstLine="720"/>
        <w:rPr/>
      </w:pPr>
      <w:r w:rsidDel="00000000" w:rsidR="00000000" w:rsidRPr="00000000">
        <w:rPr>
          <w:rtl w:val="0"/>
        </w:rPr>
        <w:t xml:space="preserve">  "Surprised you’re still standing," Godric said loud enough for the class to hear. "Guess you’ve grown some stones after all."</w:t>
      </w:r>
    </w:p>
    <w:p w:rsidR="00000000" w:rsidDel="00000000" w:rsidP="00000000" w:rsidRDefault="00000000" w:rsidRPr="00000000" w14:paraId="00000E78">
      <w:pPr>
        <w:spacing w:after="0" w:before="0" w:line="480" w:lineRule="auto"/>
        <w:ind w:left="720" w:firstLine="720"/>
        <w:rPr/>
      </w:pPr>
      <w:r w:rsidDel="00000000" w:rsidR="00000000" w:rsidRPr="00000000">
        <w:rPr>
          <w:rtl w:val="0"/>
        </w:rPr>
        <w:t xml:space="preserve">  Godric leaned in, lowering his voice to a warning. "Forfeit now. A surge crash after a head injury will drop you flat."</w:t>
      </w:r>
    </w:p>
    <w:p w:rsidR="00000000" w:rsidDel="00000000" w:rsidP="00000000" w:rsidRDefault="00000000" w:rsidRPr="00000000" w14:paraId="00000E79">
      <w:pPr>
        <w:spacing w:after="0" w:before="0" w:line="480" w:lineRule="auto"/>
        <w:ind w:left="720" w:firstLine="720"/>
        <w:rPr/>
      </w:pPr>
      <w:r w:rsidDel="00000000" w:rsidR="00000000" w:rsidRPr="00000000">
        <w:rPr>
          <w:rtl w:val="0"/>
        </w:rPr>
        <w:t xml:space="preserve">       “Don’t worry about me, Godric.” Haldric gave a slow, knowing grin. “How’s your foot holding up?”</w:t>
      </w:r>
    </w:p>
    <w:p w:rsidR="00000000" w:rsidDel="00000000" w:rsidP="00000000" w:rsidRDefault="00000000" w:rsidRPr="00000000" w14:paraId="00000E7A">
      <w:pPr>
        <w:spacing w:after="0" w:before="0" w:line="480" w:lineRule="auto"/>
        <w:ind w:left="720" w:firstLine="720"/>
        <w:rPr/>
      </w:pPr>
      <w:r w:rsidDel="00000000" w:rsidR="00000000" w:rsidRPr="00000000">
        <w:rPr>
          <w:rtl w:val="0"/>
        </w:rPr>
        <w:t xml:space="preserve"> </w:t>
      </w:r>
      <w:r w:rsidDel="00000000" w:rsidR="00000000" w:rsidRPr="00000000">
        <w:rPr>
          <w:color w:val="ff0000"/>
          <w:rtl w:val="0"/>
        </w:rPr>
        <w:t xml:space="preserve"> </w:t>
      </w:r>
      <w:r w:rsidDel="00000000" w:rsidR="00000000" w:rsidRPr="00000000">
        <w:rPr>
          <w:rtl w:val="0"/>
        </w:rPr>
        <w:t xml:space="preserve">“You know too much.” Godric said in a smooth, emotionless tone. Now you’ve forced my hand.” </w:t>
      </w:r>
    </w:p>
    <w:p w:rsidR="00000000" w:rsidDel="00000000" w:rsidP="00000000" w:rsidRDefault="00000000" w:rsidRPr="00000000" w14:paraId="00000E7B">
      <w:pPr>
        <w:spacing w:after="0" w:before="0" w:line="480" w:lineRule="auto"/>
        <w:ind w:left="720" w:firstLine="720"/>
        <w:rPr/>
      </w:pPr>
      <w:r w:rsidDel="00000000" w:rsidR="00000000" w:rsidRPr="00000000">
        <w:rPr>
          <w:rtl w:val="0"/>
        </w:rPr>
        <w:t xml:space="preserve">  His demeanor had completely changed. He curled his fingers stiff, like the claws of a beast ready to tear flesh. His eyes widened, burning with an intent to kill.</w:t>
      </w:r>
    </w:p>
    <w:p w:rsidR="00000000" w:rsidDel="00000000" w:rsidP="00000000" w:rsidRDefault="00000000" w:rsidRPr="00000000" w14:paraId="00000E7C">
      <w:pPr>
        <w:spacing w:after="0" w:before="0" w:line="480" w:lineRule="auto"/>
        <w:ind w:left="720" w:firstLine="720"/>
        <w:rPr>
          <w:i w:val="1"/>
          <w:iCs w:val="1"/>
        </w:rPr>
      </w:pPr>
      <w:r w:rsidDel="00000000" w:rsidR="00000000" w:rsidRPr="00000000">
        <w:rPr>
          <w:rtl w:val="0"/>
        </w:rPr>
        <w:t xml:space="preserve">  And he—</w:t>
      </w:r>
      <w:r w:rsidDel="00000000" w:rsidR="00000000" w:rsidRPr="00000000">
        <w:rPr>
          <w:i w:val="1"/>
          <w:iCs w:val="1"/>
          <w:rtl w:val="0"/>
        </w:rPr>
        <w:t xml:space="preserve">stone me.</w:t>
      </w:r>
    </w:p>
    <w:p w:rsidR="00000000" w:rsidDel="00000000" w:rsidP="00000000" w:rsidRDefault="00000000" w:rsidRPr="00000000" w14:paraId="00000E7D">
      <w:pPr>
        <w:spacing w:after="0" w:before="0" w:line="480" w:lineRule="auto"/>
        <w:ind w:left="720" w:firstLine="720"/>
        <w:rPr/>
      </w:pPr>
      <w:r w:rsidDel="00000000" w:rsidR="00000000" w:rsidRPr="00000000">
        <w:rPr>
          <w:rtl w:val="0"/>
        </w:rPr>
        <w:t xml:space="preserve">  Haldric’s legs began to shake uncontrollably.</w:t>
      </w:r>
    </w:p>
    <w:p w:rsidR="00000000" w:rsidDel="00000000" w:rsidP="00000000" w:rsidRDefault="00000000" w:rsidRPr="00000000" w14:paraId="00000E7E">
      <w:pPr>
        <w:spacing w:after="0" w:before="0" w:line="480" w:lineRule="auto"/>
        <w:ind w:left="720" w:firstLine="720"/>
        <w:rPr>
          <w:color w:val="ff0000"/>
        </w:rPr>
      </w:pPr>
      <w:r w:rsidDel="00000000" w:rsidR="00000000" w:rsidRPr="00000000">
        <w:rPr>
          <w:rtl w:val="0"/>
        </w:rPr>
        <w:t xml:space="preserve">  Silverwing Godric was </w:t>
      </w:r>
      <w:r w:rsidDel="00000000" w:rsidR="00000000" w:rsidRPr="00000000">
        <w:rPr>
          <w:i w:val="1"/>
          <w:iCs w:val="1"/>
          <w:rtl w:val="0"/>
        </w:rPr>
        <w:t xml:space="preserve">smiling.</w:t>
      </w:r>
      <w:r w:rsidDel="00000000" w:rsidR="00000000" w:rsidRPr="00000000">
        <w:rPr>
          <w:rtl w:val="0"/>
        </w:rPr>
      </w:r>
    </w:p>
    <w:p w:rsidR="00000000" w:rsidDel="00000000" w:rsidP="00000000" w:rsidRDefault="00000000" w:rsidRPr="00000000" w14:paraId="00000E7F">
      <w:pPr>
        <w:spacing w:after="0" w:before="0" w:line="480" w:lineRule="auto"/>
        <w:ind w:left="720" w:firstLine="720"/>
        <w:rPr/>
      </w:pPr>
      <w:r w:rsidDel="00000000" w:rsidR="00000000" w:rsidRPr="00000000">
        <w:rPr>
          <w:rtl w:val="0"/>
        </w:rPr>
        <w:t xml:space="preserve"> Haldric’s instinct screamed to run, but no.</w:t>
      </w:r>
    </w:p>
    <w:p w:rsidR="00000000" w:rsidDel="00000000" w:rsidP="00000000" w:rsidRDefault="00000000" w:rsidRPr="00000000" w14:paraId="00000E80">
      <w:pPr>
        <w:spacing w:after="0" w:before="0" w:line="480" w:lineRule="auto"/>
        <w:ind w:left="720" w:firstLine="720"/>
        <w:rPr>
          <w:i w:val="1"/>
          <w:iCs w:val="1"/>
        </w:rPr>
      </w:pPr>
      <w:r w:rsidDel="00000000" w:rsidR="00000000" w:rsidRPr="00000000">
        <w:rPr>
          <w:i w:val="1"/>
          <w:iCs w:val="1"/>
          <w:rtl w:val="0"/>
        </w:rPr>
        <w:t xml:space="preserve">A prey that turns its back—</w:t>
      </w:r>
    </w:p>
    <w:p w:rsidR="00000000" w:rsidDel="00000000" w:rsidP="00000000" w:rsidRDefault="00000000" w:rsidRPr="00000000" w14:paraId="00000E81">
      <w:pPr>
        <w:spacing w:after="0" w:before="0" w:line="480" w:lineRule="auto"/>
        <w:ind w:left="720" w:firstLine="720"/>
        <w:rPr>
          <w:i w:val="1"/>
          <w:iCs w:val="1"/>
        </w:rPr>
      </w:pPr>
      <w:r w:rsidDel="00000000" w:rsidR="00000000" w:rsidRPr="00000000">
        <w:rPr>
          <w:i w:val="1"/>
          <w:iCs w:val="1"/>
          <w:rtl w:val="0"/>
        </w:rPr>
        <w:t xml:space="preserve">No. That wasn’t right.</w:t>
      </w:r>
    </w:p>
    <w:p w:rsidR="00000000" w:rsidDel="00000000" w:rsidP="00000000" w:rsidRDefault="00000000" w:rsidRPr="00000000" w14:paraId="00000E82">
      <w:pPr>
        <w:spacing w:after="0" w:before="0" w:line="480" w:lineRule="auto"/>
        <w:ind w:left="720" w:firstLine="720"/>
        <w:rPr>
          <w:i w:val="1"/>
          <w:iCs w:val="1"/>
        </w:rPr>
      </w:pPr>
      <w:r w:rsidDel="00000000" w:rsidR="00000000" w:rsidRPr="00000000">
        <w:rPr>
          <w:i w:val="1"/>
          <w:iCs w:val="1"/>
          <w:rtl w:val="0"/>
        </w:rPr>
        <w:t xml:space="preserve">A predator that flees—</w:t>
      </w:r>
    </w:p>
    <w:p w:rsidR="00000000" w:rsidDel="00000000" w:rsidP="00000000" w:rsidRDefault="00000000" w:rsidRPr="00000000" w14:paraId="00000E83">
      <w:pPr>
        <w:spacing w:after="0" w:before="0" w:line="480" w:lineRule="auto"/>
        <w:ind w:left="720" w:firstLine="720"/>
        <w:rPr/>
      </w:pPr>
      <w:r w:rsidDel="00000000" w:rsidR="00000000" w:rsidRPr="00000000">
        <w:rPr>
          <w:rtl w:val="0"/>
        </w:rPr>
        <w:t xml:space="preserve">Nothing. His mind went blank. </w:t>
      </w:r>
    </w:p>
    <w:p w:rsidR="00000000" w:rsidDel="00000000" w:rsidP="00000000" w:rsidRDefault="00000000" w:rsidRPr="00000000" w14:paraId="00000E84">
      <w:pPr>
        <w:spacing w:after="0" w:before="0" w:line="480" w:lineRule="auto"/>
        <w:ind w:left="720" w:firstLine="720"/>
        <w:rPr>
          <w:i w:val="1"/>
          <w:iCs w:val="1"/>
        </w:rPr>
      </w:pPr>
      <w:r w:rsidDel="00000000" w:rsidR="00000000" w:rsidRPr="00000000">
        <w:rPr>
          <w:i w:val="1"/>
          <w:iCs w:val="1"/>
          <w:rtl w:val="0"/>
        </w:rPr>
        <w:t xml:space="preserve">Praew bolting needs me!</w:t>
      </w:r>
    </w:p>
    <w:p w:rsidR="00000000" w:rsidDel="00000000" w:rsidP="00000000" w:rsidRDefault="00000000" w:rsidRPr="00000000" w14:paraId="00000E85">
      <w:pPr>
        <w:spacing w:after="0" w:before="0" w:line="480" w:lineRule="auto"/>
        <w:ind w:left="720" w:firstLine="720"/>
        <w:rPr/>
      </w:pPr>
      <w:r w:rsidDel="00000000" w:rsidR="00000000" w:rsidRPr="00000000">
        <w:rPr>
          <w:rtl w:val="0"/>
        </w:rPr>
        <w:t xml:space="preserve">He clenched his fists and met Godric’s stare.</w:t>
      </w:r>
    </w:p>
    <w:p w:rsidR="00000000" w:rsidDel="00000000" w:rsidP="00000000" w:rsidRDefault="00000000" w:rsidRPr="00000000" w14:paraId="00000E86">
      <w:pPr>
        <w:spacing w:after="0" w:before="0" w:line="480" w:lineRule="auto"/>
        <w:ind w:left="720" w:firstLine="720"/>
        <w:rPr/>
      </w:pPr>
      <w:r w:rsidDel="00000000" w:rsidR="00000000" w:rsidRPr="00000000">
        <w:rPr>
          <w:rtl w:val="0"/>
        </w:rPr>
        <w:t xml:space="preserve">Godric never broke eye contact. Addressing his students, he spoke with a curt, bellowing voice. “Class dismissed.”</w:t>
      </w:r>
    </w:p>
    <w:p w:rsidR="00000000" w:rsidDel="00000000" w:rsidP="00000000" w:rsidRDefault="00000000" w:rsidRPr="00000000" w14:paraId="00000E87">
      <w:pPr>
        <w:spacing w:after="0" w:before="0" w:line="480" w:lineRule="auto"/>
        <w:ind w:left="720" w:firstLine="720"/>
        <w:rPr/>
      </w:pPr>
      <w:r w:rsidDel="00000000" w:rsidR="00000000" w:rsidRPr="00000000">
        <w:rPr>
          <w:rtl w:val="0"/>
        </w:rPr>
        <w:t xml:space="preserve">The trainees bolted without hesitation. Not a single one lingered, scrambling past each other, tripping over their own feet in their rush to flee.</w:t>
      </w:r>
    </w:p>
    <w:p w:rsidR="00000000" w:rsidDel="00000000" w:rsidP="00000000" w:rsidRDefault="00000000" w:rsidRPr="00000000" w14:paraId="00000E88">
      <w:pPr>
        <w:spacing w:after="0" w:before="0" w:line="480" w:lineRule="auto"/>
        <w:ind w:left="720" w:firstLine="720"/>
        <w:rPr>
          <w:i w:val="1"/>
          <w:iCs w:val="1"/>
        </w:rPr>
      </w:pPr>
      <w:r w:rsidDel="00000000" w:rsidR="00000000" w:rsidRPr="00000000">
        <w:rPr>
          <w:rtl w:val="0"/>
        </w:rPr>
        <w:t xml:space="preserve">”</w:t>
      </w:r>
      <w:r w:rsidDel="00000000" w:rsidR="00000000" w:rsidRPr="00000000">
        <w:rPr>
          <w:i w:val="1"/>
          <w:iCs w:val="1"/>
          <w:rtl w:val="0"/>
        </w:rPr>
        <w:t xml:space="preserve">They probably sense danger," </w:t>
      </w:r>
      <w:r w:rsidDel="00000000" w:rsidR="00000000" w:rsidRPr="00000000">
        <w:rPr>
          <w:rtl w:val="0"/>
        </w:rPr>
        <w:t xml:space="preserve">Praew suggested in his mind</w:t>
      </w:r>
      <w:r w:rsidDel="00000000" w:rsidR="00000000" w:rsidRPr="00000000">
        <w:rPr>
          <w:i w:val="1"/>
          <w:iCs w:val="1"/>
          <w:rtl w:val="0"/>
        </w:rPr>
        <w:t xml:space="preserve">. “Stay alert!” </w:t>
      </w:r>
    </w:p>
    <w:p w:rsidR="00000000" w:rsidDel="00000000" w:rsidP="00000000" w:rsidRDefault="00000000" w:rsidRPr="00000000" w14:paraId="00000E89">
      <w:pPr>
        <w:spacing w:after="0" w:before="0" w:line="480" w:lineRule="auto"/>
        <w:ind w:left="720" w:firstLine="720"/>
        <w:rPr/>
      </w:pPr>
      <w:r w:rsidDel="00000000" w:rsidR="00000000" w:rsidRPr="00000000">
        <w:rPr>
          <w:rtl w:val="0"/>
        </w:rPr>
        <w:t xml:space="preserve">  Godric cracked his knuckles. Slow. Deliberate. The sound echoed through the empty training hall. A smirk twitched at the edge of his lips.</w:t>
      </w:r>
    </w:p>
    <w:p w:rsidR="00000000" w:rsidDel="00000000" w:rsidP="00000000" w:rsidRDefault="00000000" w:rsidRPr="00000000" w14:paraId="00000E8A">
      <w:pPr>
        <w:spacing w:after="0" w:before="0" w:line="480" w:lineRule="auto"/>
        <w:ind w:left="720" w:firstLine="720"/>
        <w:rPr/>
      </w:pPr>
      <w:r w:rsidDel="00000000" w:rsidR="00000000" w:rsidRPr="00000000">
        <w:rPr>
          <w:rtl w:val="0"/>
        </w:rPr>
        <w:t xml:space="preserve">  “A surged ForceStone? How cute. But I’m not Bresdin, kid. The Prime will need to send his Embedded if he plans to eliminate me!”</w:t>
      </w:r>
    </w:p>
    <w:p w:rsidR="00000000" w:rsidDel="00000000" w:rsidP="00000000" w:rsidRDefault="00000000" w:rsidRPr="00000000" w14:paraId="00000E8B">
      <w:pPr>
        <w:spacing w:after="0" w:before="0" w:line="480" w:lineRule="auto"/>
        <w:ind w:left="720" w:firstLine="720"/>
        <w:rPr/>
      </w:pPr>
      <w:r w:rsidDel="00000000" w:rsidR="00000000" w:rsidRPr="00000000">
        <w:rPr>
          <w:rtl w:val="0"/>
        </w:rPr>
        <w:t xml:space="preserve">  Embedded? Haldric’s grip tightened around the stones. His body surged.</w:t>
      </w:r>
    </w:p>
    <w:p w:rsidR="00000000" w:rsidDel="00000000" w:rsidP="00000000" w:rsidRDefault="00000000" w:rsidRPr="00000000" w14:paraId="00000E8C">
      <w:pPr>
        <w:spacing w:after="0" w:before="0" w:line="480" w:lineRule="auto"/>
        <w:ind w:left="720" w:firstLine="720"/>
        <w:rPr/>
      </w:pPr>
      <w:r w:rsidDel="00000000" w:rsidR="00000000" w:rsidRPr="00000000">
        <w:rPr>
          <w:rtl w:val="0"/>
        </w:rPr>
        <w:t xml:space="preserve">  “The Prime didn’t send me.” Haldric’s voice was sharp. “I wouldn’t want to bother him with your corpse.”</w:t>
      </w:r>
    </w:p>
    <w:p w:rsidR="00000000" w:rsidDel="00000000" w:rsidP="00000000" w:rsidRDefault="00000000" w:rsidRPr="00000000" w14:paraId="00000E8D">
      <w:pPr>
        <w:spacing w:after="0" w:before="0" w:line="480" w:lineRule="auto"/>
        <w:ind w:left="720" w:firstLine="720"/>
        <w:rPr/>
      </w:pPr>
      <w:r w:rsidDel="00000000" w:rsidR="00000000" w:rsidRPr="00000000">
        <w:rPr>
          <w:rtl w:val="0"/>
        </w:rPr>
        <w:t xml:space="preserve">  He climbed to his feet, staggered, then charged. Fist raised, aiming straight for Godric’s face, he screamed,</w:t>
      </w:r>
    </w:p>
    <w:p w:rsidR="00000000" w:rsidDel="00000000" w:rsidP="00000000" w:rsidRDefault="00000000" w:rsidRPr="00000000" w14:paraId="00000E8E">
      <w:pPr>
        <w:spacing w:after="0" w:before="0" w:line="480" w:lineRule="auto"/>
        <w:ind w:left="720" w:firstLine="720"/>
        <w:rPr/>
      </w:pPr>
      <w:r w:rsidDel="00000000" w:rsidR="00000000" w:rsidRPr="00000000">
        <w:rPr>
          <w:rtl w:val="0"/>
        </w:rPr>
        <w:t xml:space="preserve">  “Where is she!?”</w:t>
      </w:r>
    </w:p>
    <w:p w:rsidR="00000000" w:rsidDel="00000000" w:rsidP="00000000" w:rsidRDefault="00000000" w:rsidRPr="00000000" w14:paraId="00000E8F">
      <w:pPr>
        <w:spacing w:after="0" w:before="0" w:line="480" w:lineRule="auto"/>
        <w:ind w:left="720" w:firstLine="720"/>
        <w:rPr/>
      </w:pPr>
      <w:r w:rsidDel="00000000" w:rsidR="00000000" w:rsidRPr="00000000">
        <w:rPr>
          <w:rtl w:val="0"/>
        </w:rPr>
      </w:r>
    </w:p>
    <w:p w:rsidR="00000000" w:rsidDel="00000000" w:rsidP="00000000" w:rsidRDefault="00000000" w:rsidRPr="00000000" w14:paraId="00000E90">
      <w:pPr>
        <w:spacing w:after="0" w:before="0" w:line="480" w:lineRule="auto"/>
        <w:ind w:left="720" w:firstLine="720"/>
        <w:rPr/>
      </w:pPr>
      <w:r w:rsidDel="00000000" w:rsidR="00000000" w:rsidRPr="00000000">
        <w:rPr>
          <w:b w:val="1"/>
          <w:bCs w:val="1"/>
          <w:sz w:val="28"/>
          <w:szCs w:val="28"/>
          <w:u w:val="single"/>
          <w:rtl w:val="0"/>
        </w:rPr>
        <w:t xml:space="preserve">***</w:t>
      </w:r>
      <w:r w:rsidDel="00000000" w:rsidR="00000000" w:rsidRPr="00000000">
        <w:rPr>
          <w:rtl w:val="0"/>
        </w:rPr>
      </w:r>
    </w:p>
    <w:p w:rsidR="00000000" w:rsidDel="00000000" w:rsidP="00000000" w:rsidRDefault="00000000" w:rsidRPr="00000000" w14:paraId="00000E91">
      <w:pPr>
        <w:spacing w:after="0" w:before="0" w:line="480" w:lineRule="auto"/>
        <w:ind w:left="720" w:firstLine="720"/>
        <w:rPr/>
      </w:pPr>
      <w:r w:rsidDel="00000000" w:rsidR="00000000" w:rsidRPr="00000000">
        <w:rPr>
          <w:rtl w:val="0"/>
        </w:rPr>
      </w:r>
    </w:p>
    <w:p w:rsidR="00000000" w:rsidDel="00000000" w:rsidP="00000000" w:rsidRDefault="00000000" w:rsidRPr="00000000" w14:paraId="00000E92">
      <w:pPr>
        <w:spacing w:after="0" w:before="0" w:line="480" w:lineRule="auto"/>
        <w:ind w:left="720" w:firstLine="720"/>
        <w:rPr/>
      </w:pPr>
      <w:r w:rsidDel="00000000" w:rsidR="00000000" w:rsidRPr="00000000">
        <w:rPr>
          <w:rtl w:val="0"/>
        </w:rPr>
        <w:t xml:space="preserve">       Praew found herself on the surface.</w:t>
      </w:r>
    </w:p>
    <w:p w:rsidR="00000000" w:rsidDel="00000000" w:rsidP="00000000" w:rsidRDefault="00000000" w:rsidRPr="00000000" w14:paraId="00000E93">
      <w:pPr>
        <w:spacing w:after="0" w:before="0" w:line="480" w:lineRule="auto"/>
        <w:ind w:left="720" w:firstLine="720"/>
        <w:rPr/>
      </w:pPr>
      <w:r w:rsidDel="00000000" w:rsidR="00000000" w:rsidRPr="00000000">
        <w:rPr>
          <w:rtl w:val="0"/>
        </w:rPr>
        <w:t xml:space="preserve">  The sky above was dust-swept and churning, dark with smoke. Distant cracks split the air like laughter from the gods. Before her stretched a cursed land, crater-pocked, waterlogged, and seething with hidden peril. Mud glistened under a colorless haze, masking the truth beneath its sheen. Great divots scarred the terrain where stones had fallen. They weren’t natural. </w:t>
      </w:r>
    </w:p>
    <w:p w:rsidR="00000000" w:rsidDel="00000000" w:rsidP="00000000" w:rsidRDefault="00000000" w:rsidRPr="00000000" w14:paraId="00000E94">
      <w:pPr>
        <w:spacing w:after="0" w:before="0" w:line="480" w:lineRule="auto"/>
        <w:ind w:left="720" w:firstLine="720"/>
        <w:rPr/>
      </w:pPr>
      <w:r w:rsidDel="00000000" w:rsidR="00000000" w:rsidRPr="00000000">
        <w:rPr>
          <w:rtl w:val="0"/>
        </w:rPr>
        <w:t xml:space="preserve">     Monstrous chunks of blackened rock, shattered earth, and TerraStones rained intermittently from the volcano in the distance. One struck near the horizon. In an instant, a chunk of land silently vanished, swallowed by impact. The hole left behind steamed faintly. Water and sludge began to slither into its depths, disguising the wound beneath a false surface. The air shimmered with heat and danger.</w:t>
      </w:r>
    </w:p>
    <w:p w:rsidR="00000000" w:rsidDel="00000000" w:rsidP="00000000" w:rsidRDefault="00000000" w:rsidRPr="00000000" w14:paraId="00000E95">
      <w:pPr>
        <w:spacing w:after="0" w:before="0" w:line="480" w:lineRule="auto"/>
        <w:ind w:left="720" w:firstLine="720"/>
        <w:rPr/>
      </w:pPr>
      <w:r w:rsidDel="00000000" w:rsidR="00000000" w:rsidRPr="00000000">
        <w:rPr>
          <w:rtl w:val="0"/>
        </w:rPr>
        <w:t xml:space="preserve">  A middle-aged man, armored and weather-worn, stood a dozen paces ahead. His chest rose and fell with each breath, his blade enormous, jagged, and heavy, as if forged from the land itself. Rage warped his face. He pointed the weapon squarely at her.</w:t>
      </w:r>
    </w:p>
    <w:p w:rsidR="00000000" w:rsidDel="00000000" w:rsidP="00000000" w:rsidRDefault="00000000" w:rsidRPr="00000000" w14:paraId="00000E96">
      <w:pPr>
        <w:spacing w:after="0" w:before="0" w:line="480" w:lineRule="auto"/>
        <w:ind w:left="720" w:firstLine="720"/>
        <w:rPr/>
      </w:pPr>
      <w:r w:rsidDel="00000000" w:rsidR="00000000" w:rsidRPr="00000000">
        <w:rPr>
          <w:rtl w:val="0"/>
        </w:rPr>
        <w:t xml:space="preserve">  “I’ve been waiting to bolting kill you for a long time.”</w:t>
      </w:r>
    </w:p>
    <w:p w:rsidR="00000000" w:rsidDel="00000000" w:rsidP="00000000" w:rsidRDefault="00000000" w:rsidRPr="00000000" w14:paraId="00000E97">
      <w:pPr>
        <w:spacing w:after="0" w:before="0" w:line="480" w:lineRule="auto"/>
        <w:ind w:left="720" w:firstLine="720"/>
        <w:rPr/>
      </w:pPr>
      <w:r w:rsidDel="00000000" w:rsidR="00000000" w:rsidRPr="00000000">
        <w:rPr>
          <w:rtl w:val="0"/>
        </w:rPr>
        <w:t xml:space="preserve">  What surprised her most was that, instead of fear or anger, she only felt amusement.</w:t>
      </w:r>
    </w:p>
    <w:p w:rsidR="00000000" w:rsidDel="00000000" w:rsidP="00000000" w:rsidRDefault="00000000" w:rsidRPr="00000000" w14:paraId="00000E98">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This little rodent dares?</w:t>
      </w:r>
    </w:p>
    <w:p w:rsidR="00000000" w:rsidDel="00000000" w:rsidP="00000000" w:rsidRDefault="00000000" w:rsidRPr="00000000" w14:paraId="00000E99">
      <w:pPr>
        <w:spacing w:after="0" w:before="0" w:line="480" w:lineRule="auto"/>
        <w:ind w:left="720" w:firstLine="720"/>
        <w:rPr/>
      </w:pPr>
      <w:r w:rsidDel="00000000" w:rsidR="00000000" w:rsidRPr="00000000">
        <w:rPr>
          <w:rtl w:val="0"/>
        </w:rPr>
        <w:t xml:space="preserve">  Then came the impact.</w:t>
      </w:r>
    </w:p>
    <w:p w:rsidR="00000000" w:rsidDel="00000000" w:rsidP="00000000" w:rsidRDefault="00000000" w:rsidRPr="00000000" w14:paraId="00000E9A">
      <w:pPr>
        <w:spacing w:after="0" w:before="0" w:line="480" w:lineRule="auto"/>
        <w:ind w:left="720" w:firstLine="720"/>
        <w:rPr/>
      </w:pPr>
      <w:r w:rsidDel="00000000" w:rsidR="00000000" w:rsidRPr="00000000">
        <w:rPr>
          <w:rtl w:val="0"/>
        </w:rPr>
        <w:t xml:space="preserve">  A TerraStone struck without warning, swallowing the ground beneath her.</w:t>
      </w:r>
    </w:p>
    <w:p w:rsidR="00000000" w:rsidDel="00000000" w:rsidP="00000000" w:rsidRDefault="00000000" w:rsidRPr="00000000" w14:paraId="00000E9B">
      <w:pPr>
        <w:spacing w:after="0" w:before="0" w:line="480" w:lineRule="auto"/>
        <w:ind w:left="720" w:firstLine="720"/>
        <w:rPr/>
      </w:pPr>
      <w:r w:rsidDel="00000000" w:rsidR="00000000" w:rsidRPr="00000000">
        <w:rPr>
          <w:rtl w:val="0"/>
        </w:rPr>
        <w:t xml:space="preserve">  The earth collapsed. Her body dropped into the mud, dragged down fast. Cold sludge closed around her limbs, locking them in place. She thrashed, but it didn’t matter. She was stuck. Only her neck and head remained above the surface.</w:t>
      </w:r>
    </w:p>
    <w:p w:rsidR="00000000" w:rsidDel="00000000" w:rsidP="00000000" w:rsidRDefault="00000000" w:rsidRPr="00000000" w14:paraId="00000E9C">
      <w:pPr>
        <w:spacing w:after="0" w:before="0" w:line="480" w:lineRule="auto"/>
        <w:ind w:left="720" w:firstLine="720"/>
        <w:rPr/>
      </w:pPr>
      <w:r w:rsidDel="00000000" w:rsidR="00000000" w:rsidRPr="00000000">
        <w:rPr>
          <w:rtl w:val="0"/>
        </w:rPr>
        <w:t xml:space="preserve">  The man bellowed a laugh. “Even your god is on my side today.” He began approaching with his blade lifted, his silhouette growing as he neared.</w:t>
      </w:r>
    </w:p>
    <w:p w:rsidR="00000000" w:rsidDel="00000000" w:rsidP="00000000" w:rsidRDefault="00000000" w:rsidRPr="00000000" w14:paraId="00000E9D">
      <w:pPr>
        <w:spacing w:after="0" w:before="0" w:line="480" w:lineRule="auto"/>
        <w:ind w:left="720" w:firstLine="720"/>
        <w:rPr/>
      </w:pPr>
      <w:r w:rsidDel="00000000" w:rsidR="00000000" w:rsidRPr="00000000">
        <w:rPr>
          <w:rtl w:val="0"/>
        </w:rPr>
        <w:t xml:space="preserve">  There was no mercy in his eyes. Only greed. And that sadistic, human satisfaction.</w:t>
      </w:r>
    </w:p>
    <w:p w:rsidR="00000000" w:rsidDel="00000000" w:rsidP="00000000" w:rsidRDefault="00000000" w:rsidRPr="00000000" w14:paraId="00000E9E">
      <w:pPr>
        <w:spacing w:after="0" w:before="0" w:line="480" w:lineRule="auto"/>
        <w:ind w:left="720" w:firstLine="720"/>
        <w:rPr/>
      </w:pPr>
      <w:r w:rsidDel="00000000" w:rsidR="00000000" w:rsidRPr="00000000">
        <w:rPr>
          <w:rtl w:val="0"/>
        </w:rPr>
        <w:t xml:space="preserve">  “Praew,” </w:t>
      </w:r>
      <w:r w:rsidDel="00000000" w:rsidR="00000000" w:rsidRPr="00000000">
        <w:rPr>
          <w:rtl w:val="0"/>
        </w:rPr>
        <w:t xml:space="preserve">came another voice.</w:t>
      </w:r>
      <w:r w:rsidDel="00000000" w:rsidR="00000000" w:rsidRPr="00000000">
        <w:rPr>
          <w:rtl w:val="0"/>
        </w:rPr>
      </w:r>
    </w:p>
    <w:p w:rsidR="00000000" w:rsidDel="00000000" w:rsidP="00000000" w:rsidRDefault="00000000" w:rsidRPr="00000000" w14:paraId="00000E9F">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 Who’s that?</w:t>
      </w:r>
    </w:p>
    <w:p w:rsidR="00000000" w:rsidDel="00000000" w:rsidP="00000000" w:rsidRDefault="00000000" w:rsidRPr="00000000" w14:paraId="00000EA0">
      <w:pPr>
        <w:spacing w:after="0" w:before="0" w:line="480" w:lineRule="auto"/>
        <w:ind w:left="720" w:firstLine="720"/>
        <w:rPr/>
      </w:pPr>
      <w:r w:rsidDel="00000000" w:rsidR="00000000" w:rsidRPr="00000000">
        <w:rPr>
          <w:rtl w:val="0"/>
        </w:rPr>
        <w:t xml:space="preserve">  “Praew…”</w:t>
      </w:r>
    </w:p>
    <w:p w:rsidR="00000000" w:rsidDel="00000000" w:rsidP="00000000" w:rsidRDefault="00000000" w:rsidRPr="00000000" w14:paraId="00000EA1">
      <w:pPr>
        <w:spacing w:after="0" w:before="0" w:line="480" w:lineRule="auto"/>
        <w:ind w:left="720" w:firstLine="720"/>
        <w:rPr/>
      </w:pPr>
      <w:r w:rsidDel="00000000" w:rsidR="00000000" w:rsidRPr="00000000">
        <w:rPr>
          <w:rtl w:val="0"/>
        </w:rPr>
        <w:t xml:space="preserve">  The voice didn’t come from the wind. It came from somewhere closer. Real.</w:t>
      </w:r>
    </w:p>
    <w:p w:rsidR="00000000" w:rsidDel="00000000" w:rsidP="00000000" w:rsidRDefault="00000000" w:rsidRPr="00000000" w14:paraId="00000EA2">
      <w:pPr>
        <w:spacing w:after="0" w:before="0" w:line="480" w:lineRule="auto"/>
        <w:ind w:left="720" w:firstLine="720"/>
        <w:rPr/>
      </w:pPr>
      <w:r w:rsidDel="00000000" w:rsidR="00000000" w:rsidRPr="00000000">
        <w:rPr>
          <w:rtl w:val="0"/>
        </w:rPr>
        <w:t xml:space="preserve">  “Praew!”</w:t>
      </w:r>
    </w:p>
    <w:p w:rsidR="00000000" w:rsidDel="00000000" w:rsidP="00000000" w:rsidRDefault="00000000" w:rsidRPr="00000000" w14:paraId="00000EA3">
      <w:pPr>
        <w:spacing w:after="0" w:before="0" w:line="480" w:lineRule="auto"/>
        <w:ind w:left="720" w:firstLine="720"/>
        <w:rPr/>
      </w:pPr>
      <w:r w:rsidDel="00000000" w:rsidR="00000000" w:rsidRPr="00000000">
        <w:rPr>
          <w:rtl w:val="0"/>
        </w:rPr>
        <w:t xml:space="preserve">  She gasped.</w:t>
      </w:r>
    </w:p>
    <w:p w:rsidR="00000000" w:rsidDel="00000000" w:rsidP="00000000" w:rsidRDefault="00000000" w:rsidRPr="00000000" w14:paraId="00000EA4">
      <w:pPr>
        <w:spacing w:after="0" w:before="0" w:line="480" w:lineRule="auto"/>
        <w:ind w:left="720" w:firstLine="720"/>
        <w:rPr>
          <w:i w:val="1"/>
          <w:iCs w:val="1"/>
        </w:rPr>
      </w:pPr>
      <w:r w:rsidDel="00000000" w:rsidR="00000000" w:rsidRPr="00000000">
        <w:rPr>
          <w:rtl w:val="0"/>
        </w:rPr>
        <w:t xml:space="preserve">  Her eyes snapped open as she woke abruptly, finding herself somewhere else. </w:t>
      </w:r>
      <w:sdt>
        <w:sdtPr>
          <w:id w:val="-619676297"/>
          <w:tag w:val="goog_rdk_133"/>
        </w:sdtPr>
        <w:sdtContent>
          <w:commentRangeStart w:id="66"/>
        </w:sdtContent>
      </w:sdt>
      <w:sdt>
        <w:sdtPr>
          <w:id w:val="-1395604193"/>
          <w:tag w:val="goog_rdk_134"/>
        </w:sdtPr>
        <w:sdtContent>
          <w:commentRangeStart w:id="67"/>
        </w:sdtContent>
      </w:sdt>
      <w:r w:rsidDel="00000000" w:rsidR="00000000" w:rsidRPr="00000000">
        <w:rPr>
          <w:i w:val="1"/>
          <w:iCs w:val="1"/>
          <w:rtl w:val="0"/>
        </w:rPr>
        <w:t xml:space="preserve">That dream again?</w:t>
      </w:r>
      <w:commentRangeEnd w:id="66"/>
      <w:r w:rsidDel="00000000" w:rsidR="00000000" w:rsidRPr="00000000">
        <w:commentReference w:id="66"/>
      </w:r>
      <w:commentRangeEnd w:id="67"/>
      <w:r w:rsidDel="00000000" w:rsidR="00000000" w:rsidRPr="00000000">
        <w:commentReference w:id="67"/>
      </w:r>
      <w:r w:rsidDel="00000000" w:rsidR="00000000" w:rsidRPr="00000000">
        <w:rPr>
          <w:rtl w:val="0"/>
        </w:rPr>
      </w:r>
    </w:p>
    <w:p w:rsidR="00000000" w:rsidDel="00000000" w:rsidP="00000000" w:rsidRDefault="00000000" w:rsidRPr="00000000" w14:paraId="00000EA5">
      <w:pPr>
        <w:spacing w:after="0" w:before="0" w:line="480" w:lineRule="auto"/>
        <w:ind w:left="720" w:firstLine="720"/>
        <w:rPr/>
      </w:pPr>
      <w:r w:rsidDel="00000000" w:rsidR="00000000" w:rsidRPr="00000000">
        <w:rPr>
          <w:rtl w:val="0"/>
        </w:rPr>
        <w:t xml:space="preserve">  “Praew,” the voice said again, more clearly this time.</w:t>
      </w:r>
    </w:p>
    <w:p w:rsidR="00000000" w:rsidDel="00000000" w:rsidP="00000000" w:rsidRDefault="00000000" w:rsidRPr="00000000" w14:paraId="00000EA6">
      <w:pPr>
        <w:spacing w:after="0" w:before="0" w:line="480" w:lineRule="auto"/>
        <w:ind w:left="720" w:firstLine="720"/>
        <w:rPr/>
      </w:pPr>
      <w:r w:rsidDel="00000000" w:rsidR="00000000" w:rsidRPr="00000000">
        <w:rPr>
          <w:rtl w:val="0"/>
        </w:rPr>
        <w:t xml:space="preserve">  She knew that voice.</w:t>
      </w:r>
    </w:p>
    <w:p w:rsidR="00000000" w:rsidDel="00000000" w:rsidP="00000000" w:rsidRDefault="00000000" w:rsidRPr="00000000" w14:paraId="00000EA7">
      <w:pPr>
        <w:spacing w:after="0" w:before="0" w:line="480" w:lineRule="auto"/>
        <w:ind w:left="720" w:firstLine="720"/>
        <w:rPr/>
      </w:pPr>
      <w:r w:rsidDel="00000000" w:rsidR="00000000" w:rsidRPr="00000000">
        <w:rPr>
          <w:rtl w:val="0"/>
        </w:rPr>
        <w:t xml:space="preserve">  “Renwick?” she asked, sitting up fast. Her arm scraped against a wall. A sharp sting followed. She hissed, pulled back, and rubbed the scrape.</w:t>
      </w:r>
    </w:p>
    <w:p w:rsidR="00000000" w:rsidDel="00000000" w:rsidP="00000000" w:rsidRDefault="00000000" w:rsidRPr="00000000" w14:paraId="00000EA8">
      <w:pPr>
        <w:spacing w:after="0" w:before="0" w:line="480" w:lineRule="auto"/>
        <w:ind w:left="720" w:firstLine="720"/>
        <w:rPr/>
      </w:pPr>
      <w:r w:rsidDel="00000000" w:rsidR="00000000" w:rsidRPr="00000000">
        <w:rPr>
          <w:rtl w:val="0"/>
        </w:rPr>
        <w:t xml:space="preserve">  The walls loomed close, their surface intentionally coarse. It was obviously designed to punish contact. The polished floor sloped slightly toward the door, slick with cold, sludge-tainted water.</w:t>
      </w:r>
      <w:sdt>
        <w:sdtPr>
          <w:id w:val="336208669"/>
          <w:tag w:val="goog_rdk_135"/>
        </w:sdtPr>
        <w:sdtContent>
          <w:commentRangeStart w:id="68"/>
        </w:sdtContent>
      </w:sdt>
      <w:r w:rsidDel="00000000" w:rsidR="00000000" w:rsidRPr="00000000">
        <w:rPr>
          <w:rtl w:val="0"/>
        </w:rPr>
        <w:t xml:space="preserve"> Her clothes had already drunk their fill, </w:t>
      </w:r>
      <w:commentRangeEnd w:id="68"/>
      <w:r w:rsidDel="00000000" w:rsidR="00000000" w:rsidRPr="00000000">
        <w:commentReference w:id="68"/>
      </w:r>
      <w:r w:rsidDel="00000000" w:rsidR="00000000" w:rsidRPr="00000000">
        <w:rPr>
          <w:rtl w:val="0"/>
        </w:rPr>
        <w:t xml:space="preserve">now clinging to her skin with the weight of filth. As she steadied herself with one hand, her palm slid against the smooth floor, the chill biting through her skin. She looked around, breath already tight in her chest.</w:t>
      </w:r>
    </w:p>
    <w:p w:rsidR="00000000" w:rsidDel="00000000" w:rsidP="00000000" w:rsidRDefault="00000000" w:rsidRPr="00000000" w14:paraId="00000EA9">
      <w:pPr>
        <w:spacing w:after="0" w:before="0" w:line="480" w:lineRule="auto"/>
        <w:ind w:left="720" w:firstLine="720"/>
        <w:rPr/>
      </w:pPr>
      <w:r w:rsidDel="00000000" w:rsidR="00000000" w:rsidRPr="00000000">
        <w:rPr>
          <w:rtl w:val="0"/>
        </w:rPr>
        <w:t xml:space="preserve">  The room—no, the cell—was long and narrow. If she bent her elbows outward, they would graze both walls. Its length could fit two, maybe three people her size lying head to foot.</w:t>
      </w:r>
    </w:p>
    <w:p w:rsidR="00000000" w:rsidDel="00000000" w:rsidP="00000000" w:rsidRDefault="00000000" w:rsidRPr="00000000" w14:paraId="00000EAA">
      <w:pPr>
        <w:spacing w:after="0" w:before="0" w:line="480" w:lineRule="auto"/>
        <w:ind w:left="720" w:firstLine="720"/>
        <w:rPr/>
      </w:pPr>
      <w:r w:rsidDel="00000000" w:rsidR="00000000" w:rsidRPr="00000000">
        <w:rPr>
          <w:rtl w:val="0"/>
        </w:rPr>
        <w:t xml:space="preserve">  A weak SolarStone glowed dimly from the ceiling near the gate, its light barely reaching the center. Shadows lingered at the edges, teasing her peripherals. Farther back, she spotted a second SolarStone embedded in the rear wall, unlit.</w:t>
      </w:r>
    </w:p>
    <w:p w:rsidR="00000000" w:rsidDel="00000000" w:rsidP="00000000" w:rsidRDefault="00000000" w:rsidRPr="00000000" w14:paraId="00000EAB">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I wonder what its trigger is.</w:t>
      </w:r>
    </w:p>
    <w:p w:rsidR="00000000" w:rsidDel="00000000" w:rsidP="00000000" w:rsidRDefault="00000000" w:rsidRPr="00000000" w14:paraId="00000EAC">
      <w:pPr>
        <w:spacing w:after="0" w:before="0" w:line="480" w:lineRule="auto"/>
        <w:ind w:left="720" w:firstLine="720"/>
        <w:rPr/>
      </w:pPr>
      <w:r w:rsidDel="00000000" w:rsidR="00000000" w:rsidRPr="00000000">
        <w:rPr>
          <w:rtl w:val="0"/>
        </w:rPr>
        <w:t xml:space="preserve">  She tried to inhale deeper, but the air barely gave. No matter how she tried, she couldn’t seem to catch her breath.</w:t>
      </w:r>
    </w:p>
    <w:p w:rsidR="00000000" w:rsidDel="00000000" w:rsidP="00000000" w:rsidRDefault="00000000" w:rsidRPr="00000000" w14:paraId="00000EAD">
      <w:pPr>
        <w:spacing w:after="0" w:before="0" w:line="480" w:lineRule="auto"/>
        <w:ind w:left="720" w:firstLine="720"/>
        <w:rPr/>
      </w:pPr>
      <w:r w:rsidDel="00000000" w:rsidR="00000000" w:rsidRPr="00000000">
        <w:rPr>
          <w:rtl w:val="0"/>
        </w:rPr>
        <w:t xml:space="preserve">  </w:t>
      </w:r>
      <w:sdt>
        <w:sdtPr>
          <w:id w:val="1782031295"/>
          <w:tag w:val="goog_rdk_136"/>
        </w:sdtPr>
        <w:sdtContent>
          <w:commentRangeStart w:id="69"/>
        </w:sdtContent>
      </w:sdt>
      <w:r w:rsidDel="00000000" w:rsidR="00000000" w:rsidRPr="00000000">
        <w:rPr>
          <w:rtl w:val="0"/>
        </w:rPr>
        <w:t xml:space="preserve">Her eyes fixed on Renwick, who gave her a weary smile. </w:t>
      </w:r>
      <w:commentRangeEnd w:id="69"/>
      <w:r w:rsidDel="00000000" w:rsidR="00000000" w:rsidRPr="00000000">
        <w:commentReference w:id="69"/>
      </w:r>
      <w:r w:rsidDel="00000000" w:rsidR="00000000" w:rsidRPr="00000000">
        <w:rPr>
          <w:rtl w:val="0"/>
        </w:rPr>
        <w:t xml:space="preserve">“You alright, Praew?”</w:t>
      </w:r>
    </w:p>
    <w:p w:rsidR="00000000" w:rsidDel="00000000" w:rsidP="00000000" w:rsidRDefault="00000000" w:rsidRPr="00000000" w14:paraId="00000EAE">
      <w:pPr>
        <w:spacing w:after="0" w:before="0" w:line="480" w:lineRule="auto"/>
        <w:ind w:left="720" w:firstLine="720"/>
        <w:rPr/>
      </w:pPr>
      <w:r w:rsidDel="00000000" w:rsidR="00000000" w:rsidRPr="00000000">
        <w:rPr>
          <w:rtl w:val="0"/>
        </w:rPr>
        <w:t xml:space="preserve">       “Well, I was, before I saw your punchable face.”</w:t>
      </w:r>
    </w:p>
    <w:p w:rsidR="00000000" w:rsidDel="00000000" w:rsidP="00000000" w:rsidRDefault="00000000" w:rsidRPr="00000000" w14:paraId="00000EAF">
      <w:pPr>
        <w:spacing w:after="0" w:before="0" w:line="480" w:lineRule="auto"/>
        <w:ind w:left="720" w:firstLine="720"/>
        <w:rPr/>
      </w:pPr>
      <w:r w:rsidDel="00000000" w:rsidR="00000000" w:rsidRPr="00000000">
        <w:rPr>
          <w:rtl w:val="0"/>
        </w:rPr>
        <w:t xml:space="preserve">     Renwick smiled and began to chuckle, but it broke off into a nasty coughing fit.</w:t>
      </w:r>
    </w:p>
    <w:p w:rsidR="00000000" w:rsidDel="00000000" w:rsidP="00000000" w:rsidRDefault="00000000" w:rsidRPr="00000000" w14:paraId="00000EB0">
      <w:pPr>
        <w:spacing w:after="0" w:before="0" w:line="480" w:lineRule="auto"/>
        <w:ind w:left="720" w:firstLine="720"/>
        <w:rPr/>
      </w:pPr>
      <w:r w:rsidDel="00000000" w:rsidR="00000000" w:rsidRPr="00000000">
        <w:rPr>
          <w:rtl w:val="0"/>
        </w:rPr>
        <w:t xml:space="preserve">     Praew shifted toward him.</w:t>
      </w:r>
    </w:p>
    <w:p w:rsidR="00000000" w:rsidDel="00000000" w:rsidP="00000000" w:rsidRDefault="00000000" w:rsidRPr="00000000" w14:paraId="00000EB1">
      <w:pPr>
        <w:spacing w:after="0" w:before="0" w:line="480" w:lineRule="auto"/>
        <w:ind w:left="720" w:firstLine="720"/>
        <w:rPr/>
      </w:pPr>
      <w:r w:rsidDel="00000000" w:rsidR="00000000" w:rsidRPr="00000000">
        <w:rPr>
          <w:rtl w:val="0"/>
        </w:rPr>
        <w:t xml:space="preserve">     Now that she looked closer, he barely resembled the boy she remembered. He was shaking, filthy, eyes wide and bruised. A long, tattered cloak hung off his frame like it had never been taken off. His hair clung to his face. His breathing was shallow.</w:t>
      </w:r>
    </w:p>
    <w:p w:rsidR="00000000" w:rsidDel="00000000" w:rsidP="00000000" w:rsidRDefault="00000000" w:rsidRPr="00000000" w14:paraId="00000EB2">
      <w:pPr>
        <w:spacing w:after="0" w:before="0" w:line="480" w:lineRule="auto"/>
        <w:ind w:left="720" w:firstLine="720"/>
        <w:rPr/>
      </w:pPr>
      <w:r w:rsidDel="00000000" w:rsidR="00000000" w:rsidRPr="00000000">
        <w:rPr>
          <w:rtl w:val="0"/>
        </w:rPr>
        <w:t xml:space="preserve">  “Zepher’s take me! What happened?” she asked. “Where are we?”</w:t>
      </w:r>
    </w:p>
    <w:p w:rsidR="00000000" w:rsidDel="00000000" w:rsidP="00000000" w:rsidRDefault="00000000" w:rsidRPr="00000000" w14:paraId="00000EB3">
      <w:pPr>
        <w:spacing w:after="0" w:before="0" w:line="480" w:lineRule="auto"/>
        <w:ind w:left="720" w:firstLine="720"/>
        <w:rPr/>
      </w:pPr>
      <w:r w:rsidDel="00000000" w:rsidR="00000000" w:rsidRPr="00000000">
        <w:rPr>
          <w:rtl w:val="0"/>
        </w:rPr>
        <w:t xml:space="preserve">  Renwick shook his head. “I don’t know.”</w:t>
      </w:r>
    </w:p>
    <w:p w:rsidR="00000000" w:rsidDel="00000000" w:rsidP="00000000" w:rsidRDefault="00000000" w:rsidRPr="00000000" w14:paraId="00000EB4">
      <w:pPr>
        <w:spacing w:after="0" w:before="0" w:line="480" w:lineRule="auto"/>
        <w:ind w:left="720" w:firstLine="720"/>
        <w:rPr/>
      </w:pPr>
      <w:r w:rsidDel="00000000" w:rsidR="00000000" w:rsidRPr="00000000">
        <w:rPr>
          <w:rtl w:val="0"/>
        </w:rPr>
        <w:t xml:space="preserve">  “Alright... Do you remember how you got here?” Praew asked, determined to get answers.</w:t>
      </w:r>
    </w:p>
    <w:p w:rsidR="00000000" w:rsidDel="00000000" w:rsidP="00000000" w:rsidRDefault="00000000" w:rsidRPr="00000000" w14:paraId="00000EB5">
      <w:pPr>
        <w:spacing w:after="0" w:before="0" w:line="480" w:lineRule="auto"/>
        <w:ind w:left="720" w:firstLine="720"/>
        <w:rPr/>
      </w:pPr>
      <w:r w:rsidDel="00000000" w:rsidR="00000000" w:rsidRPr="00000000">
        <w:rPr>
          <w:rtl w:val="0"/>
        </w:rPr>
        <w:t xml:space="preserve">  He rubbed his temples, voice low. “I was with Asher. We were about to head to the surface… then there was this blinding bright light. I couldn’t see a thing for nearly a day. The Hunters had to guide me around. When I finally got my vision back… I was here. Wherever here is.”</w:t>
      </w:r>
    </w:p>
    <w:p w:rsidR="00000000" w:rsidDel="00000000" w:rsidP="00000000" w:rsidRDefault="00000000" w:rsidRPr="00000000" w14:paraId="00000EB6">
      <w:pPr>
        <w:spacing w:after="0" w:before="0" w:line="480" w:lineRule="auto"/>
        <w:ind w:left="720" w:firstLine="720"/>
        <w:rPr/>
      </w:pPr>
      <w:r w:rsidDel="00000000" w:rsidR="00000000" w:rsidRPr="00000000">
        <w:rPr>
          <w:rtl w:val="0"/>
        </w:rPr>
        <w:t xml:space="preserve">       Praew’s eyes widened. “Wait, Asher! Is he okay?”</w:t>
      </w:r>
    </w:p>
    <w:p w:rsidR="00000000" w:rsidDel="00000000" w:rsidP="00000000" w:rsidRDefault="00000000" w:rsidRPr="00000000" w14:paraId="00000EB7">
      <w:pPr>
        <w:spacing w:after="0" w:before="0" w:line="480" w:lineRule="auto"/>
        <w:ind w:left="720" w:firstLine="720"/>
        <w:rPr/>
      </w:pPr>
      <w:r w:rsidDel="00000000" w:rsidR="00000000" w:rsidRPr="00000000">
        <w:rPr>
          <w:rtl w:val="0"/>
        </w:rPr>
        <w:t xml:space="preserve">  Renwick froze. His mouth parted, but no words came. His gaze dropped to the floor. A faint shake touched his lower lip. He gave a small, trembling nod.</w:t>
      </w:r>
    </w:p>
    <w:p w:rsidR="00000000" w:rsidDel="00000000" w:rsidP="00000000" w:rsidRDefault="00000000" w:rsidRPr="00000000" w14:paraId="00000EB8">
      <w:pPr>
        <w:spacing w:after="0" w:before="0" w:line="480" w:lineRule="auto"/>
        <w:ind w:left="720" w:firstLine="720"/>
        <w:rPr/>
      </w:pPr>
      <w:r w:rsidDel="00000000" w:rsidR="00000000" w:rsidRPr="00000000">
        <w:rPr>
          <w:rtl w:val="0"/>
        </w:rPr>
        <w:t xml:space="preserve">  “Yeah. I… I think so.”</w:t>
      </w:r>
    </w:p>
    <w:p w:rsidR="00000000" w:rsidDel="00000000" w:rsidP="00000000" w:rsidRDefault="00000000" w:rsidRPr="00000000" w14:paraId="00000EB9">
      <w:pPr>
        <w:spacing w:after="0" w:before="0" w:line="480" w:lineRule="auto"/>
        <w:ind w:left="720" w:firstLine="720"/>
        <w:rPr/>
      </w:pPr>
      <w:r w:rsidDel="00000000" w:rsidR="00000000" w:rsidRPr="00000000">
        <w:rPr>
          <w:rtl w:val="0"/>
        </w:rPr>
        <w:t xml:space="preserve">  He forced a brave smile.</w:t>
      </w:r>
    </w:p>
    <w:p w:rsidR="00000000" w:rsidDel="00000000" w:rsidP="00000000" w:rsidRDefault="00000000" w:rsidRPr="00000000" w14:paraId="00000EBA">
      <w:pPr>
        <w:spacing w:after="0" w:before="0" w:line="480" w:lineRule="auto"/>
        <w:ind w:left="720" w:firstLine="720"/>
        <w:rPr/>
      </w:pPr>
      <w:r w:rsidDel="00000000" w:rsidR="00000000" w:rsidRPr="00000000">
        <w:rPr>
          <w:rtl w:val="0"/>
        </w:rPr>
        <w:t xml:space="preserve">       “Wait.” Her eyes widened. “The Hunter test was weeks ago! You’ve been here this whole time?”</w:t>
      </w:r>
    </w:p>
    <w:p w:rsidR="00000000" w:rsidDel="00000000" w:rsidP="00000000" w:rsidRDefault="00000000" w:rsidRPr="00000000" w14:paraId="00000EBB">
      <w:pPr>
        <w:spacing w:after="0" w:before="0" w:line="480" w:lineRule="auto"/>
        <w:ind w:left="720" w:firstLine="720"/>
        <w:rPr/>
      </w:pPr>
      <w:r w:rsidDel="00000000" w:rsidR="00000000" w:rsidRPr="00000000">
        <w:rPr>
          <w:rtl w:val="0"/>
        </w:rPr>
        <w:t xml:space="preserve">  “Yeah. There’s no way out of our cell.” </w:t>
      </w:r>
      <w:sdt>
        <w:sdtPr>
          <w:id w:val="-421845602"/>
          <w:tag w:val="goog_rdk_137"/>
        </w:sdtPr>
        <w:sdtContent>
          <w:commentRangeStart w:id="70"/>
        </w:sdtContent>
      </w:sdt>
      <w:r w:rsidDel="00000000" w:rsidR="00000000" w:rsidRPr="00000000">
        <w:rPr>
          <w:rtl w:val="0"/>
        </w:rPr>
        <w:t xml:space="preserve">He looked away, voice quieter. </w:t>
      </w:r>
      <w:commentRangeEnd w:id="70"/>
      <w:r w:rsidDel="00000000" w:rsidR="00000000" w:rsidRPr="00000000">
        <w:commentReference w:id="70"/>
      </w:r>
      <w:r w:rsidDel="00000000" w:rsidR="00000000" w:rsidRPr="00000000">
        <w:rPr>
          <w:rtl w:val="0"/>
        </w:rPr>
        <w:t xml:space="preserve">“What about you? What’s the last thing you remember?”</w:t>
      </w:r>
    </w:p>
    <w:p w:rsidR="00000000" w:rsidDel="00000000" w:rsidP="00000000" w:rsidRDefault="00000000" w:rsidRPr="00000000" w14:paraId="00000EBC">
      <w:pPr>
        <w:spacing w:after="0" w:before="0" w:line="480" w:lineRule="auto"/>
        <w:ind w:left="720" w:firstLine="720"/>
        <w:rPr/>
      </w:pPr>
      <w:r w:rsidDel="00000000" w:rsidR="00000000" w:rsidRPr="00000000">
        <w:rPr>
          <w:rtl w:val="0"/>
        </w:rPr>
        <w:t xml:space="preserve">  She closed her eyes, trying to force her way through the fog.</w:t>
      </w:r>
    </w:p>
    <w:p w:rsidR="00000000" w:rsidDel="00000000" w:rsidP="00000000" w:rsidRDefault="00000000" w:rsidRPr="00000000" w14:paraId="00000EBD">
      <w:pPr>
        <w:spacing w:after="0" w:before="0" w:line="480" w:lineRule="auto"/>
        <w:ind w:left="720" w:firstLine="720"/>
        <w:rPr/>
      </w:pPr>
      <w:r w:rsidDel="00000000" w:rsidR="00000000" w:rsidRPr="00000000">
        <w:rPr>
          <w:rtl w:val="0"/>
        </w:rPr>
        <w:t xml:space="preserve">  “I was with… Mai Azadi. Then—” She winced, jaw tightening. “I don’t know. I can’t remember.”</w:t>
      </w:r>
    </w:p>
    <w:p w:rsidR="00000000" w:rsidDel="00000000" w:rsidP="00000000" w:rsidRDefault="00000000" w:rsidRPr="00000000" w14:paraId="00000EBE">
      <w:pPr>
        <w:spacing w:after="0" w:before="0" w:line="480" w:lineRule="auto"/>
        <w:ind w:left="720" w:firstLine="720"/>
        <w:rPr/>
      </w:pPr>
      <w:r w:rsidDel="00000000" w:rsidR="00000000" w:rsidRPr="00000000">
        <w:rPr>
          <w:rtl w:val="0"/>
        </w:rPr>
        <w:t xml:space="preserve">  Renwick hugged his knees, his hands trembling at his sides. She studied him. He was trying so hard not to cry.</w:t>
      </w:r>
    </w:p>
    <w:p w:rsidR="00000000" w:rsidDel="00000000" w:rsidP="00000000" w:rsidRDefault="00000000" w:rsidRPr="00000000" w14:paraId="00000EBF">
      <w:pPr>
        <w:spacing w:after="0" w:before="0" w:line="480" w:lineRule="auto"/>
        <w:ind w:left="720" w:firstLine="720"/>
        <w:rPr/>
      </w:pPr>
      <w:r w:rsidDel="00000000" w:rsidR="00000000" w:rsidRPr="00000000">
        <w:rPr>
          <w:rtl w:val="0"/>
        </w:rPr>
        <w:t xml:space="preserve">  “Renwick, did you see anyone else brought here?”</w:t>
      </w:r>
    </w:p>
    <w:p w:rsidR="00000000" w:rsidDel="00000000" w:rsidP="00000000" w:rsidRDefault="00000000" w:rsidRPr="00000000" w14:paraId="00000EC0">
      <w:pPr>
        <w:spacing w:after="0" w:before="0" w:line="480" w:lineRule="auto"/>
        <w:ind w:left="720" w:firstLine="720"/>
        <w:rPr/>
      </w:pPr>
      <w:r w:rsidDel="00000000" w:rsidR="00000000" w:rsidRPr="00000000">
        <w:rPr>
          <w:rtl w:val="0"/>
        </w:rPr>
        <w:t xml:space="preserve">       He nodded.</w:t>
      </w:r>
    </w:p>
    <w:p w:rsidR="00000000" w:rsidDel="00000000" w:rsidP="00000000" w:rsidRDefault="00000000" w:rsidRPr="00000000" w14:paraId="00000EC1">
      <w:pPr>
        <w:spacing w:after="0" w:before="0" w:line="480" w:lineRule="auto"/>
        <w:ind w:left="720" w:firstLine="720"/>
        <w:rPr/>
      </w:pPr>
      <w:r w:rsidDel="00000000" w:rsidR="00000000" w:rsidRPr="00000000">
        <w:rPr>
          <w:i w:val="1"/>
          <w:iCs w:val="1"/>
          <w:rtl w:val="0"/>
        </w:rPr>
        <w:t xml:space="preserve">     When? What happened to them? What did they look like?</w:t>
      </w:r>
      <w:r w:rsidDel="00000000" w:rsidR="00000000" w:rsidRPr="00000000">
        <w:rPr>
          <w:rtl w:val="0"/>
        </w:rPr>
        <w:t xml:space="preserve"> So many thoughts raced through her head. She was ready to blast him with questions</w:t>
      </w:r>
      <w:r w:rsidDel="00000000" w:rsidR="00000000" w:rsidRPr="00000000">
        <w:rPr>
          <w:i w:val="1"/>
          <w:iCs w:val="1"/>
          <w:rtl w:val="0"/>
        </w:rPr>
        <w:t xml:space="preserve"> but stone me, that look…</w:t>
      </w:r>
      <w:r w:rsidDel="00000000" w:rsidR="00000000" w:rsidRPr="00000000">
        <w:rPr>
          <w:rtl w:val="0"/>
        </w:rPr>
        <w:t xml:space="preserve"> Pure horror painted Renwick’s face.</w:t>
      </w:r>
    </w:p>
    <w:p w:rsidR="00000000" w:rsidDel="00000000" w:rsidP="00000000" w:rsidRDefault="00000000" w:rsidRPr="00000000" w14:paraId="00000EC2">
      <w:pPr>
        <w:spacing w:after="0" w:before="0" w:line="480" w:lineRule="auto"/>
        <w:ind w:left="720" w:firstLine="720"/>
        <w:rPr/>
      </w:pPr>
      <w:r w:rsidDel="00000000" w:rsidR="00000000" w:rsidRPr="00000000">
        <w:rPr>
          <w:rtl w:val="0"/>
        </w:rPr>
        <w:t xml:space="preserve">     Praew didn’t hesitate. She scooted forward and wrapped her arms around him. “Hey, we’re going to be okay, Ren.”</w:t>
      </w:r>
    </w:p>
    <w:p w:rsidR="00000000" w:rsidDel="00000000" w:rsidP="00000000" w:rsidRDefault="00000000" w:rsidRPr="00000000" w14:paraId="00000EC3">
      <w:pPr>
        <w:spacing w:after="0" w:before="0" w:line="480" w:lineRule="auto"/>
        <w:ind w:left="720" w:firstLine="720"/>
        <w:rPr/>
      </w:pPr>
      <w:r w:rsidDel="00000000" w:rsidR="00000000" w:rsidRPr="00000000">
        <w:rPr>
          <w:rtl w:val="0"/>
        </w:rPr>
        <w:t xml:space="preserve">  He didn’t answer at first. He just sat there, stunned. Then, slowly, he leaned forward and pressed his face against her torso, arms circling her waist. His body felt small like that, shaken, clinging, fragile.</w:t>
      </w:r>
    </w:p>
    <w:p w:rsidR="00000000" w:rsidDel="00000000" w:rsidP="00000000" w:rsidRDefault="00000000" w:rsidRPr="00000000" w14:paraId="00000EC4">
      <w:pPr>
        <w:spacing w:after="0" w:before="0" w:line="480" w:lineRule="auto"/>
        <w:ind w:left="720" w:firstLine="720"/>
        <w:rPr/>
      </w:pPr>
      <w:r w:rsidDel="00000000" w:rsidR="00000000" w:rsidRPr="00000000">
        <w:rPr>
          <w:rtl w:val="0"/>
        </w:rPr>
        <w:t xml:space="preserve">  “I don’t think we are, Praew,” he whispered, voice muffled against her. “I think… we’re going to die here.”</w:t>
      </w:r>
    </w:p>
    <w:p w:rsidR="00000000" w:rsidDel="00000000" w:rsidP="00000000" w:rsidRDefault="00000000" w:rsidRPr="00000000" w14:paraId="00000EC5">
      <w:pPr>
        <w:spacing w:after="0" w:before="0" w:line="480" w:lineRule="auto"/>
        <w:ind w:left="720" w:firstLine="720"/>
        <w:rPr/>
      </w:pPr>
      <w:r w:rsidDel="00000000" w:rsidR="00000000" w:rsidRPr="00000000">
        <w:rPr>
          <w:rtl w:val="0"/>
        </w:rPr>
        <w:t xml:space="preserve">  “No,” she said. “We’re going to be okay.”</w:t>
      </w:r>
    </w:p>
    <w:p w:rsidR="00000000" w:rsidDel="00000000" w:rsidP="00000000" w:rsidRDefault="00000000" w:rsidRPr="00000000" w14:paraId="00000EC6">
      <w:pPr>
        <w:spacing w:after="0" w:before="0" w:line="480" w:lineRule="auto"/>
        <w:ind w:left="720" w:firstLine="720"/>
        <w:rPr/>
      </w:pPr>
      <w:r w:rsidDel="00000000" w:rsidR="00000000" w:rsidRPr="00000000">
        <w:rPr>
          <w:rtl w:val="0"/>
        </w:rPr>
        <w:t xml:space="preserve">  His voice cracked. “How do you know?”</w:t>
      </w:r>
    </w:p>
    <w:p w:rsidR="00000000" w:rsidDel="00000000" w:rsidP="00000000" w:rsidRDefault="00000000" w:rsidRPr="00000000" w14:paraId="00000EC7">
      <w:pPr>
        <w:spacing w:after="0" w:before="0" w:line="480" w:lineRule="auto"/>
        <w:ind w:left="720" w:firstLine="720"/>
        <w:rPr/>
      </w:pPr>
      <w:r w:rsidDel="00000000" w:rsidR="00000000" w:rsidRPr="00000000">
        <w:rPr>
          <w:rtl w:val="0"/>
        </w:rPr>
        <w:t xml:space="preserve">  “Because.”  That was all she could think to say. It was hard to stay positive in a situation like this.</w:t>
      </w:r>
    </w:p>
    <w:p w:rsidR="00000000" w:rsidDel="00000000" w:rsidP="00000000" w:rsidRDefault="00000000" w:rsidRPr="00000000" w14:paraId="00000EC8">
      <w:pPr>
        <w:spacing w:after="0" w:before="0" w:line="480" w:lineRule="auto"/>
        <w:ind w:left="720" w:firstLine="720"/>
        <w:rPr/>
      </w:pPr>
      <w:r w:rsidDel="00000000" w:rsidR="00000000" w:rsidRPr="00000000">
        <w:rPr>
          <w:rtl w:val="0"/>
        </w:rPr>
        <w:t xml:space="preserve">  Renwick was unconvinced. “Does anyone even know where we are? Is anyone coming to save us?” </w:t>
      </w:r>
    </w:p>
    <w:p w:rsidR="00000000" w:rsidDel="00000000" w:rsidP="00000000" w:rsidRDefault="00000000" w:rsidRPr="00000000" w14:paraId="00000EC9">
      <w:pPr>
        <w:spacing w:after="0" w:before="0" w:line="480" w:lineRule="auto"/>
        <w:ind w:left="720" w:firstLine="720"/>
        <w:rPr/>
      </w:pPr>
      <w:r w:rsidDel="00000000" w:rsidR="00000000" w:rsidRPr="00000000">
        <w:rPr>
          <w:rtl w:val="0"/>
        </w:rPr>
        <w:t xml:space="preserve">  She went quiet. “No,” she admitted, hoping he wouldn’t notice the tears beginning to run down her face and drip into his hair.</w:t>
      </w:r>
    </w:p>
    <w:p w:rsidR="00000000" w:rsidDel="00000000" w:rsidP="00000000" w:rsidRDefault="00000000" w:rsidRPr="00000000" w14:paraId="00000ECA">
      <w:pPr>
        <w:spacing w:after="0" w:before="0" w:line="480" w:lineRule="auto"/>
        <w:ind w:left="720" w:firstLine="720"/>
        <w:rPr/>
      </w:pPr>
      <w:r w:rsidDel="00000000" w:rsidR="00000000" w:rsidRPr="00000000">
        <w:rPr>
          <w:rtl w:val="0"/>
        </w:rPr>
        <w:t xml:space="preserve">     Renwick’s shoulders began to convulse as he wept. She held him tighter. Praew felt his breathing grow shakier with each tremble. Her own breath broke into the same broken rhythm. Their sobs and sniffling filled the cell.</w:t>
      </w:r>
    </w:p>
    <w:p w:rsidR="00000000" w:rsidDel="00000000" w:rsidP="00000000" w:rsidRDefault="00000000" w:rsidRPr="00000000" w14:paraId="00000ECB">
      <w:pPr>
        <w:spacing w:after="0" w:before="0" w:line="480" w:lineRule="auto"/>
        <w:ind w:left="720" w:firstLine="720"/>
        <w:rPr/>
      </w:pPr>
      <w:r w:rsidDel="00000000" w:rsidR="00000000" w:rsidRPr="00000000">
        <w:rPr>
          <w:rtl w:val="0"/>
        </w:rPr>
        <w:t xml:space="preserve">     They stayed in each other’s embrace for a full flicker.</w:t>
      </w:r>
    </w:p>
    <w:p w:rsidR="00000000" w:rsidDel="00000000" w:rsidP="00000000" w:rsidRDefault="00000000" w:rsidRPr="00000000" w14:paraId="00000ECC">
      <w:pPr>
        <w:spacing w:after="0" w:before="0" w:line="480" w:lineRule="auto"/>
        <w:ind w:left="720" w:firstLine="720"/>
        <w:rPr/>
      </w:pPr>
      <w:r w:rsidDel="00000000" w:rsidR="00000000" w:rsidRPr="00000000">
        <w:rPr>
          <w:rtl w:val="0"/>
        </w:rPr>
        <w:t xml:space="preserve"> Renwick stopped abruptly, his shoulders freezing in place as his breathing snapped to an unnatural calm.</w:t>
      </w:r>
    </w:p>
    <w:p w:rsidR="00000000" w:rsidDel="00000000" w:rsidP="00000000" w:rsidRDefault="00000000" w:rsidRPr="00000000" w14:paraId="00000ECD">
      <w:pPr>
        <w:spacing w:after="0" w:before="0" w:line="480" w:lineRule="auto"/>
        <w:ind w:left="720" w:firstLine="720"/>
        <w:rPr/>
      </w:pPr>
      <w:r w:rsidDel="00000000" w:rsidR="00000000" w:rsidRPr="00000000">
        <w:rPr>
          <w:rtl w:val="0"/>
        </w:rPr>
        <w:t xml:space="preserve">  He sighed. Praew’s arms loosened instinctively.</w:t>
      </w:r>
    </w:p>
    <w:p w:rsidR="00000000" w:rsidDel="00000000" w:rsidP="00000000" w:rsidRDefault="00000000" w:rsidRPr="00000000" w14:paraId="00000ECE">
      <w:pPr>
        <w:spacing w:after="0" w:before="0" w:line="480" w:lineRule="auto"/>
        <w:ind w:left="720" w:firstLine="720"/>
        <w:rPr/>
      </w:pPr>
      <w:r w:rsidDel="00000000" w:rsidR="00000000" w:rsidRPr="00000000">
        <w:rPr>
          <w:rtl w:val="0"/>
        </w:rPr>
        <w:t xml:space="preserve">  Renwick stood, wiped his hand on his pants.</w:t>
      </w:r>
    </w:p>
    <w:sdt>
      <w:sdtPr>
        <w:id w:val="1451222269"/>
        <w:tag w:val="goog_rdk_138"/>
      </w:sdtPr>
      <w:sdtContent>
        <w:p w:rsidR="00000000" w:rsidDel="00000000" w:rsidP="00000000" w:rsidRDefault="00000000" w:rsidRPr="00000000" w14:paraId="00000ECF">
          <w:pPr>
            <w:spacing w:after="0" w:before="0" w:line="480" w:lineRule="auto"/>
            <w:ind w:left="1440" w:firstLine="0"/>
            <w:rPr/>
            <w:pPrChange w:author="William Cox" w:id="0" w:date="2025-12-23T15:43:00Z">
              <w:pPr>
                <w:spacing w:before="240" w:line="480" w:lineRule="auto"/>
                <w:ind w:left="720" w:firstLine="720"/>
              </w:pPr>
            </w:pPrChange>
          </w:pPr>
          <w:r w:rsidDel="00000000" w:rsidR="00000000" w:rsidRPr="00000000">
            <w:rPr>
              <w:rtl w:val="0"/>
            </w:rPr>
            <w:t xml:space="preserve">       Praew didn’t move. Her arms hung useless in the air, the warmth of the embrace still echoing in her chest</w:t>
          </w:r>
        </w:p>
      </w:sdtContent>
    </w:sdt>
    <w:p w:rsidR="00000000" w:rsidDel="00000000" w:rsidP="00000000" w:rsidRDefault="00000000" w:rsidRPr="00000000" w14:paraId="00000ED0">
      <w:pPr>
        <w:spacing w:after="0" w:before="0" w:line="480" w:lineRule="auto"/>
        <w:ind w:left="720" w:firstLine="720"/>
        <w:rPr>
          <w:i w:val="1"/>
          <w:iCs w:val="1"/>
        </w:rPr>
      </w:pPr>
      <w:r w:rsidDel="00000000" w:rsidR="00000000" w:rsidRPr="00000000">
        <w:rPr>
          <w:i w:val="1"/>
          <w:iCs w:val="1"/>
          <w:rtl w:val="0"/>
        </w:rPr>
        <w:t xml:space="preserve">       What? </w:t>
      </w:r>
    </w:p>
    <w:p w:rsidR="00000000" w:rsidDel="00000000" w:rsidP="00000000" w:rsidRDefault="00000000" w:rsidRPr="00000000" w14:paraId="00000ED1">
      <w:pPr>
        <w:spacing w:after="0" w:before="0" w:line="480" w:lineRule="auto"/>
        <w:ind w:left="720" w:firstLine="720"/>
        <w:rPr/>
      </w:pPr>
      <w:r w:rsidDel="00000000" w:rsidR="00000000" w:rsidRPr="00000000">
        <w:rPr>
          <w:rtl w:val="0"/>
        </w:rPr>
        <w:t xml:space="preserve">  He stepped toward the cell door and knocked.</w:t>
      </w:r>
    </w:p>
    <w:p w:rsidR="00000000" w:rsidDel="00000000" w:rsidP="00000000" w:rsidRDefault="00000000" w:rsidRPr="00000000" w14:paraId="00000ED2">
      <w:pPr>
        <w:spacing w:after="0" w:before="0" w:line="480" w:lineRule="auto"/>
        <w:ind w:left="720" w:firstLine="720"/>
        <w:rPr/>
      </w:pPr>
      <w:r w:rsidDel="00000000" w:rsidR="00000000" w:rsidRPr="00000000">
        <w:rPr>
          <w:rtl w:val="0"/>
        </w:rPr>
        <w:t xml:space="preserve">  Moments later, a pair of boots stopped on the other side.</w:t>
      </w:r>
    </w:p>
    <w:p w:rsidR="00000000" w:rsidDel="00000000" w:rsidP="00000000" w:rsidRDefault="00000000" w:rsidRPr="00000000" w14:paraId="00000ED3">
      <w:pPr>
        <w:spacing w:after="0" w:before="0" w:line="480" w:lineRule="auto"/>
        <w:ind w:left="720" w:firstLine="720"/>
        <w:rPr/>
      </w:pPr>
      <w:sdt>
        <w:sdtPr>
          <w:id w:val="-1841279232"/>
          <w:tag w:val="goog_rdk_139"/>
        </w:sdtPr>
        <w:sdtContent>
          <w:commentRangeStart w:id="71"/>
        </w:sdtContent>
      </w:sdt>
      <w:r w:rsidDel="00000000" w:rsidR="00000000" w:rsidRPr="00000000">
        <w:rPr>
          <w:rtl w:val="0"/>
        </w:rPr>
        <w:t xml:space="preserve">  “Your orders, sir?” said the guard hidden from view.</w:t>
      </w:r>
    </w:p>
    <w:p w:rsidR="00000000" w:rsidDel="00000000" w:rsidP="00000000" w:rsidRDefault="00000000" w:rsidRPr="00000000" w14:paraId="00000ED4">
      <w:pPr>
        <w:spacing w:after="0" w:before="0" w:line="480" w:lineRule="auto"/>
        <w:ind w:left="720" w:firstLine="720"/>
        <w:rPr>
          <w:i w:val="1"/>
          <w:iCs w:val="1"/>
        </w:rPr>
      </w:pPr>
      <w:r w:rsidDel="00000000" w:rsidR="00000000" w:rsidRPr="00000000">
        <w:rPr>
          <w:i w:val="1"/>
          <w:iCs w:val="1"/>
          <w:rtl w:val="0"/>
        </w:rPr>
        <w:t xml:space="preserve">     That voice… wait. Orders?</w:t>
      </w:r>
    </w:p>
    <w:p w:rsidR="00000000" w:rsidDel="00000000" w:rsidP="00000000" w:rsidRDefault="00000000" w:rsidRPr="00000000" w14:paraId="00000ED5">
      <w:pPr>
        <w:spacing w:after="0" w:before="0" w:line="480" w:lineRule="auto"/>
        <w:ind w:left="720" w:firstLine="720"/>
        <w:rPr/>
      </w:pPr>
      <w:r w:rsidDel="00000000" w:rsidR="00000000" w:rsidRPr="00000000">
        <w:rPr>
          <w:rtl w:val="0"/>
        </w:rPr>
        <w:t xml:space="preserve">     Praew stared at Renwick’s back, confused. </w:t>
      </w:r>
    </w:p>
    <w:p w:rsidR="00000000" w:rsidDel="00000000" w:rsidP="00000000" w:rsidRDefault="00000000" w:rsidRPr="00000000" w14:paraId="00000ED6">
      <w:pPr>
        <w:spacing w:after="0" w:before="0" w:line="480" w:lineRule="auto"/>
        <w:ind w:left="720" w:firstLine="720"/>
        <w:rPr>
          <w:i w:val="1"/>
          <w:iCs w:val="1"/>
        </w:rPr>
      </w:pPr>
      <w:r w:rsidDel="00000000" w:rsidR="00000000" w:rsidRPr="00000000">
        <w:rPr>
          <w:i w:val="1"/>
          <w:iCs w:val="1"/>
          <w:rtl w:val="0"/>
        </w:rPr>
        <w:t xml:space="preserve">     Sir? </w:t>
      </w:r>
    </w:p>
    <w:p w:rsidR="00000000" w:rsidDel="00000000" w:rsidP="00000000" w:rsidRDefault="00000000" w:rsidRPr="00000000" w14:paraId="00000ED7">
      <w:pPr>
        <w:spacing w:after="0" w:before="0" w:line="480" w:lineRule="auto"/>
        <w:ind w:left="720" w:firstLine="720"/>
        <w:rPr/>
      </w:pPr>
      <w:r w:rsidDel="00000000" w:rsidR="00000000" w:rsidRPr="00000000">
        <w:rPr>
          <w:rtl w:val="0"/>
        </w:rPr>
        <w:t xml:space="preserve">     A chill ran down her spine. Her mind screamed.</w:t>
      </w:r>
    </w:p>
    <w:p w:rsidR="00000000" w:rsidDel="00000000" w:rsidP="00000000" w:rsidRDefault="00000000" w:rsidRPr="00000000" w14:paraId="00000ED8">
      <w:pPr>
        <w:spacing w:after="0" w:before="0" w:line="480" w:lineRule="auto"/>
        <w:ind w:left="720" w:firstLine="720"/>
        <w:rPr/>
      </w:pPr>
      <w:r w:rsidDel="00000000" w:rsidR="00000000" w:rsidRPr="00000000">
        <w:rPr>
          <w:rtl w:val="0"/>
        </w:rPr>
        <w:t xml:space="preserve">     As if to confirm her fears, Renwick spoke. “No one else is coming to rescue her. We’re in the clear. Let’s prepare her for the </w:t>
      </w:r>
      <w:sdt>
        <w:sdtPr>
          <w:id w:val="987969402"/>
          <w:tag w:val="goog_rdk_140"/>
        </w:sdtPr>
        <w:sdtContent>
          <w:ins w:author="William Cox" w:id="43" w:date="2025-12-23T15:55:00Z">
            <w:r w:rsidDel="00000000" w:rsidR="00000000" w:rsidRPr="00000000">
              <w:rPr>
                <w:rtl w:val="0"/>
              </w:rPr>
              <w:t xml:space="preserve">d</w:t>
            </w:r>
          </w:ins>
        </w:sdtContent>
      </w:sdt>
      <w:sdt>
        <w:sdtPr>
          <w:id w:val="1051484019"/>
          <w:tag w:val="goog_rdk_141"/>
        </w:sdtPr>
        <w:sdtContent>
          <w:del w:author="William Cox" w:id="43" w:date="2025-12-23T15:55:00Z">
            <w:r w:rsidDel="00000000" w:rsidR="00000000" w:rsidRPr="00000000">
              <w:rPr>
                <w:rtl w:val="0"/>
              </w:rPr>
              <w:delText xml:space="preserve">D</w:delText>
            </w:r>
          </w:del>
        </w:sdtContent>
      </w:sdt>
      <w:r w:rsidDel="00000000" w:rsidR="00000000" w:rsidRPr="00000000">
        <w:rPr>
          <w:rtl w:val="0"/>
        </w:rPr>
        <w:t xml:space="preserve">octor.”</w:t>
      </w:r>
      <w:commentRangeEnd w:id="71"/>
      <w:r w:rsidDel="00000000" w:rsidR="00000000" w:rsidRPr="00000000">
        <w:commentReference w:id="71"/>
      </w:r>
      <w:r w:rsidDel="00000000" w:rsidR="00000000" w:rsidRPr="00000000">
        <w:rPr>
          <w:rtl w:val="0"/>
        </w:rPr>
      </w:r>
    </w:p>
    <w:p w:rsidR="00000000" w:rsidDel="00000000" w:rsidP="00000000" w:rsidRDefault="00000000" w:rsidRPr="00000000" w14:paraId="00000ED9">
      <w:pPr>
        <w:spacing w:after="0" w:before="0" w:line="480" w:lineRule="auto"/>
        <w:ind w:left="720" w:firstLine="720"/>
        <w:rPr/>
      </w:pPr>
      <w:r w:rsidDel="00000000" w:rsidR="00000000" w:rsidRPr="00000000">
        <w:rPr>
          <w:rtl w:val="0"/>
        </w:rPr>
        <w:t xml:space="preserve">     The cell door clicked. Only now did Praew notice the strange handle, bulbous and rounded like a giant toe, jutting out from the center. Renwick gripped it and gave it a twist. It turned with a stubborn, grinding resistance.</w:t>
      </w:r>
    </w:p>
    <w:p w:rsidR="00000000" w:rsidDel="00000000" w:rsidP="00000000" w:rsidRDefault="00000000" w:rsidRPr="00000000" w14:paraId="00000EDA">
      <w:pPr>
        <w:spacing w:after="0" w:before="0" w:line="480" w:lineRule="auto"/>
        <w:ind w:left="720" w:firstLine="720"/>
        <w:rPr/>
      </w:pPr>
      <w:r w:rsidDel="00000000" w:rsidR="00000000" w:rsidRPr="00000000">
        <w:rPr>
          <w:rtl w:val="0"/>
        </w:rPr>
        <w:t xml:space="preserve">     Renwick looked back and gave Praew a wink before walking out of her cell.</w:t>
      </w:r>
    </w:p>
    <w:p w:rsidR="00000000" w:rsidDel="00000000" w:rsidP="00000000" w:rsidRDefault="00000000" w:rsidRPr="00000000" w14:paraId="00000EDB">
      <w:pPr>
        <w:spacing w:after="0" w:before="0" w:line="480" w:lineRule="auto"/>
        <w:ind w:left="720" w:firstLine="720"/>
        <w:rPr/>
      </w:pPr>
      <w:r w:rsidDel="00000000" w:rsidR="00000000" w:rsidRPr="00000000">
        <w:rPr>
          <w:rtl w:val="0"/>
        </w:rPr>
        <w:t xml:space="preserve">     The cell door screeched shut.</w:t>
      </w:r>
    </w:p>
    <w:p w:rsidR="00000000" w:rsidDel="00000000" w:rsidP="00000000" w:rsidRDefault="00000000" w:rsidRPr="00000000" w14:paraId="00000EDC">
      <w:pPr>
        <w:spacing w:after="0" w:before="0" w:line="480" w:lineRule="auto"/>
        <w:ind w:left="720" w:firstLine="720"/>
        <w:rPr/>
      </w:pPr>
      <w:r w:rsidDel="00000000" w:rsidR="00000000" w:rsidRPr="00000000">
        <w:rPr>
          <w:rtl w:val="0"/>
        </w:rPr>
        <w:t xml:space="preserve">  From behind the </w:t>
      </w:r>
      <w:sdt>
        <w:sdtPr>
          <w:id w:val="-1629846857"/>
          <w:tag w:val="goog_rdk_142"/>
        </w:sdtPr>
        <w:sdtContent>
          <w:commentRangeStart w:id="72"/>
        </w:sdtContent>
      </w:sdt>
      <w:r w:rsidDel="00000000" w:rsidR="00000000" w:rsidRPr="00000000">
        <w:rPr>
          <w:rtl w:val="0"/>
        </w:rPr>
        <w:t xml:space="preserve">bars, </w:t>
      </w:r>
      <w:commentRangeEnd w:id="72"/>
      <w:r w:rsidDel="00000000" w:rsidR="00000000" w:rsidRPr="00000000">
        <w:commentReference w:id="72"/>
      </w:r>
      <w:r w:rsidDel="00000000" w:rsidR="00000000" w:rsidRPr="00000000">
        <w:rPr>
          <w:rtl w:val="0"/>
        </w:rPr>
        <w:t xml:space="preserve">Praew watched in silence. Renwick sniffed the air and grimaced.</w:t>
      </w:r>
    </w:p>
    <w:p w:rsidR="00000000" w:rsidDel="00000000" w:rsidP="00000000" w:rsidRDefault="00000000" w:rsidRPr="00000000" w14:paraId="00000EDD">
      <w:pPr>
        <w:spacing w:after="0" w:before="0" w:line="480" w:lineRule="auto"/>
        <w:ind w:left="720" w:firstLine="720"/>
        <w:rPr/>
      </w:pPr>
      <w:r w:rsidDel="00000000" w:rsidR="00000000" w:rsidRPr="00000000">
        <w:rPr>
          <w:rtl w:val="0"/>
        </w:rPr>
        <w:t xml:space="preserve">  “Our guest reeks,” he said, shaking his head. “One might say we’re being unaccommodating.”</w:t>
      </w:r>
    </w:p>
    <w:p w:rsidR="00000000" w:rsidDel="00000000" w:rsidP="00000000" w:rsidRDefault="00000000" w:rsidRPr="00000000" w14:paraId="00000EDE">
      <w:pPr>
        <w:spacing w:after="0" w:before="0" w:line="480" w:lineRule="auto"/>
        <w:ind w:left="720" w:firstLine="720"/>
        <w:rPr/>
      </w:pPr>
      <w:r w:rsidDel="00000000" w:rsidR="00000000" w:rsidRPr="00000000">
        <w:rPr>
          <w:rtl w:val="0"/>
        </w:rPr>
        <w:t xml:space="preserve">  The guard gave a short nod.</w:t>
      </w:r>
    </w:p>
    <w:p w:rsidR="00000000" w:rsidDel="00000000" w:rsidP="00000000" w:rsidRDefault="00000000" w:rsidRPr="00000000" w14:paraId="00000EDF">
      <w:pPr>
        <w:spacing w:after="0" w:before="0" w:line="480" w:lineRule="auto"/>
        <w:ind w:left="720" w:firstLine="720"/>
        <w:rPr/>
      </w:pPr>
      <w:r w:rsidDel="00000000" w:rsidR="00000000" w:rsidRPr="00000000">
        <w:rPr>
          <w:rtl w:val="0"/>
        </w:rPr>
        <w:t xml:space="preserve">  That’s when she saw it. Some sort of weapon at the guard’s side. At first glance, it looked like a sword hilt, but instead of a blade, a rounded rod extended from it. Embedded near the base was something unmistakable: a BoltStone.</w:t>
      </w:r>
    </w:p>
    <w:p w:rsidR="00000000" w:rsidDel="00000000" w:rsidP="00000000" w:rsidRDefault="00000000" w:rsidRPr="00000000" w14:paraId="00000EE0">
      <w:pPr>
        <w:spacing w:after="0" w:before="0" w:line="480" w:lineRule="auto"/>
        <w:ind w:left="720" w:firstLine="720"/>
        <w:rPr/>
      </w:pPr>
      <w:r w:rsidDel="00000000" w:rsidR="00000000" w:rsidRPr="00000000">
        <w:rPr>
          <w:rtl w:val="0"/>
        </w:rPr>
        <w:t xml:space="preserve">  Clink! </w:t>
      </w:r>
    </w:p>
    <w:p w:rsidR="00000000" w:rsidDel="00000000" w:rsidP="00000000" w:rsidRDefault="00000000" w:rsidRPr="00000000" w14:paraId="00000EE1">
      <w:pPr>
        <w:spacing w:after="0" w:before="0" w:line="480" w:lineRule="auto"/>
        <w:ind w:left="720" w:firstLine="720"/>
        <w:rPr/>
      </w:pPr>
      <w:r w:rsidDel="00000000" w:rsidR="00000000" w:rsidRPr="00000000">
        <w:rPr>
          <w:rtl w:val="0"/>
        </w:rPr>
        <w:t xml:space="preserve">     The guard struck the weapon against the outer handle of her cell. Electricity crackled across the shaft. Sparks hissed as the charge surged through the odd hoor handle.</w:t>
      </w:r>
    </w:p>
    <w:p w:rsidR="00000000" w:rsidDel="00000000" w:rsidP="00000000" w:rsidRDefault="00000000" w:rsidRPr="00000000" w14:paraId="00000EE2">
      <w:pPr>
        <w:spacing w:after="0" w:before="0" w:line="480" w:lineRule="auto"/>
        <w:ind w:left="720" w:firstLine="720"/>
        <w:rPr>
          <w:i w:val="1"/>
          <w:iCs w:val="1"/>
        </w:rPr>
      </w:pPr>
      <w:r w:rsidDel="00000000" w:rsidR="00000000" w:rsidRPr="00000000">
        <w:rPr>
          <w:rtl w:val="0"/>
        </w:rPr>
        <w:t xml:space="preserve">  On her side of the handle, an embedded ZephyrStone flared to life. </w:t>
      </w:r>
      <w:r w:rsidDel="00000000" w:rsidR="00000000" w:rsidRPr="00000000">
        <w:rPr>
          <w:rtl w:val="0"/>
        </w:rPr>
      </w:r>
    </w:p>
    <w:p w:rsidR="00000000" w:rsidDel="00000000" w:rsidP="00000000" w:rsidRDefault="00000000" w:rsidRPr="00000000" w14:paraId="00000EE3">
      <w:pPr>
        <w:spacing w:after="0" w:before="0" w:line="480" w:lineRule="auto"/>
        <w:ind w:left="720" w:firstLine="720"/>
        <w:rPr/>
      </w:pPr>
      <w:r w:rsidDel="00000000" w:rsidR="00000000" w:rsidRPr="00000000">
        <w:rPr>
          <w:rtl w:val="0"/>
        </w:rPr>
        <w:t xml:space="preserve">  A blast of wind shot out, catching her square in the chest. </w:t>
      </w:r>
      <w:r w:rsidDel="00000000" w:rsidR="00000000" w:rsidRPr="00000000">
        <w:rPr>
          <w:i w:val="1"/>
          <w:iCs w:val="1"/>
          <w:rtl w:val="0"/>
        </w:rPr>
        <w:t xml:space="preserve">How did I miss that!? </w:t>
      </w:r>
      <w:r w:rsidDel="00000000" w:rsidR="00000000" w:rsidRPr="00000000">
        <w:rPr>
          <w:rtl w:val="0"/>
        </w:rPr>
        <w:t xml:space="preserve">The SolarStone embedded in the far wall burst to life, lighting up the space behind her.</w:t>
      </w:r>
    </w:p>
    <w:p w:rsidR="00000000" w:rsidDel="00000000" w:rsidP="00000000" w:rsidRDefault="00000000" w:rsidRPr="00000000" w14:paraId="00000EE4">
      <w:pPr>
        <w:spacing w:after="0" w:before="0" w:line="480" w:lineRule="auto"/>
        <w:ind w:left="720" w:firstLine="720"/>
        <w:rPr/>
      </w:pPr>
      <w:r w:rsidDel="00000000" w:rsidR="00000000" w:rsidRPr="00000000">
        <w:rPr>
          <w:rtl w:val="0"/>
        </w:rPr>
        <w:t xml:space="preserve">  The force alone wouldn’t have been enough to throw her, but the slick floor made it worse. Still kneeling, she began to slide backward, unable to stop herself as her knees scraped across the stone. The gust pushed her toward the back of the cell.</w:t>
      </w:r>
    </w:p>
    <w:p w:rsidR="00000000" w:rsidDel="00000000" w:rsidP="00000000" w:rsidRDefault="00000000" w:rsidRPr="00000000" w14:paraId="00000EE5">
      <w:pPr>
        <w:spacing w:after="0" w:before="0" w:line="480" w:lineRule="auto"/>
        <w:ind w:left="720" w:firstLine="720"/>
        <w:rPr>
          <w:i w:val="1"/>
          <w:iCs w:val="1"/>
        </w:rPr>
      </w:pPr>
      <w:r w:rsidDel="00000000" w:rsidR="00000000" w:rsidRPr="00000000">
        <w:rPr>
          <w:rtl w:val="0"/>
        </w:rPr>
        <w:t xml:space="preserve">  “You wish!” she shouted, throwing her arms out, bracing both palms against the walls. </w:t>
      </w:r>
      <w:r w:rsidDel="00000000" w:rsidR="00000000" w:rsidRPr="00000000">
        <w:rPr>
          <w:i w:val="1"/>
          <w:iCs w:val="1"/>
          <w:rtl w:val="0"/>
        </w:rPr>
        <w:t xml:space="preserve">I’m not playing your games, you bolting Ratrod!</w:t>
      </w:r>
    </w:p>
    <w:p w:rsidR="00000000" w:rsidDel="00000000" w:rsidP="00000000" w:rsidRDefault="00000000" w:rsidRPr="00000000" w14:paraId="00000EE6">
      <w:pPr>
        <w:spacing w:after="0" w:before="0" w:line="480" w:lineRule="auto"/>
        <w:ind w:left="720" w:firstLine="720"/>
        <w:rPr/>
      </w:pPr>
      <w:r w:rsidDel="00000000" w:rsidR="00000000" w:rsidRPr="00000000">
        <w:rPr>
          <w:rtl w:val="0"/>
        </w:rPr>
        <w:t xml:space="preserve">  Rough stone bit into her palms, but she clenched her jaw and refused to budge. She planted her right foot forward, sole flat to the floor like a man about to propose. Only this vow was a promise to fight. </w:t>
      </w:r>
    </w:p>
    <w:p w:rsidR="00000000" w:rsidDel="00000000" w:rsidP="00000000" w:rsidRDefault="00000000" w:rsidRPr="00000000" w14:paraId="00000EE7">
      <w:pPr>
        <w:spacing w:after="0" w:before="0" w:line="480" w:lineRule="auto"/>
        <w:ind w:left="720" w:firstLine="720"/>
        <w:rPr/>
      </w:pPr>
      <w:r w:rsidDel="00000000" w:rsidR="00000000" w:rsidRPr="00000000">
        <w:rPr>
          <w:rtl w:val="0"/>
        </w:rPr>
        <w:t xml:space="preserve">     Another clink!</w:t>
      </w:r>
    </w:p>
    <w:p w:rsidR="00000000" w:rsidDel="00000000" w:rsidP="00000000" w:rsidRDefault="00000000" w:rsidRPr="00000000" w14:paraId="00000EE8">
      <w:pPr>
        <w:spacing w:after="0" w:before="0" w:line="480" w:lineRule="auto"/>
        <w:ind w:left="720" w:firstLine="720"/>
        <w:rPr/>
      </w:pPr>
      <w:r w:rsidDel="00000000" w:rsidR="00000000" w:rsidRPr="00000000">
        <w:rPr>
          <w:rtl w:val="0"/>
        </w:rPr>
        <w:t xml:space="preserve">     Her shoulders and arms throbbed. She kept shoving against both walls, joints screaming, like she was all that prevented them from closing in.</w:t>
      </w:r>
    </w:p>
    <w:p w:rsidR="00000000" w:rsidDel="00000000" w:rsidP="00000000" w:rsidRDefault="00000000" w:rsidRPr="00000000" w14:paraId="00000EE9">
      <w:pPr>
        <w:spacing w:after="0" w:before="0" w:line="480" w:lineRule="auto"/>
        <w:ind w:left="720" w:firstLine="720"/>
        <w:rPr/>
      </w:pPr>
      <w:r w:rsidDel="00000000" w:rsidR="00000000" w:rsidRPr="00000000">
        <w:rPr>
          <w:rtl w:val="0"/>
        </w:rPr>
        <w:t xml:space="preserve">  Renwick didn’t speak. He simply lifted a bucket and hurled its contents through the bars.</w:t>
      </w:r>
    </w:p>
    <w:p w:rsidR="00000000" w:rsidDel="00000000" w:rsidP="00000000" w:rsidRDefault="00000000" w:rsidRPr="00000000" w14:paraId="00000EEA">
      <w:pPr>
        <w:spacing w:after="0" w:before="0" w:line="480" w:lineRule="auto"/>
        <w:ind w:left="720" w:firstLine="720"/>
        <w:rPr/>
      </w:pPr>
      <w:r w:rsidDel="00000000" w:rsidR="00000000" w:rsidRPr="00000000">
        <w:rPr>
          <w:rtl w:val="0"/>
        </w:rPr>
        <w:t xml:space="preserve">  The soapy water struck her with a sharp slap, the ZephyrStone amplifying the speed of the throw. Cold soaked her front, clinging to her clothes, trailing into her hair. Tears escaped from the corners of her eyes, not from pain, but from the wind lashing her face. She could have turned away, but she didn’t.</w:t>
      </w:r>
    </w:p>
    <w:p w:rsidR="00000000" w:rsidDel="00000000" w:rsidP="00000000" w:rsidRDefault="00000000" w:rsidRPr="00000000" w14:paraId="00000EEB">
      <w:pPr>
        <w:spacing w:after="0" w:before="0" w:line="480" w:lineRule="auto"/>
        <w:ind w:left="720" w:firstLine="720"/>
        <w:rPr/>
      </w:pPr>
      <w:r w:rsidDel="00000000" w:rsidR="00000000" w:rsidRPr="00000000">
        <w:rPr>
          <w:rtl w:val="0"/>
        </w:rPr>
        <w:t xml:space="preserve">  She stared straight at Renwick.</w:t>
      </w:r>
    </w:p>
    <w:p w:rsidR="00000000" w:rsidDel="00000000" w:rsidP="00000000" w:rsidRDefault="00000000" w:rsidRPr="00000000" w14:paraId="00000EEC">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Coward.</w:t>
      </w:r>
    </w:p>
    <w:p w:rsidR="00000000" w:rsidDel="00000000" w:rsidP="00000000" w:rsidRDefault="00000000" w:rsidRPr="00000000" w14:paraId="00000EED">
      <w:pPr>
        <w:spacing w:after="0" w:before="0" w:line="480" w:lineRule="auto"/>
        <w:ind w:left="720" w:firstLine="720"/>
        <w:rPr/>
      </w:pPr>
      <w:r w:rsidDel="00000000" w:rsidR="00000000" w:rsidRPr="00000000">
        <w:rPr>
          <w:rtl w:val="0"/>
        </w:rPr>
        <w:t xml:space="preserve">  The gust died. The ZephyrStone dimmed. Her arms trembled. Her palms burned. She rubbed them briefly, glaring at Renwick through soaked strands of hair.</w:t>
      </w:r>
    </w:p>
    <w:p w:rsidR="00000000" w:rsidDel="00000000" w:rsidP="00000000" w:rsidRDefault="00000000" w:rsidRPr="00000000" w14:paraId="00000EEE">
      <w:pPr>
        <w:spacing w:after="0" w:before="0" w:line="480" w:lineRule="auto"/>
        <w:ind w:left="720" w:firstLine="720"/>
        <w:rPr/>
      </w:pPr>
      <w:r w:rsidDel="00000000" w:rsidR="00000000" w:rsidRPr="00000000">
        <w:rPr>
          <w:rtl w:val="0"/>
        </w:rPr>
        <w:t xml:space="preserve">  Of course, he only smiled and gave the guard a nod.</w:t>
      </w:r>
    </w:p>
    <w:p w:rsidR="00000000" w:rsidDel="00000000" w:rsidP="00000000" w:rsidRDefault="00000000" w:rsidRPr="00000000" w14:paraId="00000EEF">
      <w:pPr>
        <w:spacing w:after="0" w:before="0" w:line="480" w:lineRule="auto"/>
        <w:ind w:left="720" w:firstLine="720"/>
        <w:rPr/>
      </w:pPr>
      <w:r w:rsidDel="00000000" w:rsidR="00000000" w:rsidRPr="00000000">
        <w:rPr>
          <w:rtl w:val="0"/>
        </w:rPr>
        <w:t xml:space="preserve">  Clink.</w:t>
      </w:r>
    </w:p>
    <w:p w:rsidR="00000000" w:rsidDel="00000000" w:rsidP="00000000" w:rsidRDefault="00000000" w:rsidRPr="00000000" w14:paraId="00000EF0">
      <w:pPr>
        <w:spacing w:after="0" w:before="0" w:line="480" w:lineRule="auto"/>
        <w:ind w:left="720" w:firstLine="720"/>
        <w:rPr/>
      </w:pPr>
      <w:r w:rsidDel="00000000" w:rsidR="00000000" w:rsidRPr="00000000">
        <w:rPr>
          <w:rtl w:val="0"/>
        </w:rPr>
        <w:t xml:space="preserve">  The weapon struck the handle again. Another burst of air slammed into her. This time, she lost her grip before she could catch herself. Her back hit the far wall, spine first. Knocking the air out of her. </w:t>
      </w:r>
    </w:p>
    <w:p w:rsidR="00000000" w:rsidDel="00000000" w:rsidP="00000000" w:rsidRDefault="00000000" w:rsidRPr="00000000" w14:paraId="00000EF1">
      <w:pPr>
        <w:spacing w:after="0" w:before="0" w:line="480" w:lineRule="auto"/>
        <w:ind w:left="720" w:firstLine="720"/>
        <w:rPr/>
      </w:pPr>
      <w:r w:rsidDel="00000000" w:rsidR="00000000" w:rsidRPr="00000000">
        <w:rPr>
          <w:rtl w:val="0"/>
        </w:rPr>
        <w:t xml:space="preserve">     Once the wind faded, the soapy water began to trickle towards the cell exit.</w:t>
      </w:r>
    </w:p>
    <w:p w:rsidR="00000000" w:rsidDel="00000000" w:rsidP="00000000" w:rsidRDefault="00000000" w:rsidRPr="00000000" w14:paraId="00000EF2">
      <w:pPr>
        <w:spacing w:after="0" w:before="0" w:line="480" w:lineRule="auto"/>
        <w:ind w:left="720" w:firstLine="720"/>
        <w:rPr/>
      </w:pPr>
      <w:r w:rsidDel="00000000" w:rsidR="00000000" w:rsidRPr="00000000">
        <w:rPr>
          <w:rtl w:val="0"/>
        </w:rPr>
        <w:t xml:space="preserve"> Heat enveloped her from the SolarStone just above. It was the only comfort she found.</w:t>
      </w:r>
    </w:p>
    <w:p w:rsidR="00000000" w:rsidDel="00000000" w:rsidP="00000000" w:rsidRDefault="00000000" w:rsidRPr="00000000" w14:paraId="00000EF3">
      <w:pPr>
        <w:spacing w:after="0" w:before="0" w:line="480" w:lineRule="auto"/>
        <w:ind w:left="720" w:firstLine="720"/>
        <w:rPr/>
      </w:pPr>
      <w:r w:rsidDel="00000000" w:rsidR="00000000" w:rsidRPr="00000000">
        <w:rPr>
          <w:rtl w:val="0"/>
        </w:rPr>
        <w:t xml:space="preserve"> She didn’t move. Right foot braced, left knee folded beneath her, arms crossed in front of her face. She stayed like that, anticipating another gust of wind. Praew was too tired to do anything else. </w:t>
      </w:r>
      <w:r w:rsidDel="00000000" w:rsidR="00000000" w:rsidRPr="00000000">
        <w:rPr>
          <w:i w:val="1"/>
          <w:iCs w:val="1"/>
          <w:rtl w:val="0"/>
        </w:rPr>
        <w:t xml:space="preserve">So bolting tired.</w:t>
      </w:r>
      <w:r w:rsidDel="00000000" w:rsidR="00000000" w:rsidRPr="00000000">
        <w:rPr>
          <w:rtl w:val="0"/>
        </w:rPr>
      </w:r>
    </w:p>
    <w:p w:rsidR="00000000" w:rsidDel="00000000" w:rsidP="00000000" w:rsidRDefault="00000000" w:rsidRPr="00000000" w14:paraId="00000EF4">
      <w:pPr>
        <w:spacing w:after="0" w:before="0" w:line="480" w:lineRule="auto"/>
        <w:ind w:left="720" w:firstLine="720"/>
        <w:rPr/>
      </w:pPr>
      <w:r w:rsidDel="00000000" w:rsidR="00000000" w:rsidRPr="00000000">
        <w:rPr>
          <w:rtl w:val="0"/>
        </w:rPr>
        <w:t xml:space="preserve"> The cell door creaked open. Heavy cuffs clicked shut around her wrists, stone restraints embedded with a NullStone for some reason.</w:t>
      </w:r>
    </w:p>
    <w:p w:rsidR="00000000" w:rsidDel="00000000" w:rsidP="00000000" w:rsidRDefault="00000000" w:rsidRPr="00000000" w14:paraId="00000EF5">
      <w:pPr>
        <w:spacing w:after="0" w:before="0" w:line="480" w:lineRule="auto"/>
        <w:ind w:left="720" w:firstLine="720"/>
        <w:rPr>
          <w:i w:val="1"/>
          <w:iCs w:val="1"/>
        </w:rPr>
      </w:pPr>
      <w:r w:rsidDel="00000000" w:rsidR="00000000" w:rsidRPr="00000000">
        <w:rPr>
          <w:rtl w:val="0"/>
        </w:rPr>
        <w:t xml:space="preserve">     The guard, dressed in all black with a familiar-looking mask, stalked toward her. </w:t>
      </w:r>
      <w:r w:rsidDel="00000000" w:rsidR="00000000" w:rsidRPr="00000000">
        <w:rPr>
          <w:i w:val="1"/>
          <w:iCs w:val="1"/>
          <w:rtl w:val="0"/>
        </w:rPr>
        <w:t xml:space="preserve">That looks like Ghost Operations… but that can’t be. They’re not allowed to touch me. Not while I’m under Mai’s protection.</w:t>
      </w:r>
    </w:p>
    <w:p w:rsidR="00000000" w:rsidDel="00000000" w:rsidP="00000000" w:rsidRDefault="00000000" w:rsidRPr="00000000" w14:paraId="00000EF6">
      <w:pPr>
        <w:spacing w:after="0" w:before="0" w:line="480" w:lineRule="auto"/>
        <w:ind w:left="720" w:firstLine="720"/>
        <w:rPr/>
      </w:pPr>
      <w:r w:rsidDel="00000000" w:rsidR="00000000" w:rsidRPr="00000000">
        <w:rPr>
          <w:rtl w:val="0"/>
        </w:rPr>
        <w:t xml:space="preserve">  “Mai Azadi is going to kill you,” Praew said.</w:t>
      </w:r>
    </w:p>
    <w:p w:rsidR="00000000" w:rsidDel="00000000" w:rsidP="00000000" w:rsidRDefault="00000000" w:rsidRPr="00000000" w14:paraId="00000EF7">
      <w:pPr>
        <w:spacing w:after="0" w:before="0" w:line="480" w:lineRule="auto"/>
        <w:ind w:left="720" w:firstLine="720"/>
        <w:rPr/>
      </w:pPr>
      <w:r w:rsidDel="00000000" w:rsidR="00000000" w:rsidRPr="00000000">
        <w:rPr>
          <w:rtl w:val="0"/>
        </w:rPr>
        <w:t xml:space="preserve">  No response.</w:t>
      </w:r>
    </w:p>
    <w:p w:rsidR="00000000" w:rsidDel="00000000" w:rsidP="00000000" w:rsidRDefault="00000000" w:rsidRPr="00000000" w14:paraId="00000EF8">
      <w:pPr>
        <w:spacing w:after="0" w:before="0" w:line="480" w:lineRule="auto"/>
        <w:ind w:left="720" w:firstLine="720"/>
        <w:rPr/>
      </w:pPr>
      <w:r w:rsidDel="00000000" w:rsidR="00000000" w:rsidRPr="00000000">
        <w:rPr>
          <w:rtl w:val="0"/>
        </w:rPr>
        <w:t xml:space="preserve">  The guard hauled her to her feet and guided her out.</w:t>
      </w:r>
    </w:p>
    <w:p w:rsidR="00000000" w:rsidDel="00000000" w:rsidP="00000000" w:rsidRDefault="00000000" w:rsidRPr="00000000" w14:paraId="00000EF9">
      <w:pPr>
        <w:spacing w:after="0" w:before="0" w:line="480" w:lineRule="auto"/>
        <w:ind w:left="720" w:firstLine="720"/>
        <w:rPr/>
      </w:pPr>
      <w:r w:rsidDel="00000000" w:rsidR="00000000" w:rsidRPr="00000000">
        <w:rPr>
          <w:rtl w:val="0"/>
        </w:rPr>
        <w:t xml:space="preserve">     Praew was greeted by Renwick at the cell exit.</w:t>
      </w:r>
    </w:p>
    <w:p w:rsidR="00000000" w:rsidDel="00000000" w:rsidP="00000000" w:rsidRDefault="00000000" w:rsidRPr="00000000" w14:paraId="00000EFA">
      <w:pPr>
        <w:spacing w:after="0" w:before="0" w:line="480" w:lineRule="auto"/>
        <w:ind w:left="720" w:firstLine="720"/>
        <w:rPr/>
      </w:pPr>
      <w:r w:rsidDel="00000000" w:rsidR="00000000" w:rsidRPr="00000000">
        <w:rPr>
          <w:rtl w:val="0"/>
        </w:rPr>
        <w:t xml:space="preserve">     The hallway was wide, flanked by stone cells. To her right, only a closed door. But to the left, she could make out at least two more cells on each side before the gloom swallowed the rest. Each one seemed separated by a thick slab of stone, maybe wide enough to fit five of her laid flat, head to toe. The spacing kept every prisoner isolated.</w:t>
      </w:r>
    </w:p>
    <w:p w:rsidR="00000000" w:rsidDel="00000000" w:rsidP="00000000" w:rsidRDefault="00000000" w:rsidRPr="00000000" w14:paraId="00000EFB">
      <w:pPr>
        <w:spacing w:after="0" w:before="0" w:line="480" w:lineRule="auto"/>
        <w:ind w:left="720" w:firstLine="720"/>
        <w:rPr/>
      </w:pPr>
      <w:r w:rsidDel="00000000" w:rsidR="00000000" w:rsidRPr="00000000">
        <w:rPr>
          <w:rtl w:val="0"/>
        </w:rPr>
        <w:t xml:space="preserve"> “Did you have a pleasant bath?” Renwick asked, smirking.</w:t>
      </w:r>
    </w:p>
    <w:p w:rsidR="00000000" w:rsidDel="00000000" w:rsidP="00000000" w:rsidRDefault="00000000" w:rsidRPr="00000000" w14:paraId="00000EFC">
      <w:pPr>
        <w:spacing w:after="0" w:before="0" w:line="480" w:lineRule="auto"/>
        <w:ind w:left="720" w:firstLine="720"/>
        <w:rPr/>
      </w:pPr>
      <w:r w:rsidDel="00000000" w:rsidR="00000000" w:rsidRPr="00000000">
        <w:rPr>
          <w:rtl w:val="0"/>
        </w:rPr>
        <w:t xml:space="preserve"> “Yes. Thank you for getting the stench of lying Ratrod scum off of me,” Praew shot back.</w:t>
      </w:r>
    </w:p>
    <w:p w:rsidR="00000000" w:rsidDel="00000000" w:rsidP="00000000" w:rsidRDefault="00000000" w:rsidRPr="00000000" w14:paraId="00000EFD">
      <w:pPr>
        <w:spacing w:after="0" w:before="0" w:line="480" w:lineRule="auto"/>
        <w:ind w:left="720" w:firstLine="720"/>
        <w:rPr/>
      </w:pPr>
      <w:r w:rsidDel="00000000" w:rsidR="00000000" w:rsidRPr="00000000">
        <w:rPr>
          <w:rtl w:val="0"/>
        </w:rPr>
        <w:t xml:space="preserve">     Renwick gasped mockingly. He turned casually down the hall, arms laced behind his head as if they were out for a stroll. The guard shoved Praew forward to follow.</w:t>
      </w:r>
    </w:p>
    <w:p w:rsidR="00000000" w:rsidDel="00000000" w:rsidP="00000000" w:rsidRDefault="00000000" w:rsidRPr="00000000" w14:paraId="00000EFE">
      <w:pPr>
        <w:spacing w:after="0" w:before="0" w:line="480" w:lineRule="auto"/>
        <w:ind w:left="720" w:firstLine="720"/>
        <w:rPr/>
      </w:pPr>
      <w:r w:rsidDel="00000000" w:rsidR="00000000" w:rsidRPr="00000000">
        <w:rPr>
          <w:rtl w:val="0"/>
        </w:rPr>
        <w:t xml:space="preserve">  “You wound me again, Praew. Only asking if Asher was okay, never asking about me? That’s true cruelty. When I heard you were coming, I put in quite the effort to make sure you received a warmer welcome than I ever did.”</w:t>
      </w:r>
    </w:p>
    <w:p w:rsidR="00000000" w:rsidDel="00000000" w:rsidP="00000000" w:rsidRDefault="00000000" w:rsidRPr="00000000" w14:paraId="00000EFF">
      <w:pPr>
        <w:spacing w:after="0" w:before="0" w:line="480" w:lineRule="auto"/>
        <w:ind w:left="720" w:firstLine="720"/>
        <w:rPr/>
      </w:pPr>
      <w:r w:rsidDel="00000000" w:rsidR="00000000" w:rsidRPr="00000000">
        <w:rPr>
          <w:rtl w:val="0"/>
        </w:rPr>
        <w:t xml:space="preserve">  He shook his head, as if disappointed.</w:t>
      </w:r>
    </w:p>
    <w:p w:rsidR="00000000" w:rsidDel="00000000" w:rsidP="00000000" w:rsidRDefault="00000000" w:rsidRPr="00000000" w14:paraId="00000F00">
      <w:pPr>
        <w:spacing w:after="0" w:before="0" w:line="480" w:lineRule="auto"/>
        <w:ind w:left="720" w:firstLine="720"/>
        <w:rPr/>
      </w:pPr>
      <w:r w:rsidDel="00000000" w:rsidR="00000000" w:rsidRPr="00000000">
        <w:rPr>
          <w:rtl w:val="0"/>
        </w:rPr>
        <w:t xml:space="preserve">  Definitely still Renwick. He always loved to hear himself talk, that bolting Ratrod.</w:t>
      </w:r>
    </w:p>
    <w:p w:rsidR="00000000" w:rsidDel="00000000" w:rsidP="00000000" w:rsidRDefault="00000000" w:rsidRPr="00000000" w14:paraId="00000F01">
      <w:pPr>
        <w:spacing w:after="0" w:before="0" w:line="480" w:lineRule="auto"/>
        <w:ind w:left="720" w:firstLine="720"/>
        <w:rPr/>
      </w:pPr>
      <w:r w:rsidDel="00000000" w:rsidR="00000000" w:rsidRPr="00000000">
        <w:rPr>
          <w:rtl w:val="0"/>
        </w:rPr>
        <w:t xml:space="preserve">       A faint whimper drifted through the hall. Praew’s ears twitched.</w:t>
      </w:r>
    </w:p>
    <w:p w:rsidR="00000000" w:rsidDel="00000000" w:rsidP="00000000" w:rsidRDefault="00000000" w:rsidRPr="00000000" w14:paraId="00000F02">
      <w:pPr>
        <w:spacing w:after="0" w:before="0" w:line="480" w:lineRule="auto"/>
        <w:ind w:left="720" w:firstLine="720"/>
        <w:rPr/>
      </w:pPr>
      <w:r w:rsidDel="00000000" w:rsidR="00000000" w:rsidRPr="00000000">
        <w:rPr>
          <w:rtl w:val="0"/>
        </w:rPr>
        <w:t xml:space="preserve">  “Mommy?” a girl’s voice called. Fragile. Tear-soaked. “Mommy, where are you?”</w:t>
      </w:r>
    </w:p>
    <w:p w:rsidR="00000000" w:rsidDel="00000000" w:rsidP="00000000" w:rsidRDefault="00000000" w:rsidRPr="00000000" w14:paraId="00000F03">
      <w:pPr>
        <w:spacing w:after="0" w:before="0" w:line="480" w:lineRule="auto"/>
        <w:ind w:left="720" w:firstLine="720"/>
        <w:rPr/>
      </w:pPr>
      <w:r w:rsidDel="00000000" w:rsidR="00000000" w:rsidRPr="00000000">
        <w:rPr>
          <w:rtl w:val="0"/>
        </w:rPr>
        <w:t xml:space="preserve">     Praew’s blood chilled. She rushed to the cell opposite her own, pressing her face to the bars.</w:t>
      </w:r>
    </w:p>
    <w:p w:rsidR="00000000" w:rsidDel="00000000" w:rsidP="00000000" w:rsidRDefault="00000000" w:rsidRPr="00000000" w14:paraId="00000F04">
      <w:pPr>
        <w:spacing w:after="0" w:before="0" w:line="480" w:lineRule="auto"/>
        <w:ind w:left="720" w:firstLine="720"/>
        <w:rPr/>
      </w:pPr>
      <w:r w:rsidDel="00000000" w:rsidR="00000000" w:rsidRPr="00000000">
        <w:rPr>
          <w:rtl w:val="0"/>
        </w:rPr>
        <w:t xml:space="preserve">  Empty. Not even a shadow, only silence lingered. The echo of that cry lingered in her skull like a memory she didn’t own.</w:t>
      </w:r>
    </w:p>
    <w:p w:rsidR="00000000" w:rsidDel="00000000" w:rsidP="00000000" w:rsidRDefault="00000000" w:rsidRPr="00000000" w14:paraId="00000F05">
      <w:pPr>
        <w:spacing w:after="0" w:before="0" w:line="480" w:lineRule="auto"/>
        <w:ind w:left="720" w:firstLine="720"/>
        <w:rPr/>
      </w:pPr>
      <w:r w:rsidDel="00000000" w:rsidR="00000000" w:rsidRPr="00000000">
        <w:rPr>
          <w:rtl w:val="0"/>
        </w:rPr>
        <w:t xml:space="preserve">     Had she imagined it?</w:t>
      </w:r>
    </w:p>
    <w:p w:rsidR="00000000" w:rsidDel="00000000" w:rsidP="00000000" w:rsidRDefault="00000000" w:rsidRPr="00000000" w14:paraId="00000F06">
      <w:pPr>
        <w:spacing w:after="0" w:before="0" w:line="480" w:lineRule="auto"/>
        <w:ind w:left="720" w:firstLine="720"/>
        <w:rPr/>
      </w:pPr>
      <w:r w:rsidDel="00000000" w:rsidR="00000000" w:rsidRPr="00000000">
        <w:rPr>
          <w:rtl w:val="0"/>
        </w:rPr>
        <w:t xml:space="preserve">     Renwick hadn’t even paused.</w:t>
      </w:r>
    </w:p>
    <w:p w:rsidR="00000000" w:rsidDel="00000000" w:rsidP="00000000" w:rsidRDefault="00000000" w:rsidRPr="00000000" w14:paraId="00000F07">
      <w:pPr>
        <w:spacing w:after="0" w:before="0" w:line="480" w:lineRule="auto"/>
        <w:ind w:left="720" w:firstLine="720"/>
        <w:rPr/>
      </w:pPr>
      <w:r w:rsidDel="00000000" w:rsidR="00000000" w:rsidRPr="00000000">
        <w:rPr>
          <w:rtl w:val="0"/>
        </w:rPr>
        <w:t xml:space="preserve">  “You see,” he continued, “I never lied to you. I told you exactly how I arrived here. Almost died too. But after my recovery, well, let’s just say I found the doctor quite agreeable. Especially when I learned we shared similar tastes.”</w:t>
      </w:r>
    </w:p>
    <w:p w:rsidR="00000000" w:rsidDel="00000000" w:rsidP="00000000" w:rsidRDefault="00000000" w:rsidRPr="00000000" w14:paraId="00000F08">
      <w:pPr>
        <w:spacing w:after="0" w:before="0" w:line="480" w:lineRule="auto"/>
        <w:ind w:left="720" w:firstLine="720"/>
        <w:rPr/>
      </w:pPr>
      <w:r w:rsidDel="00000000" w:rsidR="00000000" w:rsidRPr="00000000">
        <w:rPr>
          <w:rtl w:val="0"/>
        </w:rPr>
        <w:t xml:space="preserve">     Praew’s eyes began to water. </w:t>
      </w:r>
      <w:r w:rsidDel="00000000" w:rsidR="00000000" w:rsidRPr="00000000">
        <w:rPr>
          <w:i w:val="1"/>
          <w:iCs w:val="1"/>
          <w:rtl w:val="0"/>
        </w:rPr>
        <w:t xml:space="preserve">What is that smell?</w:t>
      </w:r>
      <w:r w:rsidDel="00000000" w:rsidR="00000000" w:rsidRPr="00000000">
        <w:rPr>
          <w:rtl w:val="0"/>
        </w:rPr>
        <w:t xml:space="preserve"> A charred, sickly scent crept up her nose, flaring as it climbed.</w:t>
      </w:r>
    </w:p>
    <w:p w:rsidR="00000000" w:rsidDel="00000000" w:rsidP="00000000" w:rsidRDefault="00000000" w:rsidRPr="00000000" w14:paraId="00000F09">
      <w:pPr>
        <w:spacing w:after="0" w:before="0" w:line="480" w:lineRule="auto"/>
        <w:ind w:left="720" w:firstLine="720"/>
        <w:rPr/>
      </w:pPr>
      <w:r w:rsidDel="00000000" w:rsidR="00000000" w:rsidRPr="00000000">
        <w:rPr>
          <w:rtl w:val="0"/>
        </w:rPr>
        <w:t xml:space="preserve">     Renwick chuckled. “Yeah, you’ll get used to the smell. The doctor’s work may be deadly, but it’s nothing short of brilliant. How could I not support such ambitious research?”</w:t>
      </w:r>
    </w:p>
    <w:p w:rsidR="00000000" w:rsidDel="00000000" w:rsidP="00000000" w:rsidRDefault="00000000" w:rsidRPr="00000000" w14:paraId="00000F0A">
      <w:pPr>
        <w:spacing w:after="0" w:before="0" w:line="480" w:lineRule="auto"/>
        <w:ind w:left="720" w:firstLine="720"/>
        <w:rPr/>
      </w:pPr>
      <w:r w:rsidDel="00000000" w:rsidR="00000000" w:rsidRPr="00000000">
        <w:rPr>
          <w:rtl w:val="0"/>
        </w:rPr>
        <w:t xml:space="preserve">     A wet, hacking cough echoed from the next cell on her left. It rasped through the air, thick with phlegm, like whoever made it was barely clinging to life.</w:t>
      </w:r>
    </w:p>
    <w:p w:rsidR="00000000" w:rsidDel="00000000" w:rsidP="00000000" w:rsidRDefault="00000000" w:rsidRPr="00000000" w14:paraId="00000F0B">
      <w:pPr>
        <w:spacing w:after="0" w:before="0" w:line="480" w:lineRule="auto"/>
        <w:ind w:left="720" w:firstLine="720"/>
        <w:rPr/>
      </w:pPr>
      <w:r w:rsidDel="00000000" w:rsidR="00000000" w:rsidRPr="00000000">
        <w:rPr>
          <w:rtl w:val="0"/>
        </w:rPr>
        <w:t xml:space="preserve">     Praew slowed instinctively to peer inside. No one was there. The cell was empty like before, yet the sound continued. It seemed to come from right behind the bars.</w:t>
      </w:r>
    </w:p>
    <w:p w:rsidR="00000000" w:rsidDel="00000000" w:rsidP="00000000" w:rsidRDefault="00000000" w:rsidRPr="00000000" w14:paraId="00000F0C">
      <w:pPr>
        <w:spacing w:after="0" w:before="0" w:line="480" w:lineRule="auto"/>
        <w:ind w:left="720" w:firstLine="720"/>
        <w:rPr/>
      </w:pPr>
      <w:r w:rsidDel="00000000" w:rsidR="00000000" w:rsidRPr="00000000">
        <w:rPr>
          <w:rtl w:val="0"/>
        </w:rPr>
        <w:t xml:space="preserve">     Another cough followed. Then a low, guttural moan. Gasping breaths turned to choking and gagging.</w:t>
      </w:r>
    </w:p>
    <w:p w:rsidR="00000000" w:rsidDel="00000000" w:rsidP="00000000" w:rsidRDefault="00000000" w:rsidRPr="00000000" w14:paraId="00000F0D">
      <w:pPr>
        <w:spacing w:after="0" w:before="0" w:line="480" w:lineRule="auto"/>
        <w:ind w:left="720" w:firstLine="720"/>
        <w:rPr>
          <w:i w:val="1"/>
          <w:iCs w:val="1"/>
        </w:rPr>
      </w:pPr>
      <w:r w:rsidDel="00000000" w:rsidR="00000000" w:rsidRPr="00000000">
        <w:rPr>
          <w:i w:val="1"/>
          <w:iCs w:val="1"/>
          <w:rtl w:val="0"/>
        </w:rPr>
        <w:t xml:space="preserve">     Is this really just in my head? But why do the cells look empty? What’s happening?</w:t>
      </w:r>
    </w:p>
    <w:p w:rsidR="00000000" w:rsidDel="00000000" w:rsidP="00000000" w:rsidRDefault="00000000" w:rsidRPr="00000000" w14:paraId="00000F0E">
      <w:pPr>
        <w:spacing w:after="0" w:before="0" w:line="480" w:lineRule="auto"/>
        <w:ind w:left="720" w:firstLine="720"/>
        <w:rPr/>
      </w:pPr>
      <w:r w:rsidDel="00000000" w:rsidR="00000000" w:rsidRPr="00000000">
        <w:rPr>
          <w:rtl w:val="0"/>
        </w:rPr>
        <w:t xml:space="preserve">     The guard shoved her forward to keep moving. As she did, the choking ended in a long exhale. The cell went silent.</w:t>
      </w:r>
    </w:p>
    <w:p w:rsidR="00000000" w:rsidDel="00000000" w:rsidP="00000000" w:rsidRDefault="00000000" w:rsidRPr="00000000" w14:paraId="00000F0F">
      <w:pPr>
        <w:spacing w:after="0" w:before="0" w:line="480" w:lineRule="auto"/>
        <w:ind w:left="720" w:firstLine="720"/>
        <w:rPr/>
      </w:pPr>
      <w:r w:rsidDel="00000000" w:rsidR="00000000" w:rsidRPr="00000000">
        <w:rPr>
          <w:rtl w:val="0"/>
        </w:rPr>
        <w:t xml:space="preserve">     That rotting scent had grown unbearable. A gush of salty saliva submerged her tongue. She spat and began breathing through her mouth instinctively to keep from retching.</w:t>
      </w:r>
    </w:p>
    <w:p w:rsidR="00000000" w:rsidDel="00000000" w:rsidP="00000000" w:rsidRDefault="00000000" w:rsidRPr="00000000" w14:paraId="00000F10">
      <w:pPr>
        <w:spacing w:after="0" w:before="0" w:line="480" w:lineRule="auto"/>
        <w:ind w:left="720" w:firstLine="720"/>
        <w:rPr/>
      </w:pPr>
      <w:r w:rsidDel="00000000" w:rsidR="00000000" w:rsidRPr="00000000">
        <w:rPr>
          <w:rtl w:val="0"/>
        </w:rPr>
        <w:t xml:space="preserve">     Renwick kept walking, unconcerned.</w:t>
      </w:r>
    </w:p>
    <w:p w:rsidR="00000000" w:rsidDel="00000000" w:rsidP="00000000" w:rsidRDefault="00000000" w:rsidRPr="00000000" w14:paraId="00000F11">
      <w:pPr>
        <w:spacing w:after="0" w:before="0" w:line="480" w:lineRule="auto"/>
        <w:ind w:left="720" w:firstLine="720"/>
        <w:rPr/>
      </w:pPr>
      <w:r w:rsidDel="00000000" w:rsidR="00000000" w:rsidRPr="00000000">
        <w:rPr>
          <w:rtl w:val="0"/>
        </w:rPr>
        <w:t xml:space="preserve">     He glanced back at her, voice laced with mockery. “I heard you made some new friends recently.”</w:t>
      </w:r>
    </w:p>
    <w:p w:rsidR="00000000" w:rsidDel="00000000" w:rsidP="00000000" w:rsidRDefault="00000000" w:rsidRPr="00000000" w14:paraId="00000F12">
      <w:pPr>
        <w:spacing w:after="0" w:before="0" w:line="480" w:lineRule="auto"/>
        <w:ind w:left="720" w:firstLine="720"/>
        <w:rPr/>
      </w:pPr>
      <w:r w:rsidDel="00000000" w:rsidR="00000000" w:rsidRPr="00000000">
        <w:rPr>
          <w:rtl w:val="0"/>
        </w:rPr>
        <w:t xml:space="preserve">  Praew snapped her focus toward him with a glare.</w:t>
      </w:r>
    </w:p>
    <w:p w:rsidR="00000000" w:rsidDel="00000000" w:rsidP="00000000" w:rsidRDefault="00000000" w:rsidRPr="00000000" w14:paraId="00000F13">
      <w:pPr>
        <w:spacing w:after="0" w:before="0" w:line="480" w:lineRule="auto"/>
        <w:ind w:left="720" w:firstLine="720"/>
        <w:rPr/>
      </w:pPr>
      <w:r w:rsidDel="00000000" w:rsidR="00000000" w:rsidRPr="00000000">
        <w:rPr>
          <w:rtl w:val="0"/>
        </w:rPr>
        <w:t xml:space="preserve">  “Aww, don’t look at me like that,” he said, giggling like a bolting moron.</w:t>
      </w:r>
    </w:p>
    <w:p w:rsidR="00000000" w:rsidDel="00000000" w:rsidP="00000000" w:rsidRDefault="00000000" w:rsidRPr="00000000" w14:paraId="00000F14">
      <w:pPr>
        <w:spacing w:after="0" w:before="0" w:line="480" w:lineRule="auto"/>
        <w:ind w:left="720" w:firstLine="720"/>
        <w:rPr/>
      </w:pPr>
      <w:r w:rsidDel="00000000" w:rsidR="00000000" w:rsidRPr="00000000">
        <w:rPr>
          <w:rtl w:val="0"/>
        </w:rPr>
        <w:t xml:space="preserve">  He stopped just before the final two cells. Turning toward her, he tilted his head and smiled faintly. “You should thank me. After all, I’m the reason your friends are still here.</w:t>
      </w:r>
    </w:p>
    <w:p w:rsidR="00000000" w:rsidDel="00000000" w:rsidP="00000000" w:rsidRDefault="00000000" w:rsidRPr="00000000" w14:paraId="00000F15">
      <w:pPr>
        <w:spacing w:after="0" w:before="0" w:line="480" w:lineRule="auto"/>
        <w:ind w:left="720" w:firstLine="720"/>
        <w:rPr/>
      </w:pPr>
      <w:r w:rsidDel="00000000" w:rsidR="00000000" w:rsidRPr="00000000">
        <w:rPr>
          <w:rtl w:val="0"/>
        </w:rPr>
        <w:t xml:space="preserve">  “Well… mostly.”</w:t>
      </w:r>
    </w:p>
    <w:p w:rsidR="00000000" w:rsidDel="00000000" w:rsidP="00000000" w:rsidRDefault="00000000" w:rsidRPr="00000000" w14:paraId="00000F16">
      <w:pPr>
        <w:spacing w:after="0" w:before="0" w:line="480" w:lineRule="auto"/>
        <w:ind w:left="720" w:firstLine="720"/>
        <w:rPr/>
      </w:pPr>
      <w:r w:rsidDel="00000000" w:rsidR="00000000" w:rsidRPr="00000000">
        <w:rPr>
          <w:rtl w:val="0"/>
        </w:rPr>
        <w:t xml:space="preserve">  Praew’s heart leapt. Her friends were here. They were okay.</w:t>
      </w:r>
    </w:p>
    <w:p w:rsidR="00000000" w:rsidDel="00000000" w:rsidP="00000000" w:rsidRDefault="00000000" w:rsidRPr="00000000" w14:paraId="00000F17">
      <w:pPr>
        <w:spacing w:after="0" w:before="0" w:line="480" w:lineRule="auto"/>
        <w:ind w:left="720" w:firstLine="720"/>
        <w:rPr/>
      </w:pPr>
      <w:r w:rsidDel="00000000" w:rsidR="00000000" w:rsidRPr="00000000">
        <w:rPr>
          <w:rtl w:val="0"/>
        </w:rPr>
        <w:t xml:space="preserve">  The guard opened the last cell and pushed her inside and locked it behind her. </w:t>
      </w:r>
    </w:p>
    <w:p w:rsidR="00000000" w:rsidDel="00000000" w:rsidP="00000000" w:rsidRDefault="00000000" w:rsidRPr="00000000" w14:paraId="00000F18">
      <w:pPr>
        <w:spacing w:after="0" w:before="0" w:line="480" w:lineRule="auto"/>
        <w:ind w:left="720" w:firstLine="720"/>
        <w:rPr/>
      </w:pPr>
      <w:r w:rsidDel="00000000" w:rsidR="00000000" w:rsidRPr="00000000">
        <w:rPr>
          <w:rtl w:val="0"/>
        </w:rPr>
        <w:t xml:space="preserve">     Near the entrance, Junya sat with her hair matted, back hunched, arms tucked under her knees and legs arched in front of her. Her face was barely visible as she stared at the floor like a corpse.</w:t>
      </w:r>
    </w:p>
    <w:p w:rsidR="00000000" w:rsidDel="00000000" w:rsidP="00000000" w:rsidRDefault="00000000" w:rsidRPr="00000000" w14:paraId="00000F19">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Zephyrs take me. She looks so broken.</w:t>
      </w:r>
    </w:p>
    <w:p w:rsidR="00000000" w:rsidDel="00000000" w:rsidP="00000000" w:rsidRDefault="00000000" w:rsidRPr="00000000" w14:paraId="00000F1A">
      <w:pPr>
        <w:spacing w:after="0" w:before="0" w:line="480" w:lineRule="auto"/>
        <w:ind w:left="720" w:firstLine="720"/>
        <w:rPr/>
      </w:pPr>
      <w:r w:rsidDel="00000000" w:rsidR="00000000" w:rsidRPr="00000000">
        <w:rPr>
          <w:rtl w:val="0"/>
        </w:rPr>
        <w:t xml:space="preserve">    “Junya, are you okay?” Praew’s voice was a gentle whisper in the stale air.</w:t>
      </w:r>
    </w:p>
    <w:p w:rsidR="00000000" w:rsidDel="00000000" w:rsidP="00000000" w:rsidRDefault="00000000" w:rsidRPr="00000000" w14:paraId="00000F1B">
      <w:pPr>
        <w:spacing w:after="0" w:before="0" w:line="480" w:lineRule="auto"/>
        <w:ind w:left="720" w:firstLine="720"/>
        <w:rPr/>
      </w:pPr>
      <w:r w:rsidDel="00000000" w:rsidR="00000000" w:rsidRPr="00000000">
        <w:rPr>
          <w:rtl w:val="0"/>
        </w:rPr>
        <w:t xml:space="preserve">    Without moving her head, Junya’s eyes flicked toward Praew and then snapped away.</w:t>
      </w:r>
    </w:p>
    <w:p w:rsidR="00000000" w:rsidDel="00000000" w:rsidP="00000000" w:rsidRDefault="00000000" w:rsidRPr="00000000" w14:paraId="00000F1C">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Is she angry?</w:t>
      </w:r>
      <w:r w:rsidDel="00000000" w:rsidR="00000000" w:rsidRPr="00000000">
        <w:rPr>
          <w:rtl w:val="0"/>
        </w:rPr>
        <w:t xml:space="preserve"> Praew feared an accusation might be hidden in her friend’s silence. Or perhaps it was her own buried guilt beginning to surface. Was training more important than protecting those you care for?</w:t>
      </w:r>
    </w:p>
    <w:p w:rsidR="00000000" w:rsidDel="00000000" w:rsidP="00000000" w:rsidRDefault="00000000" w:rsidRPr="00000000" w14:paraId="00000F1D">
      <w:pPr>
        <w:spacing w:after="0" w:before="0" w:line="480" w:lineRule="auto"/>
        <w:ind w:left="720" w:firstLine="720"/>
        <w:rPr/>
      </w:pPr>
      <w:r w:rsidDel="00000000" w:rsidR="00000000" w:rsidRPr="00000000">
        <w:rPr>
          <w:rtl w:val="0"/>
        </w:rPr>
        <w:t xml:space="preserve">    Praew took a hesitant step forward.</w:t>
      </w:r>
    </w:p>
    <w:p w:rsidR="00000000" w:rsidDel="00000000" w:rsidP="00000000" w:rsidRDefault="00000000" w:rsidRPr="00000000" w14:paraId="00000F1E">
      <w:pPr>
        <w:spacing w:after="0" w:before="0" w:line="480" w:lineRule="auto"/>
        <w:ind w:left="720" w:firstLine="720"/>
        <w:rPr/>
      </w:pPr>
      <w:r w:rsidDel="00000000" w:rsidR="00000000" w:rsidRPr="00000000">
        <w:rPr>
          <w:rtl w:val="0"/>
        </w:rPr>
        <w:t xml:space="preserve">    “Hey, Junya, I’m sorry it took so long to find you. I—”</w:t>
      </w:r>
    </w:p>
    <w:p w:rsidR="00000000" w:rsidDel="00000000" w:rsidP="00000000" w:rsidRDefault="00000000" w:rsidRPr="00000000" w14:paraId="00000F1F">
      <w:pPr>
        <w:spacing w:after="0" w:before="0" w:line="480" w:lineRule="auto"/>
        <w:ind w:left="720" w:firstLine="720"/>
        <w:rPr/>
      </w:pPr>
      <w:r w:rsidDel="00000000" w:rsidR="00000000" w:rsidRPr="00000000">
        <w:rPr>
          <w:rtl w:val="0"/>
        </w:rPr>
        <w:t xml:space="preserve">    But Junya cut her off sharply, head snapping up to meet Praew’s eyes with a glare.</w:t>
      </w:r>
    </w:p>
    <w:p w:rsidR="00000000" w:rsidDel="00000000" w:rsidP="00000000" w:rsidRDefault="00000000" w:rsidRPr="00000000" w14:paraId="00000F20">
      <w:pPr>
        <w:spacing w:after="0" w:before="0" w:line="480" w:lineRule="auto"/>
        <w:ind w:left="720" w:firstLine="720"/>
        <w:rPr/>
      </w:pPr>
      <w:r w:rsidDel="00000000" w:rsidR="00000000" w:rsidRPr="00000000">
        <w:rPr>
          <w:rtl w:val="0"/>
        </w:rPr>
        <w:t xml:space="preserve">    “Now you pretend to be Praew? Get out of my head!” She clutched her hair at the roots, as if ready to rip out two fistfuls. “You’re not real!” she screamed. “Don’t you dare pretend to be her! She can’t be here. She can never come here!”</w:t>
      </w:r>
    </w:p>
    <w:p w:rsidR="00000000" w:rsidDel="00000000" w:rsidP="00000000" w:rsidRDefault="00000000" w:rsidRPr="00000000" w14:paraId="00000F21">
      <w:pPr>
        <w:spacing w:after="0" w:before="0" w:line="480" w:lineRule="auto"/>
        <w:ind w:left="720" w:firstLine="720"/>
        <w:rPr/>
      </w:pPr>
      <w:r w:rsidDel="00000000" w:rsidR="00000000" w:rsidRPr="00000000">
        <w:rPr>
          <w:rtl w:val="0"/>
        </w:rPr>
        <w:t xml:space="preserve">    Her voice trembled as she let go of her poor hair and bit down on her finger, trying to wake herself from a dream.</w:t>
      </w:r>
    </w:p>
    <w:p w:rsidR="00000000" w:rsidDel="00000000" w:rsidP="00000000" w:rsidRDefault="00000000" w:rsidRPr="00000000" w14:paraId="00000F22">
      <w:pPr>
        <w:spacing w:after="0" w:before="0" w:line="480" w:lineRule="auto"/>
        <w:ind w:left="720" w:firstLine="720"/>
        <w:rPr/>
      </w:pPr>
      <w:r w:rsidDel="00000000" w:rsidR="00000000" w:rsidRPr="00000000">
        <w:rPr>
          <w:rtl w:val="0"/>
        </w:rPr>
        <w:t xml:space="preserve">    “I’m real, Junya. I’m here.”</w:t>
      </w:r>
    </w:p>
    <w:p w:rsidR="00000000" w:rsidDel="00000000" w:rsidP="00000000" w:rsidRDefault="00000000" w:rsidRPr="00000000" w14:paraId="00000F23">
      <w:pPr>
        <w:spacing w:after="0" w:before="0" w:line="480" w:lineRule="auto"/>
        <w:ind w:left="720" w:firstLine="720"/>
        <w:rPr/>
      </w:pPr>
      <w:r w:rsidDel="00000000" w:rsidR="00000000" w:rsidRPr="00000000">
        <w:rPr>
          <w:rtl w:val="0"/>
        </w:rPr>
        <w:t xml:space="preserve">    Praew moved closer and tried to wrap her arms around her friend, but Junya flinched away.</w:t>
      </w:r>
    </w:p>
    <w:p w:rsidR="00000000" w:rsidDel="00000000" w:rsidP="00000000" w:rsidRDefault="00000000" w:rsidRPr="00000000" w14:paraId="00000F24">
      <w:pPr>
        <w:spacing w:after="0" w:before="0" w:line="480" w:lineRule="auto"/>
        <w:ind w:left="720" w:firstLine="720"/>
        <w:rPr/>
      </w:pPr>
      <w:r w:rsidDel="00000000" w:rsidR="00000000" w:rsidRPr="00000000">
        <w:rPr>
          <w:rtl w:val="0"/>
        </w:rPr>
        <w:t xml:space="preserve">    “No, no, no! You can’t be! Don’t be real, please!” Junya scooted backward until she neared the furthest wall of the cell. “If you’re real, then… then you’re as good as dead.” She broke off, gasping for breath. “And that will be my fault too. Please, don’t be real!”</w:t>
      </w:r>
    </w:p>
    <w:p w:rsidR="00000000" w:rsidDel="00000000" w:rsidP="00000000" w:rsidRDefault="00000000" w:rsidRPr="00000000" w14:paraId="00000F25">
      <w:pPr>
        <w:spacing w:after="0" w:before="0" w:line="480" w:lineRule="auto"/>
        <w:ind w:left="720" w:firstLine="720"/>
        <w:rPr/>
      </w:pPr>
      <w:r w:rsidDel="00000000" w:rsidR="00000000" w:rsidRPr="00000000">
        <w:rPr>
          <w:rtl w:val="0"/>
        </w:rPr>
        <w:t xml:space="preserve">    Praew followed slowly, her voice soft and reassuring.</w:t>
      </w:r>
    </w:p>
    <w:p w:rsidR="00000000" w:rsidDel="00000000" w:rsidP="00000000" w:rsidRDefault="00000000" w:rsidRPr="00000000" w14:paraId="00000F26">
      <w:pPr>
        <w:spacing w:after="0" w:before="0" w:line="480" w:lineRule="auto"/>
        <w:ind w:left="720" w:firstLine="720"/>
        <w:rPr/>
      </w:pPr>
      <w:r w:rsidDel="00000000" w:rsidR="00000000" w:rsidRPr="00000000">
        <w:rPr>
          <w:rtl w:val="0"/>
        </w:rPr>
        <w:t xml:space="preserve">    “Junya, it’s going to be okay. I’m going to get you—”</w:t>
      </w:r>
    </w:p>
    <w:p w:rsidR="00000000" w:rsidDel="00000000" w:rsidP="00000000" w:rsidRDefault="00000000" w:rsidRPr="00000000" w14:paraId="00000F27">
      <w:pPr>
        <w:spacing w:after="0" w:before="0" w:line="480" w:lineRule="auto"/>
        <w:ind w:left="720" w:firstLine="720"/>
        <w:rPr/>
      </w:pPr>
      <w:r w:rsidDel="00000000" w:rsidR="00000000" w:rsidRPr="00000000">
        <w:rPr>
          <w:rtl w:val="0"/>
        </w:rPr>
        <w:t xml:space="preserve">    She trailed off, the words dying on her lips as her eyes caught sight of something behind Junya.</w:t>
      </w:r>
    </w:p>
    <w:p w:rsidR="00000000" w:rsidDel="00000000" w:rsidP="00000000" w:rsidRDefault="00000000" w:rsidRPr="00000000" w14:paraId="00000F28">
      <w:pPr>
        <w:spacing w:after="0" w:before="0" w:line="480" w:lineRule="auto"/>
        <w:ind w:left="720" w:firstLine="720"/>
        <w:rPr/>
      </w:pPr>
      <w:r w:rsidDel="00000000" w:rsidR="00000000" w:rsidRPr="00000000">
        <w:rPr>
          <w:rtl w:val="0"/>
        </w:rPr>
        <w:t xml:space="preserve">    “What is that?”</w:t>
      </w:r>
    </w:p>
    <w:p w:rsidR="00000000" w:rsidDel="00000000" w:rsidP="00000000" w:rsidRDefault="00000000" w:rsidRPr="00000000" w14:paraId="00000F29">
      <w:pPr>
        <w:spacing w:after="0" w:before="0" w:line="480" w:lineRule="auto"/>
        <w:ind w:left="720" w:firstLine="720"/>
        <w:rPr/>
      </w:pPr>
      <w:r w:rsidDel="00000000" w:rsidR="00000000" w:rsidRPr="00000000">
        <w:rPr>
          <w:rtl w:val="0"/>
        </w:rPr>
        <w:t xml:space="preserve">    Stepping closer, Praew finally saw the source of the awful smell. A bloated, ruthlessly burnt corpse slumped in the shadows, the remnants of clothing identical to hers and Junya’s. Her stomach turned as the truth took shape in her mind.</w:t>
      </w:r>
    </w:p>
    <w:p w:rsidR="00000000" w:rsidDel="00000000" w:rsidP="00000000" w:rsidRDefault="00000000" w:rsidRPr="00000000" w14:paraId="00000F2A">
      <w:pPr>
        <w:spacing w:after="0" w:before="0" w:line="480" w:lineRule="auto"/>
        <w:ind w:left="720" w:firstLine="720"/>
        <w:rPr/>
      </w:pPr>
      <w:r w:rsidDel="00000000" w:rsidR="00000000" w:rsidRPr="00000000">
        <w:rPr>
          <w:rtl w:val="0"/>
        </w:rPr>
        <w:t xml:space="preserve">    “Wannii!” Praew screamed.</w:t>
      </w:r>
    </w:p>
    <w:p w:rsidR="00000000" w:rsidDel="00000000" w:rsidP="00000000" w:rsidRDefault="00000000" w:rsidRPr="00000000" w14:paraId="00000F2B">
      <w:pPr>
        <w:spacing w:after="0" w:before="0" w:line="480" w:lineRule="auto"/>
        <w:ind w:left="720" w:firstLine="720"/>
        <w:rPr/>
      </w:pPr>
      <w:r w:rsidDel="00000000" w:rsidR="00000000" w:rsidRPr="00000000">
        <w:rPr>
          <w:rtl w:val="0"/>
        </w:rPr>
        <w:t xml:space="preserve">    The cell door opened.</w:t>
      </w:r>
    </w:p>
    <w:p w:rsidR="00000000" w:rsidDel="00000000" w:rsidP="00000000" w:rsidRDefault="00000000" w:rsidRPr="00000000" w14:paraId="00000F2C">
      <w:pPr>
        <w:spacing w:after="0" w:before="0" w:line="480" w:lineRule="auto"/>
        <w:ind w:left="720" w:firstLine="720"/>
        <w:rPr/>
      </w:pPr>
      <w:r w:rsidDel="00000000" w:rsidR="00000000" w:rsidRPr="00000000">
        <w:rPr>
          <w:rtl w:val="0"/>
        </w:rPr>
        <w:t xml:space="preserve">    “Ahh, what a tear-jerking reunion,” Renwick cackled behind her. “To be fair, I did say </w:t>
      </w:r>
      <w:r w:rsidDel="00000000" w:rsidR="00000000" w:rsidRPr="00000000">
        <w:rPr>
          <w:i w:val="1"/>
          <w:iCs w:val="1"/>
          <w:rtl w:val="0"/>
        </w:rPr>
        <w:t xml:space="preserve">mostly</w:t>
      </w:r>
      <w:r w:rsidDel="00000000" w:rsidR="00000000" w:rsidRPr="00000000">
        <w:rPr>
          <w:rtl w:val="0"/>
        </w:rPr>
        <w:t xml:space="preserve">.”</w:t>
      </w:r>
    </w:p>
    <w:p w:rsidR="00000000" w:rsidDel="00000000" w:rsidP="00000000" w:rsidRDefault="00000000" w:rsidRPr="00000000" w14:paraId="00000F2D">
      <w:pPr>
        <w:spacing w:after="0" w:before="0" w:line="480" w:lineRule="auto"/>
        <w:ind w:left="720" w:firstLine="720"/>
        <w:rPr/>
      </w:pPr>
      <w:r w:rsidDel="00000000" w:rsidR="00000000" w:rsidRPr="00000000">
        <w:rPr>
          <w:rtl w:val="0"/>
        </w:rPr>
        <w:t xml:space="preserve">    She heard footsteps stalk toward her from the doorway.</w:t>
      </w:r>
    </w:p>
    <w:p w:rsidR="00000000" w:rsidDel="00000000" w:rsidP="00000000" w:rsidRDefault="00000000" w:rsidRPr="00000000" w14:paraId="00000F2E">
      <w:pPr>
        <w:spacing w:after="0" w:before="0" w:line="480" w:lineRule="auto"/>
        <w:ind w:left="720" w:firstLine="720"/>
        <w:rPr/>
      </w:pPr>
      <w:r w:rsidDel="00000000" w:rsidR="00000000" w:rsidRPr="00000000">
        <w:rPr>
          <w:rtl w:val="0"/>
        </w:rPr>
        <w:t xml:space="preserve">    “You’re sick, Renwick! How… how could you?” Praew hissed through her tears.</w:t>
      </w:r>
    </w:p>
    <w:p w:rsidR="00000000" w:rsidDel="00000000" w:rsidP="00000000" w:rsidRDefault="00000000" w:rsidRPr="00000000" w14:paraId="00000F2F">
      <w:pPr>
        <w:spacing w:after="0" w:before="0" w:line="480" w:lineRule="auto"/>
        <w:ind w:left="720" w:firstLine="720"/>
        <w:rPr/>
      </w:pPr>
      <w:r w:rsidDel="00000000" w:rsidR="00000000" w:rsidRPr="00000000">
        <w:rPr>
          <w:rtl w:val="0"/>
        </w:rPr>
        <w:t xml:space="preserve">    She spun and launched a fist at the approaching steps. The guard took the blow square in the mask, cracking it.</w:t>
      </w:r>
    </w:p>
    <w:p w:rsidR="00000000" w:rsidDel="00000000" w:rsidP="00000000" w:rsidRDefault="00000000" w:rsidRPr="00000000" w14:paraId="00000F30">
      <w:pPr>
        <w:spacing w:after="0" w:before="0" w:line="480" w:lineRule="auto"/>
        <w:ind w:left="720" w:firstLine="720"/>
        <w:rPr/>
      </w:pPr>
      <w:r w:rsidDel="00000000" w:rsidR="00000000" w:rsidRPr="00000000">
        <w:rPr>
          <w:rtl w:val="0"/>
        </w:rPr>
        <w:t xml:space="preserve">    “Ouch! And here I thought you were saving that kind of love for me,” Renwick called from the hallway, his voice thick with cruel amusement.</w:t>
      </w:r>
    </w:p>
    <w:p w:rsidR="00000000" w:rsidDel="00000000" w:rsidP="00000000" w:rsidRDefault="00000000" w:rsidRPr="00000000" w14:paraId="00000F31">
      <w:pPr>
        <w:spacing w:after="0" w:before="0" w:line="480" w:lineRule="auto"/>
        <w:ind w:left="720" w:firstLine="720"/>
        <w:rPr/>
      </w:pPr>
      <w:r w:rsidDel="00000000" w:rsidR="00000000" w:rsidRPr="00000000">
        <w:rPr>
          <w:rtl w:val="0"/>
        </w:rPr>
        <w:t xml:space="preserve">    Grabbing Praew with one hand, the guard lifted her with unnatural strength and threw her into Junya. Both slammed into Wannii’s corpse.</w:t>
      </w:r>
    </w:p>
    <w:p w:rsidR="00000000" w:rsidDel="00000000" w:rsidP="00000000" w:rsidRDefault="00000000" w:rsidRPr="00000000" w14:paraId="00000F32">
      <w:pPr>
        <w:spacing w:after="0" w:before="0" w:line="480" w:lineRule="auto"/>
        <w:ind w:left="720" w:firstLine="720"/>
        <w:rPr/>
      </w:pPr>
      <w:r w:rsidDel="00000000" w:rsidR="00000000" w:rsidRPr="00000000">
        <w:rPr>
          <w:rtl w:val="0"/>
        </w:rPr>
        <w:t xml:space="preserve">    Dazed, Praew watched as the guard yanked Junya out from behind and hurled her forward. In that cruel display of dominance, Junya’s hands and knees slammed into the floor with a slap.</w:t>
      </w:r>
    </w:p>
    <w:p w:rsidR="00000000" w:rsidDel="00000000" w:rsidP="00000000" w:rsidRDefault="00000000" w:rsidRPr="00000000" w14:paraId="00000F33">
      <w:pPr>
        <w:spacing w:after="0" w:before="0" w:line="480" w:lineRule="auto"/>
        <w:ind w:left="720" w:firstLine="720"/>
        <w:rPr/>
      </w:pPr>
      <w:r w:rsidDel="00000000" w:rsidR="00000000" w:rsidRPr="00000000">
        <w:rPr>
          <w:rtl w:val="0"/>
        </w:rPr>
        <w:t xml:space="preserve">     </w:t>
      </w:r>
      <w:sdt>
        <w:sdtPr>
          <w:id w:val="-529690641"/>
          <w:tag w:val="goog_rdk_143"/>
        </w:sdtPr>
        <w:sdtContent>
          <w:commentRangeStart w:id="73"/>
        </w:sdtContent>
      </w:sdt>
      <w:r w:rsidDel="00000000" w:rsidR="00000000" w:rsidRPr="00000000">
        <w:rPr>
          <w:rtl w:val="0"/>
        </w:rPr>
        <w:t xml:space="preserve">Sitting up to kneel, Junya’s hands came together, palms pressed tight like a desperate prayer. She then rubbed her hands back and forth frantically, her body trembling with each motion. “Please! Please don’t take me! Wannii needs me… I’m all she has!” she cried, voice breaking as tears streamed down her dirt-streaked cheeks.</w:t>
      </w:r>
      <w:commentRangeEnd w:id="73"/>
      <w:r w:rsidDel="00000000" w:rsidR="00000000" w:rsidRPr="00000000">
        <w:commentReference w:id="73"/>
      </w:r>
      <w:r w:rsidDel="00000000" w:rsidR="00000000" w:rsidRPr="00000000">
        <w:rPr>
          <w:rtl w:val="0"/>
        </w:rPr>
      </w:r>
    </w:p>
    <w:p w:rsidR="00000000" w:rsidDel="00000000" w:rsidP="00000000" w:rsidRDefault="00000000" w:rsidRPr="00000000" w14:paraId="00000F34">
      <w:pPr>
        <w:spacing w:after="0" w:before="0" w:line="480" w:lineRule="auto"/>
        <w:ind w:left="720" w:firstLine="720"/>
        <w:rPr/>
      </w:pPr>
      <w:r w:rsidDel="00000000" w:rsidR="00000000" w:rsidRPr="00000000">
        <w:rPr>
          <w:rtl w:val="0"/>
        </w:rPr>
        <w:t xml:space="preserve">     Ignoring her, the guard seized Junya by the arm, jerking her upward and began dragging her toward the cell’s exit. </w:t>
      </w:r>
    </w:p>
    <w:p w:rsidR="00000000" w:rsidDel="00000000" w:rsidP="00000000" w:rsidRDefault="00000000" w:rsidRPr="00000000" w14:paraId="00000F35">
      <w:pPr>
        <w:spacing w:after="0" w:before="0" w:line="480" w:lineRule="auto"/>
        <w:ind w:left="720" w:firstLine="720"/>
        <w:rPr/>
      </w:pPr>
      <w:r w:rsidDel="00000000" w:rsidR="00000000" w:rsidRPr="00000000">
        <w:rPr>
          <w:rtl w:val="0"/>
        </w:rPr>
        <w:t xml:space="preserve">    Pushing herself up from the floor, Praew felt Wannii’s gooey, half-rotted skin smear along her arm and both her palms, leaving a cold, slimy trail, like blood tofu slithering down the throat.</w:t>
      </w:r>
    </w:p>
    <w:p w:rsidR="00000000" w:rsidDel="00000000" w:rsidP="00000000" w:rsidRDefault="00000000" w:rsidRPr="00000000" w14:paraId="00000F36">
      <w:pPr>
        <w:spacing w:after="0" w:before="0" w:line="480" w:lineRule="auto"/>
        <w:ind w:left="720" w:firstLine="720"/>
        <w:rPr/>
      </w:pPr>
      <w:r w:rsidDel="00000000" w:rsidR="00000000" w:rsidRPr="00000000">
        <w:rPr>
          <w:rtl w:val="0"/>
        </w:rPr>
        <w:t xml:space="preserve">     Staggering forward, she awkwardly caught Junya’s wrist with both her shackled hands and pulled. The slime on Praew’s hands coated Junya’s homemade protection bracelet, making it slick. As the guard pulled on Junya’s other arm, the bracelet rolled down her wrist and slipped over her hand. Praew’s grip finally broke when the bracelet slipped off Junya’s fingers and launched into the air.</w:t>
      </w:r>
    </w:p>
    <w:p w:rsidR="00000000" w:rsidDel="00000000" w:rsidP="00000000" w:rsidRDefault="00000000" w:rsidRPr="00000000" w14:paraId="00000F37">
      <w:pPr>
        <w:spacing w:after="0" w:before="0" w:line="480" w:lineRule="auto"/>
        <w:ind w:left="720" w:firstLine="720"/>
        <w:rPr/>
      </w:pPr>
      <w:r w:rsidDel="00000000" w:rsidR="00000000" w:rsidRPr="00000000">
        <w:rPr>
          <w:rtl w:val="0"/>
        </w:rPr>
        <w:t xml:space="preserve">    Praew’s feet slipped out from under her, and she landed on the ground hard.</w:t>
      </w:r>
    </w:p>
    <w:p w:rsidR="00000000" w:rsidDel="00000000" w:rsidP="00000000" w:rsidRDefault="00000000" w:rsidRPr="00000000" w14:paraId="00000F38">
      <w:pPr>
        <w:spacing w:after="0" w:before="0" w:line="480" w:lineRule="auto"/>
        <w:ind w:left="720" w:firstLine="720"/>
        <w:rPr/>
      </w:pPr>
      <w:r w:rsidDel="00000000" w:rsidR="00000000" w:rsidRPr="00000000">
        <w:rPr>
          <w:rtl w:val="0"/>
        </w:rPr>
        <w:t xml:space="preserve">    The guard dragged Junya toward the cell exit.</w:t>
      </w:r>
    </w:p>
    <w:p w:rsidR="00000000" w:rsidDel="00000000" w:rsidP="00000000" w:rsidRDefault="00000000" w:rsidRPr="00000000" w14:paraId="00000F39">
      <w:pPr>
        <w:spacing w:after="0" w:before="0" w:line="480" w:lineRule="auto"/>
        <w:ind w:left="720" w:firstLine="720"/>
        <w:rPr/>
      </w:pPr>
      <w:r w:rsidDel="00000000" w:rsidR="00000000" w:rsidRPr="00000000">
        <w:rPr>
          <w:rtl w:val="0"/>
        </w:rPr>
        <w:t xml:space="preserve">    Praew scrambled to get back up, but the door slammed shut in her face.</w:t>
      </w:r>
    </w:p>
    <w:p w:rsidR="00000000" w:rsidDel="00000000" w:rsidP="00000000" w:rsidRDefault="00000000" w:rsidRPr="00000000" w14:paraId="00000F3A">
      <w:pPr>
        <w:spacing w:after="0" w:before="0" w:line="480" w:lineRule="auto"/>
        <w:ind w:left="720" w:firstLine="720"/>
        <w:rPr/>
      </w:pPr>
      <w:r w:rsidDel="00000000" w:rsidR="00000000" w:rsidRPr="00000000">
        <w:rPr>
          <w:rtl w:val="0"/>
        </w:rPr>
        <w:t xml:space="preserve">    “No, please! I’ll be good! Please don’t take me!” Junya’s voice strained with panic.</w:t>
      </w:r>
    </w:p>
    <w:p w:rsidR="00000000" w:rsidDel="00000000" w:rsidP="00000000" w:rsidRDefault="00000000" w:rsidRPr="00000000" w14:paraId="00000F3B">
      <w:pPr>
        <w:spacing w:after="0" w:before="0" w:line="480" w:lineRule="auto"/>
        <w:ind w:left="720" w:firstLine="720"/>
        <w:rPr/>
      </w:pPr>
      <w:r w:rsidDel="00000000" w:rsidR="00000000" w:rsidRPr="00000000">
        <w:rPr>
          <w:rtl w:val="0"/>
        </w:rPr>
        <w:t xml:space="preserve">    A pillar blocked Praew’s view until something clattered into sight. The guard’s mask skidded across the floor and stopped just short of her cell.</w:t>
      </w:r>
    </w:p>
    <w:p w:rsidR="00000000" w:rsidDel="00000000" w:rsidP="00000000" w:rsidRDefault="00000000" w:rsidRPr="00000000" w14:paraId="00000F3C">
      <w:pPr>
        <w:spacing w:after="0" w:before="0" w:line="480" w:lineRule="auto"/>
        <w:ind w:left="720" w:firstLine="720"/>
        <w:rPr/>
      </w:pPr>
      <w:r w:rsidDel="00000000" w:rsidR="00000000" w:rsidRPr="00000000">
        <w:rPr>
          <w:rtl w:val="0"/>
        </w:rPr>
        <w:t xml:space="preserve">    “Please, please—Wannii? You’re okay! But… but how? I thought—” Junya’s voice was cut off by the slam of a distant stone door.</w:t>
      </w:r>
    </w:p>
    <w:p w:rsidR="00000000" w:rsidDel="00000000" w:rsidP="00000000" w:rsidRDefault="00000000" w:rsidRPr="00000000" w14:paraId="00000F3D">
      <w:pPr>
        <w:spacing w:after="0" w:before="0" w:line="480" w:lineRule="auto"/>
        <w:ind w:left="720" w:firstLine="720"/>
        <w:rPr/>
      </w:pPr>
      <w:r w:rsidDel="00000000" w:rsidR="00000000" w:rsidRPr="00000000">
        <w:rPr>
          <w:rtl w:val="0"/>
        </w:rPr>
        <w:t xml:space="preserve">    Praew stood there, shaking. She picked up the bracelet lying on the floor</w:t>
      </w:r>
      <w:r w:rsidDel="00000000" w:rsidR="00000000" w:rsidRPr="00000000">
        <w:rPr>
          <w:rtl w:val="0"/>
        </w:rPr>
        <w:t xml:space="preserve">. A counterfeit BoltStone for protection. </w:t>
      </w:r>
      <w:r w:rsidDel="00000000" w:rsidR="00000000" w:rsidRPr="00000000">
        <w:rPr>
          <w:rtl w:val="0"/>
        </w:rPr>
        <w:t xml:space="preserve">Yet it had done nothing for Junya when she needed it most.</w:t>
      </w:r>
    </w:p>
    <w:p w:rsidR="00000000" w:rsidDel="00000000" w:rsidP="00000000" w:rsidRDefault="00000000" w:rsidRPr="00000000" w14:paraId="00000F3E">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No… I failed to protect Junya when she needed me most. </w:t>
      </w:r>
    </w:p>
    <w:p w:rsidR="00000000" w:rsidDel="00000000" w:rsidP="00000000" w:rsidRDefault="00000000" w:rsidRPr="00000000" w14:paraId="00000F3F">
      <w:pPr>
        <w:spacing w:after="0" w:before="0" w:line="480" w:lineRule="auto"/>
        <w:ind w:left="720" w:firstLine="720"/>
        <w:rPr>
          <w:i w:val="1"/>
          <w:iCs w:val="1"/>
        </w:rPr>
      </w:pPr>
      <w:r w:rsidDel="00000000" w:rsidR="00000000" w:rsidRPr="00000000">
        <w:rPr>
          <w:rtl w:val="0"/>
        </w:rPr>
        <w:t xml:space="preserve">     Bracelet still in her hands, she slipped it on as a reminder of her own failure.</w:t>
      </w:r>
      <w:r w:rsidDel="00000000" w:rsidR="00000000" w:rsidRPr="00000000">
        <w:rPr>
          <w:rtl w:val="0"/>
        </w:rPr>
      </w:r>
    </w:p>
    <w:p w:rsidR="00000000" w:rsidDel="00000000" w:rsidP="00000000" w:rsidRDefault="00000000" w:rsidRPr="00000000" w14:paraId="00000F40">
      <w:pPr>
        <w:spacing w:after="0" w:before="0" w:line="480" w:lineRule="auto"/>
        <w:ind w:left="720" w:firstLine="720"/>
        <w:rPr/>
      </w:pPr>
      <w:r w:rsidDel="00000000" w:rsidR="00000000" w:rsidRPr="00000000">
        <w:rPr>
          <w:rtl w:val="0"/>
        </w:rPr>
        <w:t xml:space="preserve">    Junya’s screams cut through the silence.</w:t>
      </w:r>
    </w:p>
    <w:p w:rsidR="00000000" w:rsidDel="00000000" w:rsidP="00000000" w:rsidRDefault="00000000" w:rsidRPr="00000000" w14:paraId="00000F41">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 I’m so sorry, Junya. I fear I’ll be joining you soon, and I hope that in another life, you find peace. You deserve it more than anyone.</w:t>
      </w:r>
    </w:p>
    <w:p w:rsidR="00000000" w:rsidDel="00000000" w:rsidP="00000000" w:rsidRDefault="00000000" w:rsidRPr="00000000" w14:paraId="00000F42">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Mai, Haldric, you’ll take care of my family, right? Just… don’t come looking for me.</w:t>
      </w:r>
    </w:p>
    <w:p w:rsidR="00000000" w:rsidDel="00000000" w:rsidP="00000000" w:rsidRDefault="00000000" w:rsidRPr="00000000" w14:paraId="00000F43">
      <w:pPr>
        <w:spacing w:after="0" w:before="0" w:line="480" w:lineRule="auto"/>
        <w:ind w:left="720" w:firstLine="720"/>
        <w:rPr/>
      </w:pPr>
      <w:r w:rsidDel="00000000" w:rsidR="00000000" w:rsidRPr="00000000">
        <w:rPr>
          <w:rtl w:val="0"/>
        </w:rPr>
      </w:r>
    </w:p>
    <w:p w:rsidR="00000000" w:rsidDel="00000000" w:rsidP="00000000" w:rsidRDefault="00000000" w:rsidRPr="00000000" w14:paraId="00000F44">
      <w:pPr>
        <w:spacing w:after="0" w:before="0" w:line="480" w:lineRule="auto"/>
        <w:ind w:left="720" w:firstLine="720"/>
        <w:rPr/>
      </w:pPr>
      <w:r w:rsidDel="00000000" w:rsidR="00000000" w:rsidRPr="00000000">
        <w:br w:type="page"/>
      </w:r>
      <w:r w:rsidDel="00000000" w:rsidR="00000000" w:rsidRPr="00000000">
        <w:rPr>
          <w:rtl w:val="0"/>
        </w:rPr>
      </w:r>
    </w:p>
    <w:p w:rsidR="00000000" w:rsidDel="00000000" w:rsidP="00000000" w:rsidRDefault="00000000" w:rsidRPr="00000000" w14:paraId="00000F45">
      <w:pPr>
        <w:spacing w:before="0" w:line="480" w:lineRule="auto"/>
        <w:ind w:left="720" w:firstLine="720"/>
        <w:rPr/>
      </w:pPr>
      <w:r w:rsidDel="00000000" w:rsidR="00000000" w:rsidRPr="00000000">
        <w:rPr>
          <w:rtl w:val="0"/>
        </w:rPr>
      </w:r>
    </w:p>
    <w:p w:rsidR="00000000" w:rsidDel="00000000" w:rsidP="00000000" w:rsidRDefault="00000000" w:rsidRPr="00000000" w14:paraId="00000F46">
      <w:pPr>
        <w:pStyle w:val="Heading2"/>
        <w:spacing w:after="0" w:before="240" w:line="480" w:lineRule="auto"/>
        <w:ind w:left="720" w:firstLine="720"/>
        <w:jc w:val="center"/>
        <w:rPr/>
      </w:pPr>
      <w:bookmarkStart w:colFirst="0" w:colLast="0" w:name="_heading=h.f6c0ikrfgmn9" w:id="16"/>
      <w:bookmarkEnd w:id="16"/>
      <w:r w:rsidDel="00000000" w:rsidR="00000000" w:rsidRPr="00000000">
        <w:rPr>
          <w:rtl w:val="0"/>
        </w:rPr>
        <w:t xml:space="preserve">Chapter 16 - The Embedding</w:t>
      </w:r>
    </w:p>
    <w:p w:rsidR="00000000" w:rsidDel="00000000" w:rsidP="00000000" w:rsidRDefault="00000000" w:rsidRPr="00000000" w14:paraId="00000F47">
      <w:pPr>
        <w:spacing w:after="0" w:before="240" w:line="480" w:lineRule="auto"/>
        <w:ind w:left="720" w:firstLine="720"/>
        <w:jc w:val="center"/>
        <w:rPr>
          <w:i w:val="1"/>
          <w:iCs w:val="1"/>
        </w:rPr>
      </w:pPr>
      <w:r w:rsidDel="00000000" w:rsidR="00000000" w:rsidRPr="00000000">
        <w:rPr>
          <w:rtl w:val="0"/>
        </w:rPr>
      </w:r>
    </w:p>
    <w:p w:rsidR="00000000" w:rsidDel="00000000" w:rsidP="00000000" w:rsidRDefault="00000000" w:rsidRPr="00000000" w14:paraId="00000F48">
      <w:pPr>
        <w:spacing w:after="0" w:before="0" w:line="480" w:lineRule="auto"/>
        <w:ind w:left="720" w:firstLine="720"/>
        <w:jc w:val="center"/>
        <w:rPr>
          <w:i w:val="1"/>
          <w:iCs w:val="1"/>
        </w:rPr>
      </w:pPr>
      <w:r w:rsidDel="00000000" w:rsidR="00000000" w:rsidRPr="00000000">
        <w:rPr>
          <w:i w:val="1"/>
          <w:iCs w:val="1"/>
          <w:rtl w:val="0"/>
        </w:rPr>
        <w:t xml:space="preserve">“I do not know the outcome, but I know one thing.”</w:t>
      </w:r>
    </w:p>
    <w:p w:rsidR="00000000" w:rsidDel="00000000" w:rsidP="00000000" w:rsidRDefault="00000000" w:rsidRPr="00000000" w14:paraId="00000F49">
      <w:pPr>
        <w:spacing w:after="0" w:before="0" w:line="480" w:lineRule="auto"/>
        <w:ind w:left="720" w:firstLine="720"/>
        <w:jc w:val="center"/>
        <w:rPr>
          <w:i w:val="1"/>
          <w:iCs w:val="1"/>
        </w:rPr>
      </w:pPr>
      <w:r w:rsidDel="00000000" w:rsidR="00000000" w:rsidRPr="00000000">
        <w:rPr>
          <w:rtl w:val="0"/>
        </w:rPr>
      </w:r>
    </w:p>
    <w:p w:rsidR="00000000" w:rsidDel="00000000" w:rsidP="00000000" w:rsidRDefault="00000000" w:rsidRPr="00000000" w14:paraId="00000F4A">
      <w:pPr>
        <w:spacing w:after="0" w:before="0" w:line="480" w:lineRule="auto"/>
        <w:ind w:left="720" w:firstLine="720"/>
        <w:rPr/>
      </w:pPr>
      <w:r w:rsidDel="00000000" w:rsidR="00000000" w:rsidRPr="00000000">
        <w:rPr>
          <w:rtl w:val="0"/>
        </w:rPr>
        <w:t xml:space="preserve">“Let me get this straight," Godric said. "You used the Heir Archon master key to access the infirmary's classified medical records. That’s how you learned about my foot, and that’s all you actually know?”</w:t>
      </w:r>
    </w:p>
    <w:p w:rsidR="00000000" w:rsidDel="00000000" w:rsidP="00000000" w:rsidRDefault="00000000" w:rsidRPr="00000000" w14:paraId="00000F4B">
      <w:pPr>
        <w:spacing w:after="0" w:before="0" w:line="480" w:lineRule="auto"/>
        <w:ind w:left="720" w:firstLine="720"/>
        <w:rPr/>
      </w:pPr>
      <w:r w:rsidDel="00000000" w:rsidR="00000000" w:rsidRPr="00000000">
        <w:rPr>
          <w:rtl w:val="0"/>
        </w:rPr>
        <w:t xml:space="preserve">     </w:t>
      </w:r>
      <w:sdt>
        <w:sdtPr>
          <w:id w:val="2013962406"/>
          <w:tag w:val="goog_rdk_144"/>
        </w:sdtPr>
        <w:sdtContent>
          <w:commentRangeStart w:id="74"/>
        </w:sdtContent>
      </w:sdt>
      <w:r w:rsidDel="00000000" w:rsidR="00000000" w:rsidRPr="00000000">
        <w:rPr>
          <w:rtl w:val="0"/>
        </w:rPr>
        <w:t xml:space="preserve">Haldric stared at the ceiling as blood pooled in his mouth</w:t>
      </w:r>
      <w:commentRangeEnd w:id="74"/>
      <w:r w:rsidDel="00000000" w:rsidR="00000000" w:rsidRPr="00000000">
        <w:commentReference w:id="74"/>
      </w:r>
      <w:r w:rsidDel="00000000" w:rsidR="00000000" w:rsidRPr="00000000">
        <w:rPr>
          <w:rtl w:val="0"/>
        </w:rPr>
        <w:t xml:space="preserve">, thick and bitter. He spat, the dark smear hitting the stone as he forced himself to sit upright. “Yeah,” he said weakly.</w:t>
      </w:r>
    </w:p>
    <w:p w:rsidR="00000000" w:rsidDel="00000000" w:rsidP="00000000" w:rsidRDefault="00000000" w:rsidRPr="00000000" w14:paraId="00000F4C">
      <w:pPr>
        <w:spacing w:after="0" w:before="0" w:line="480" w:lineRule="auto"/>
        <w:ind w:left="720" w:firstLine="720"/>
        <w:rPr/>
      </w:pPr>
      <w:r w:rsidDel="00000000" w:rsidR="00000000" w:rsidRPr="00000000">
        <w:rPr>
          <w:rtl w:val="0"/>
        </w:rPr>
        <w:t xml:space="preserve">    His ribs burned, his jaw throbbed, and his entire body ached as if the stone itself had punished him.</w:t>
      </w:r>
    </w:p>
    <w:p w:rsidR="00000000" w:rsidDel="00000000" w:rsidP="00000000" w:rsidRDefault="00000000" w:rsidRPr="00000000" w14:paraId="00000F4D">
      <w:pPr>
        <w:spacing w:after="0" w:before="0" w:line="480" w:lineRule="auto"/>
        <w:ind w:left="720" w:firstLine="720"/>
        <w:rPr/>
      </w:pPr>
      <w:r w:rsidDel="00000000" w:rsidR="00000000" w:rsidRPr="00000000">
        <w:rPr>
          <w:rtl w:val="0"/>
        </w:rPr>
        <w:t xml:space="preserve">    A boot nudged his leg. “Get up,” Godric said.</w:t>
      </w:r>
    </w:p>
    <w:p w:rsidR="00000000" w:rsidDel="00000000" w:rsidP="00000000" w:rsidRDefault="00000000" w:rsidRPr="00000000" w14:paraId="00000F4E">
      <w:pPr>
        <w:spacing w:after="0" w:before="0" w:line="480" w:lineRule="auto"/>
        <w:ind w:left="720" w:firstLine="720"/>
        <w:rPr/>
      </w:pPr>
      <w:r w:rsidDel="00000000" w:rsidR="00000000" w:rsidRPr="00000000">
        <w:rPr>
          <w:rtl w:val="0"/>
        </w:rPr>
        <w:t xml:space="preserve">    Haldric blinked through the blur. Godric stood over him, arms crossed, back to that calm demeanor and the same maddening, persistent look of disappointment.</w:t>
      </w:r>
    </w:p>
    <w:p w:rsidR="00000000" w:rsidDel="00000000" w:rsidP="00000000" w:rsidRDefault="00000000" w:rsidRPr="00000000" w14:paraId="00000F4F">
      <w:pPr>
        <w:spacing w:after="0" w:before="0" w:line="480" w:lineRule="auto"/>
        <w:ind w:left="720" w:firstLine="720"/>
        <w:rPr/>
      </w:pPr>
      <w:r w:rsidDel="00000000" w:rsidR="00000000" w:rsidRPr="00000000">
        <w:rPr>
          <w:rtl w:val="0"/>
        </w:rPr>
        <w:t xml:space="preserve">    Haldric hated that look. He tried to push himself up, ignoring the pulse of pain that followed. </w:t>
      </w:r>
    </w:p>
    <w:p w:rsidR="00000000" w:rsidDel="00000000" w:rsidP="00000000" w:rsidRDefault="00000000" w:rsidRPr="00000000" w14:paraId="00000F50">
      <w:pPr>
        <w:spacing w:after="0" w:before="0" w:line="480" w:lineRule="auto"/>
        <w:ind w:left="720" w:firstLine="720"/>
        <w:rPr/>
      </w:pPr>
      <w:r w:rsidDel="00000000" w:rsidR="00000000" w:rsidRPr="00000000">
        <w:rPr>
          <w:rtl w:val="0"/>
        </w:rPr>
        <w:t xml:space="preserve">    Godric watched him struggle but made no move to help. “Bolting Archons,” he muttered, “they’re always the same. The way Praew spoke of you, I expected more. Bolting girl never did know how to trust the right people.”</w:t>
      </w:r>
    </w:p>
    <w:p w:rsidR="00000000" w:rsidDel="00000000" w:rsidP="00000000" w:rsidRDefault="00000000" w:rsidRPr="00000000" w14:paraId="00000F51">
      <w:pPr>
        <w:spacing w:after="0" w:before="0" w:line="480" w:lineRule="auto"/>
        <w:ind w:left="720" w:firstLine="720"/>
        <w:rPr/>
      </w:pPr>
      <w:r w:rsidDel="00000000" w:rsidR="00000000" w:rsidRPr="00000000">
        <w:rPr>
          <w:rtl w:val="0"/>
        </w:rPr>
        <w:t xml:space="preserve">    Haldric froze. </w:t>
      </w:r>
    </w:p>
    <w:p w:rsidR="00000000" w:rsidDel="00000000" w:rsidP="00000000" w:rsidRDefault="00000000" w:rsidRPr="00000000" w14:paraId="00000F52">
      <w:pPr>
        <w:spacing w:after="0" w:before="0" w:line="480" w:lineRule="auto"/>
        <w:ind w:left="720" w:firstLine="720"/>
        <w:rPr/>
      </w:pPr>
      <w:r w:rsidDel="00000000" w:rsidR="00000000" w:rsidRPr="00000000">
        <w:rPr>
          <w:rtl w:val="0"/>
        </w:rPr>
        <w:t xml:space="preserve">   Godric shook his head. “She thought I was making my students disappear. Threatened me, actually. Said if anything happened to her, you’d be the one coming for her.”</w:t>
      </w:r>
    </w:p>
    <w:p w:rsidR="00000000" w:rsidDel="00000000" w:rsidP="00000000" w:rsidRDefault="00000000" w:rsidRPr="00000000" w14:paraId="00000F53">
      <w:pPr>
        <w:spacing w:after="0" w:before="0" w:line="480" w:lineRule="auto"/>
        <w:ind w:left="720" w:firstLine="720"/>
        <w:rPr/>
      </w:pPr>
      <w:r w:rsidDel="00000000" w:rsidR="00000000" w:rsidRPr="00000000">
        <w:rPr>
          <w:rtl w:val="0"/>
        </w:rPr>
        <w:t xml:space="preserve">    Haldric’s heart slammed against his ribs.</w:t>
      </w:r>
    </w:p>
    <w:p w:rsidR="00000000" w:rsidDel="00000000" w:rsidP="00000000" w:rsidRDefault="00000000" w:rsidRPr="00000000" w14:paraId="00000F54">
      <w:pPr>
        <w:spacing w:after="0" w:before="0" w:line="480" w:lineRule="auto"/>
        <w:ind w:left="720" w:firstLine="720"/>
        <w:rPr/>
      </w:pPr>
      <w:r w:rsidDel="00000000" w:rsidR="00000000" w:rsidRPr="00000000">
        <w:rPr>
          <w:rtl w:val="0"/>
        </w:rPr>
        <w:t xml:space="preserve">    Godric sighed. “I didn’t take the bolting girls, but I’ve been trying to track down who did.”</w:t>
      </w:r>
    </w:p>
    <w:p w:rsidR="00000000" w:rsidDel="00000000" w:rsidP="00000000" w:rsidRDefault="00000000" w:rsidRPr="00000000" w14:paraId="00000F55">
      <w:pPr>
        <w:spacing w:after="0" w:before="0" w:line="480" w:lineRule="auto"/>
        <w:ind w:left="720" w:firstLine="720"/>
        <w:rPr/>
      </w:pPr>
      <w:r w:rsidDel="00000000" w:rsidR="00000000" w:rsidRPr="00000000">
        <w:rPr>
          <w:rtl w:val="0"/>
        </w:rPr>
        <w:t xml:space="preserve">    “What?” Haldric coughed, his chest tightening. “Why didn’t you lead with that?”</w:t>
      </w:r>
    </w:p>
    <w:p w:rsidR="00000000" w:rsidDel="00000000" w:rsidP="00000000" w:rsidRDefault="00000000" w:rsidRPr="00000000" w14:paraId="00000F56">
      <w:pPr>
        <w:spacing w:after="0" w:before="0" w:line="480" w:lineRule="auto"/>
        <w:ind w:left="720" w:firstLine="720"/>
        <w:rPr/>
      </w:pPr>
      <w:sdt>
        <w:sdtPr>
          <w:id w:val="-1568567314"/>
          <w:tag w:val="goog_rdk_145"/>
        </w:sdtPr>
        <w:sdtContent>
          <w:commentRangeStart w:id="75"/>
        </w:sdtContent>
      </w:sdt>
      <w:r w:rsidDel="00000000" w:rsidR="00000000" w:rsidRPr="00000000">
        <w:rPr>
          <w:rtl w:val="0"/>
        </w:rPr>
        <w:t xml:space="preserve">    Godric scoffed. “Says the guy who hit first, asked questions later? I’ve seen a Tarnox in heat with more wisdom on a battlefield than you.”</w:t>
      </w:r>
      <w:commentRangeEnd w:id="75"/>
      <w:r w:rsidDel="00000000" w:rsidR="00000000" w:rsidRPr="00000000">
        <w:commentReference w:id="75"/>
      </w:r>
      <w:r w:rsidDel="00000000" w:rsidR="00000000" w:rsidRPr="00000000">
        <w:rPr>
          <w:rtl w:val="0"/>
        </w:rPr>
      </w:r>
    </w:p>
    <w:p w:rsidR="00000000" w:rsidDel="00000000" w:rsidP="00000000" w:rsidRDefault="00000000" w:rsidRPr="00000000" w14:paraId="00000F57">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Sad thing is, he probably has,</w:t>
      </w:r>
      <w:r w:rsidDel="00000000" w:rsidR="00000000" w:rsidRPr="00000000">
        <w:rPr>
          <w:rtl w:val="0"/>
        </w:rPr>
        <w:t xml:space="preserve"> Haldric thought.</w:t>
      </w:r>
    </w:p>
    <w:p w:rsidR="00000000" w:rsidDel="00000000" w:rsidP="00000000" w:rsidRDefault="00000000" w:rsidRPr="00000000" w14:paraId="00000F58">
      <w:pPr>
        <w:spacing w:after="0" w:before="0" w:line="480" w:lineRule="auto"/>
        <w:ind w:left="720" w:firstLine="720"/>
        <w:rPr/>
      </w:pPr>
      <w:r w:rsidDel="00000000" w:rsidR="00000000" w:rsidRPr="00000000">
        <w:rPr>
          <w:rtl w:val="0"/>
        </w:rPr>
        <w:t xml:space="preserve">    Godric’s jaw tightened slightly. “Problem is, I can’t find them.” He shook his head. “I searched all of the Fourth Floor. No sign of them, except…” His voice lowered. “I could hear faint screaming from below it.”</w:t>
      </w:r>
    </w:p>
    <w:p w:rsidR="00000000" w:rsidDel="00000000" w:rsidP="00000000" w:rsidRDefault="00000000" w:rsidRPr="00000000" w14:paraId="00000F59">
      <w:pPr>
        <w:spacing w:after="0" w:before="0" w:line="480" w:lineRule="auto"/>
        <w:ind w:left="720" w:firstLine="720"/>
        <w:rPr/>
      </w:pPr>
      <w:r w:rsidDel="00000000" w:rsidR="00000000" w:rsidRPr="00000000">
        <w:rPr>
          <w:rtl w:val="0"/>
        </w:rPr>
        <w:t xml:space="preserve">      “Wait,” Haldric said slowly. “Who was the person you put into a coma last night? All their information was redacted.”</w:t>
      </w:r>
    </w:p>
    <w:p w:rsidR="00000000" w:rsidDel="00000000" w:rsidP="00000000" w:rsidRDefault="00000000" w:rsidRPr="00000000" w14:paraId="00000F5A">
      <w:pPr>
        <w:spacing w:after="0" w:before="0" w:line="480" w:lineRule="auto"/>
        <w:ind w:left="720" w:firstLine="720"/>
        <w:rPr/>
      </w:pPr>
      <w:r w:rsidDel="00000000" w:rsidR="00000000" w:rsidRPr="00000000">
        <w:rPr>
          <w:rtl w:val="0"/>
        </w:rPr>
        <w:t xml:space="preserve">  Godric looked at him. “That,” he said, “was the deadliest person in the city. And I wasn’t the one who put her in that coma.”</w:t>
      </w:r>
    </w:p>
    <w:p w:rsidR="00000000" w:rsidDel="00000000" w:rsidP="00000000" w:rsidRDefault="00000000" w:rsidRPr="00000000" w14:paraId="00000F5B">
      <w:pPr>
        <w:spacing w:after="0" w:before="0" w:line="480" w:lineRule="auto"/>
        <w:ind w:left="720" w:firstLine="720"/>
        <w:rPr/>
      </w:pPr>
      <w:r w:rsidDel="00000000" w:rsidR="00000000" w:rsidRPr="00000000">
        <w:rPr>
          <w:rtl w:val="0"/>
        </w:rPr>
        <w:t xml:space="preserve">  “Wait, then who did?”</w:t>
      </w:r>
    </w:p>
    <w:p w:rsidR="00000000" w:rsidDel="00000000" w:rsidP="00000000" w:rsidRDefault="00000000" w:rsidRPr="00000000" w14:paraId="00000F5C">
      <w:pPr>
        <w:spacing w:after="0" w:before="0" w:line="480" w:lineRule="auto"/>
        <w:ind w:left="720" w:firstLine="720"/>
        <w:rPr/>
      </w:pPr>
      <w:r w:rsidDel="00000000" w:rsidR="00000000" w:rsidRPr="00000000">
        <w:rPr>
          <w:rtl w:val="0"/>
        </w:rPr>
        <w:t xml:space="preserve">  Godric shook his head. “I don’t know. And that’s what worries me.”</w:t>
      </w:r>
    </w:p>
    <w:p w:rsidR="00000000" w:rsidDel="00000000" w:rsidP="00000000" w:rsidRDefault="00000000" w:rsidRPr="00000000" w14:paraId="00000F5D">
      <w:pPr>
        <w:spacing w:after="0" w:before="0" w:line="480" w:lineRule="auto"/>
        <w:ind w:left="720" w:firstLine="720"/>
        <w:rPr/>
      </w:pPr>
      <w:r w:rsidDel="00000000" w:rsidR="00000000" w:rsidRPr="00000000">
        <w:rPr>
          <w:rtl w:val="0"/>
        </w:rPr>
        <w:t xml:space="preserve">       Haldric felt a chill. Praew was caught up in something far more dangerous than he had ever realized. And if Godric had heard screams from below the Fourth Floor,</w:t>
      </w:r>
    </w:p>
    <w:p w:rsidR="00000000" w:rsidDel="00000000" w:rsidP="00000000" w:rsidRDefault="00000000" w:rsidRPr="00000000" w14:paraId="00000F5E">
      <w:pPr>
        <w:spacing w:after="0" w:before="0" w:line="480" w:lineRule="auto"/>
        <w:ind w:left="720" w:firstLine="720"/>
        <w:rPr>
          <w:i w:val="1"/>
          <w:iCs w:val="1"/>
        </w:rPr>
      </w:pPr>
      <w:r w:rsidDel="00000000" w:rsidR="00000000" w:rsidRPr="00000000">
        <w:rPr>
          <w:rtl w:val="0"/>
        </w:rPr>
        <w:t xml:space="preserve">    Haldric stiffened. </w:t>
      </w:r>
      <w:r w:rsidDel="00000000" w:rsidR="00000000" w:rsidRPr="00000000">
        <w:rPr>
          <w:i w:val="1"/>
          <w:iCs w:val="1"/>
          <w:rtl w:val="0"/>
        </w:rPr>
        <w:t xml:space="preserve">That could only mean…</w:t>
      </w:r>
    </w:p>
    <w:p w:rsidR="00000000" w:rsidDel="00000000" w:rsidP="00000000" w:rsidRDefault="00000000" w:rsidRPr="00000000" w14:paraId="00000F5F">
      <w:pPr>
        <w:spacing w:after="0" w:before="0" w:line="480" w:lineRule="auto"/>
        <w:ind w:left="720" w:firstLine="720"/>
        <w:rPr/>
      </w:pPr>
      <w:r w:rsidDel="00000000" w:rsidR="00000000" w:rsidRPr="00000000">
        <w:rPr>
          <w:rtl w:val="0"/>
        </w:rPr>
        <w:t xml:space="preserve">    “There’s a Fifth Floor,” he breathed.</w:t>
      </w:r>
    </w:p>
    <w:p w:rsidR="00000000" w:rsidDel="00000000" w:rsidP="00000000" w:rsidRDefault="00000000" w:rsidRPr="00000000" w14:paraId="00000F60">
      <w:pPr>
        <w:spacing w:after="0" w:before="0" w:line="480" w:lineRule="auto"/>
        <w:ind w:left="720" w:firstLine="720"/>
        <w:rPr/>
      </w:pPr>
      <w:r w:rsidDel="00000000" w:rsidR="00000000" w:rsidRPr="00000000">
        <w:rPr>
          <w:rtl w:val="0"/>
        </w:rPr>
        <w:t xml:space="preserve">    Godric nodded. “I can’t find the entrance to it. There must be a hidden passageway somewhere.”</w:t>
      </w:r>
    </w:p>
    <w:p w:rsidR="00000000" w:rsidDel="00000000" w:rsidP="00000000" w:rsidRDefault="00000000" w:rsidRPr="00000000" w14:paraId="00000F61">
      <w:pPr>
        <w:spacing w:after="0" w:before="0" w:line="480" w:lineRule="auto"/>
        <w:ind w:left="720" w:firstLine="720"/>
        <w:rPr/>
      </w:pPr>
      <w:r w:rsidDel="00000000" w:rsidR="00000000" w:rsidRPr="00000000">
        <w:rPr>
          <w:rtl w:val="0"/>
        </w:rPr>
        <w:t xml:space="preserve">    Haldric’s pulse hammered. A secret passageway. An undisclosed location. Something clicked in his mind. A place. A possibility. A sickening certainty he didn’t want to have.</w:t>
      </w:r>
    </w:p>
    <w:p w:rsidR="00000000" w:rsidDel="00000000" w:rsidP="00000000" w:rsidRDefault="00000000" w:rsidRPr="00000000" w14:paraId="00000F62">
      <w:pPr>
        <w:spacing w:after="0" w:before="0" w:line="480" w:lineRule="auto"/>
        <w:ind w:left="720" w:firstLine="720"/>
        <w:rPr/>
      </w:pPr>
      <w:r w:rsidDel="00000000" w:rsidR="00000000" w:rsidRPr="00000000">
        <w:rPr>
          <w:rtl w:val="0"/>
        </w:rPr>
        <w:t xml:space="preserve">    He hoped he was wrong.</w:t>
      </w:r>
    </w:p>
    <w:p w:rsidR="00000000" w:rsidDel="00000000" w:rsidP="00000000" w:rsidRDefault="00000000" w:rsidRPr="00000000" w14:paraId="00000F63">
      <w:pPr>
        <w:spacing w:after="0" w:before="0" w:line="480" w:lineRule="auto"/>
        <w:ind w:left="720" w:firstLine="720"/>
        <w:rPr/>
      </w:pPr>
      <w:r w:rsidDel="00000000" w:rsidR="00000000" w:rsidRPr="00000000">
        <w:rPr>
          <w:rtl w:val="0"/>
        </w:rPr>
        <w:t xml:space="preserve">    He really, really hoped he was wrong. But, well, he wouldn’t be surprised at this point.</w:t>
      </w:r>
    </w:p>
    <w:p w:rsidR="00000000" w:rsidDel="00000000" w:rsidP="00000000" w:rsidRDefault="00000000" w:rsidRPr="00000000" w14:paraId="00000F64">
      <w:pPr>
        <w:spacing w:after="0" w:before="0" w:line="480" w:lineRule="auto"/>
        <w:ind w:left="720" w:firstLine="720"/>
        <w:rPr/>
      </w:pPr>
      <w:r w:rsidDel="00000000" w:rsidR="00000000" w:rsidRPr="00000000">
        <w:rPr>
          <w:rtl w:val="0"/>
        </w:rPr>
        <w:t xml:space="preserve">    He forced himself to his feet, pushing past the pain. There was no time for exhaustion. No time for hesitation. He had to move. He had to find her.</w:t>
      </w:r>
    </w:p>
    <w:p w:rsidR="00000000" w:rsidDel="00000000" w:rsidP="00000000" w:rsidRDefault="00000000" w:rsidRPr="00000000" w14:paraId="00000F65">
      <w:pPr>
        <w:spacing w:after="0" w:before="0" w:line="480" w:lineRule="auto"/>
        <w:ind w:left="720" w:firstLine="720"/>
        <w:rPr/>
      </w:pPr>
      <w:r w:rsidDel="00000000" w:rsidR="00000000" w:rsidRPr="00000000">
        <w:rPr>
          <w:rtl w:val="0"/>
        </w:rPr>
        <w:t xml:space="preserve">    Godric let out an exasperated sigh. “Yeah, yeah. I’ll go with you.”</w:t>
      </w:r>
    </w:p>
    <w:p w:rsidR="00000000" w:rsidDel="00000000" w:rsidP="00000000" w:rsidRDefault="00000000" w:rsidRPr="00000000" w14:paraId="00000F66">
      <w:pPr>
        <w:spacing w:after="0" w:before="0" w:line="480" w:lineRule="auto"/>
        <w:ind w:left="720" w:firstLine="720"/>
        <w:rPr/>
      </w:pPr>
      <w:r w:rsidDel="00000000" w:rsidR="00000000" w:rsidRPr="00000000">
        <w:rPr>
          <w:rtl w:val="0"/>
        </w:rPr>
        <w:t xml:space="preserve">    “You don’t have to—”</w:t>
      </w:r>
    </w:p>
    <w:p w:rsidR="00000000" w:rsidDel="00000000" w:rsidP="00000000" w:rsidRDefault="00000000" w:rsidRPr="00000000" w14:paraId="00000F67">
      <w:pPr>
        <w:spacing w:after="0" w:before="0" w:line="480" w:lineRule="auto"/>
        <w:ind w:left="720" w:firstLine="720"/>
        <w:rPr/>
      </w:pPr>
      <w:r w:rsidDel="00000000" w:rsidR="00000000" w:rsidRPr="00000000">
        <w:rPr>
          <w:rtl w:val="0"/>
        </w:rPr>
        <w:t xml:space="preserve">    “You’re only standing,” Godric cut in, “because I don’t enjoy beating up children. Do you think our kidnapper will show you the same mercy?” His towering figure looked down toward Haldric. “Don’t push your luck.” </w:t>
      </w:r>
    </w:p>
    <w:p w:rsidR="00000000" w:rsidDel="00000000" w:rsidP="00000000" w:rsidRDefault="00000000" w:rsidRPr="00000000" w14:paraId="00000F68">
      <w:pPr>
        <w:spacing w:after="0" w:before="0" w:line="480" w:lineRule="auto"/>
        <w:ind w:left="720" w:firstLine="720"/>
        <w:rPr/>
      </w:pPr>
      <w:r w:rsidDel="00000000" w:rsidR="00000000" w:rsidRPr="00000000">
        <w:rPr>
          <w:rtl w:val="0"/>
        </w:rPr>
        <w:t xml:space="preserve">    Haldric didn’t argue. He just started moving.</w:t>
      </w:r>
    </w:p>
    <w:p w:rsidR="00000000" w:rsidDel="00000000" w:rsidP="00000000" w:rsidRDefault="00000000" w:rsidRPr="00000000" w14:paraId="00000F69">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Please be okay, Praew!</w:t>
      </w:r>
    </w:p>
    <w:p w:rsidR="00000000" w:rsidDel="00000000" w:rsidP="00000000" w:rsidRDefault="00000000" w:rsidRPr="00000000" w14:paraId="00000F6A">
      <w:pPr>
        <w:spacing w:after="0" w:before="0" w:line="480" w:lineRule="auto"/>
        <w:ind w:left="720" w:firstLine="720"/>
        <w:rPr/>
      </w:pPr>
      <w:r w:rsidDel="00000000" w:rsidR="00000000" w:rsidRPr="00000000">
        <w:rPr>
          <w:rtl w:val="0"/>
        </w:rPr>
      </w:r>
    </w:p>
    <w:p w:rsidR="00000000" w:rsidDel="00000000" w:rsidP="00000000" w:rsidRDefault="00000000" w:rsidRPr="00000000" w14:paraId="00000F6B">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F6C">
      <w:pPr>
        <w:spacing w:after="0" w:before="0" w:line="480" w:lineRule="auto"/>
        <w:ind w:left="720" w:firstLine="720"/>
        <w:rPr/>
      </w:pPr>
      <w:r w:rsidDel="00000000" w:rsidR="00000000" w:rsidRPr="00000000">
        <w:rPr>
          <w:rtl w:val="0"/>
        </w:rPr>
        <w:t xml:space="preserve">The door slammed shut behind her.</w:t>
      </w:r>
    </w:p>
    <w:p w:rsidR="00000000" w:rsidDel="00000000" w:rsidP="00000000" w:rsidRDefault="00000000" w:rsidRPr="00000000" w14:paraId="00000F6D">
      <w:pPr>
        <w:spacing w:after="0" w:before="0" w:line="480" w:lineRule="auto"/>
        <w:ind w:left="720" w:firstLine="720"/>
        <w:rPr/>
      </w:pPr>
      <w:r w:rsidDel="00000000" w:rsidR="00000000" w:rsidRPr="00000000">
        <w:rPr>
          <w:rtl w:val="0"/>
        </w:rPr>
        <w:t xml:space="preserve">The room was bright. Too bright. Praew squinted as she was shoved inside; the sudden shift from darkness made her vision blur. The room was a stark contrast to the cells outside. It was far too clean and organized. Trays lined the walls, holding neatly rowed instruments she didn’t recognize. A stairway wound along the wall to a location she couldn’t make out within the harsh lights. At first, Praew thought she was in a medical chamber, but no. It was far too quiet.</w:t>
      </w:r>
    </w:p>
    <w:p w:rsidR="00000000" w:rsidDel="00000000" w:rsidP="00000000" w:rsidRDefault="00000000" w:rsidRPr="00000000" w14:paraId="00000F6E">
      <w:pPr>
        <w:spacing w:after="0" w:before="0" w:line="480" w:lineRule="auto"/>
        <w:ind w:left="720" w:firstLine="720"/>
        <w:rPr/>
      </w:pPr>
      <w:r w:rsidDel="00000000" w:rsidR="00000000" w:rsidRPr="00000000">
        <w:rPr>
          <w:rtl w:val="0"/>
        </w:rPr>
        <w:t xml:space="preserve">And then Praew saw her.</w:t>
      </w:r>
    </w:p>
    <w:p w:rsidR="00000000" w:rsidDel="00000000" w:rsidP="00000000" w:rsidRDefault="00000000" w:rsidRPr="00000000" w14:paraId="00000F6F">
      <w:pPr>
        <w:spacing w:after="0" w:before="0" w:line="480" w:lineRule="auto"/>
        <w:ind w:left="720" w:firstLine="720"/>
        <w:rPr/>
      </w:pPr>
      <w:r w:rsidDel="00000000" w:rsidR="00000000" w:rsidRPr="00000000">
        <w:rPr>
          <w:rtl w:val="0"/>
        </w:rPr>
        <w:t xml:space="preserve">Junya lay, eyes wide open, strapped to a nearly vertical polished stone slab with her arms splayed out, wrists bound in thick restraints. Her ankles and neck were tied down as well, so not even her soul could run away.</w:t>
      </w:r>
    </w:p>
    <w:p w:rsidR="00000000" w:rsidDel="00000000" w:rsidP="00000000" w:rsidRDefault="00000000" w:rsidRPr="00000000" w14:paraId="00000F70">
      <w:pPr>
        <w:spacing w:after="0" w:before="0" w:line="480" w:lineRule="auto"/>
        <w:ind w:left="720" w:firstLine="720"/>
        <w:rPr/>
      </w:pPr>
      <w:r w:rsidDel="00000000" w:rsidR="00000000" w:rsidRPr="00000000">
        <w:rPr>
          <w:rtl w:val="0"/>
        </w:rPr>
        <w:t xml:space="preserve">But that wasn’t what made Praew’s blood run cold.</w:t>
      </w:r>
    </w:p>
    <w:p w:rsidR="00000000" w:rsidDel="00000000" w:rsidP="00000000" w:rsidRDefault="00000000" w:rsidRPr="00000000" w14:paraId="00000F71">
      <w:pPr>
        <w:spacing w:after="0" w:before="0" w:line="480" w:lineRule="auto"/>
        <w:ind w:left="720" w:firstLine="720"/>
        <w:rPr/>
      </w:pPr>
      <w:r w:rsidDel="00000000" w:rsidR="00000000" w:rsidRPr="00000000">
        <w:rPr>
          <w:rtl w:val="0"/>
        </w:rPr>
        <w:t xml:space="preserve">Something was sticking out of Junya’s forehead.</w:t>
      </w:r>
    </w:p>
    <w:p w:rsidR="00000000" w:rsidDel="00000000" w:rsidP="00000000" w:rsidRDefault="00000000" w:rsidRPr="00000000" w14:paraId="00000F72">
      <w:pPr>
        <w:spacing w:after="0" w:before="0" w:line="480" w:lineRule="auto"/>
        <w:ind w:left="720" w:firstLine="720"/>
        <w:rPr/>
      </w:pPr>
      <w:r w:rsidDel="00000000" w:rsidR="00000000" w:rsidRPr="00000000">
        <w:rPr>
          <w:rtl w:val="0"/>
        </w:rPr>
        <w:t xml:space="preserve">A Sifaralith, embedded deep, pulsing with a sickly glow. Junya herself was still.</w:t>
      </w:r>
    </w:p>
    <w:p w:rsidR="00000000" w:rsidDel="00000000" w:rsidP="00000000" w:rsidRDefault="00000000" w:rsidRPr="00000000" w14:paraId="00000F73">
      <w:pPr>
        <w:spacing w:after="0" w:before="0" w:line="480" w:lineRule="auto"/>
        <w:ind w:left="720" w:firstLine="720"/>
        <w:rPr>
          <w:i w:val="1"/>
          <w:iCs w:val="1"/>
        </w:rPr>
      </w:pPr>
      <w:r w:rsidDel="00000000" w:rsidR="00000000" w:rsidRPr="00000000">
        <w:rPr>
          <w:i w:val="1"/>
          <w:iCs w:val="1"/>
          <w:rtl w:val="0"/>
        </w:rPr>
        <w:t xml:space="preserve">Was she already—?</w:t>
      </w:r>
    </w:p>
    <w:p w:rsidR="00000000" w:rsidDel="00000000" w:rsidP="00000000" w:rsidRDefault="00000000" w:rsidRPr="00000000" w14:paraId="00000F74">
      <w:pPr>
        <w:spacing w:after="0" w:before="0" w:line="480" w:lineRule="auto"/>
        <w:ind w:left="720" w:firstLine="720"/>
        <w:rPr/>
      </w:pPr>
      <w:r w:rsidDel="00000000" w:rsidR="00000000" w:rsidRPr="00000000">
        <w:rPr>
          <w:rtl w:val="0"/>
        </w:rPr>
        <w:t xml:space="preserve">  Before Praew could finish the thought, Renwick led her to an identical stone table beside her motionless friend and strapped her down the same. Only able to turn her head side to side, Praew stared at her friend’s corpse.</w:t>
      </w:r>
    </w:p>
    <w:p w:rsidR="00000000" w:rsidDel="00000000" w:rsidP="00000000" w:rsidRDefault="00000000" w:rsidRPr="00000000" w14:paraId="00000F75">
      <w:pPr>
        <w:spacing w:after="0" w:before="0" w:line="480" w:lineRule="auto"/>
        <w:ind w:left="720" w:firstLine="720"/>
        <w:rPr/>
      </w:pPr>
      <w:r w:rsidDel="00000000" w:rsidR="00000000" w:rsidRPr="00000000">
        <w:rPr>
          <w:rtl w:val="0"/>
        </w:rPr>
        <w:t xml:space="preserve">  Junya was dead.</w:t>
      </w:r>
    </w:p>
    <w:p w:rsidR="00000000" w:rsidDel="00000000" w:rsidP="00000000" w:rsidRDefault="00000000" w:rsidRPr="00000000" w14:paraId="00000F76">
      <w:pPr>
        <w:spacing w:after="0" w:before="0" w:line="480" w:lineRule="auto"/>
        <w:ind w:left="720" w:firstLine="720"/>
        <w:rPr/>
      </w:pPr>
      <w:r w:rsidDel="00000000" w:rsidR="00000000" w:rsidRPr="00000000">
        <w:rPr>
          <w:rtl w:val="0"/>
        </w:rPr>
        <w:t xml:space="preserve">  Praew had known Junya wouldn’t leave this room alive. But knowing something and seeing it firsthand were two different things.</w:t>
      </w:r>
    </w:p>
    <w:p w:rsidR="00000000" w:rsidDel="00000000" w:rsidP="00000000" w:rsidRDefault="00000000" w:rsidRPr="00000000" w14:paraId="00000F77">
      <w:pPr>
        <w:spacing w:after="0" w:before="0" w:line="480" w:lineRule="auto"/>
        <w:ind w:left="720" w:firstLine="720"/>
        <w:rPr/>
      </w:pPr>
      <w:r w:rsidDel="00000000" w:rsidR="00000000" w:rsidRPr="00000000">
        <w:rPr>
          <w:rtl w:val="0"/>
        </w:rPr>
        <w:t xml:space="preserve">  She squeezed her eyes shut, but it made no difference. The sight was burned into Praew’s memory.</w:t>
      </w:r>
    </w:p>
    <w:p w:rsidR="00000000" w:rsidDel="00000000" w:rsidP="00000000" w:rsidRDefault="00000000" w:rsidRPr="00000000" w14:paraId="00000F78">
      <w:pPr>
        <w:spacing w:after="0" w:before="0" w:line="480" w:lineRule="auto"/>
        <w:ind w:left="720" w:firstLine="720"/>
        <w:rPr/>
      </w:pPr>
      <w:r w:rsidDel="00000000" w:rsidR="00000000" w:rsidRPr="00000000">
        <w:rPr>
          <w:rtl w:val="0"/>
        </w:rPr>
        <w:t xml:space="preserve">  And she was next.</w:t>
      </w:r>
    </w:p>
    <w:p w:rsidR="00000000" w:rsidDel="00000000" w:rsidP="00000000" w:rsidRDefault="00000000" w:rsidRPr="00000000" w14:paraId="00000F79">
      <w:pPr>
        <w:spacing w:after="0" w:before="0" w:line="480" w:lineRule="auto"/>
        <w:ind w:left="720" w:firstLine="720"/>
        <w:rPr/>
      </w:pPr>
      <w:r w:rsidDel="00000000" w:rsidR="00000000" w:rsidRPr="00000000">
        <w:rPr>
          <w:rtl w:val="0"/>
        </w:rPr>
        <w:t xml:space="preserve">  A voice slipped through the silence, drenched in quiet disdain.</w:t>
      </w:r>
    </w:p>
    <w:p w:rsidR="00000000" w:rsidDel="00000000" w:rsidP="00000000" w:rsidRDefault="00000000" w:rsidRPr="00000000" w14:paraId="00000F7A">
      <w:pPr>
        <w:spacing w:after="0" w:before="0" w:line="480" w:lineRule="auto"/>
        <w:ind w:left="720" w:firstLine="720"/>
        <w:rPr/>
      </w:pPr>
      <w:r w:rsidDel="00000000" w:rsidR="00000000" w:rsidRPr="00000000">
        <w:rPr>
          <w:rtl w:val="0"/>
        </w:rPr>
        <w:t xml:space="preserve">  “Another aberration rendered useless. How profoundly unremarkable, no?”</w:t>
      </w:r>
    </w:p>
    <w:p w:rsidR="00000000" w:rsidDel="00000000" w:rsidP="00000000" w:rsidRDefault="00000000" w:rsidRPr="00000000" w14:paraId="00000F7B">
      <w:pPr>
        <w:spacing w:after="0" w:before="0" w:line="480" w:lineRule="auto"/>
        <w:ind w:left="720" w:firstLine="720"/>
        <w:rPr/>
      </w:pPr>
      <w:r w:rsidDel="00000000" w:rsidR="00000000" w:rsidRPr="00000000">
        <w:rPr>
          <w:rtl w:val="0"/>
        </w:rPr>
        <w:t xml:space="preserve">  Praew didn’t move. She barely breathed. The voice wasn’t near her. It came from somewhere above, threading effortlessly through the haze of light streaks and rays.</w:t>
      </w:r>
    </w:p>
    <w:p w:rsidR="00000000" w:rsidDel="00000000" w:rsidP="00000000" w:rsidRDefault="00000000" w:rsidRPr="00000000" w14:paraId="00000F7C">
      <w:pPr>
        <w:spacing w:after="0" w:before="0" w:line="480" w:lineRule="auto"/>
        <w:ind w:left="720" w:firstLine="720"/>
        <w:rPr/>
      </w:pPr>
      <w:r w:rsidDel="00000000" w:rsidR="00000000" w:rsidRPr="00000000">
        <w:rPr>
          <w:rtl w:val="0"/>
        </w:rPr>
        <w:t xml:space="preserve">  A sigh grew into a flicker of silence. Then, the silence was broken by the soft echo of descending footsteps. The sound circled her, each step closer than the last, like a predator closing in.</w:t>
      </w:r>
    </w:p>
    <w:p w:rsidR="00000000" w:rsidDel="00000000" w:rsidP="00000000" w:rsidRDefault="00000000" w:rsidRPr="00000000" w14:paraId="00000F7D">
      <w:pPr>
        <w:spacing w:after="0" w:before="0" w:line="480" w:lineRule="auto"/>
        <w:ind w:left="720" w:firstLine="720"/>
        <w:rPr/>
      </w:pPr>
      <w:r w:rsidDel="00000000" w:rsidR="00000000" w:rsidRPr="00000000">
        <w:rPr>
          <w:rtl w:val="0"/>
        </w:rPr>
        <w:t xml:space="preserve">  “Feckless Ratrod,” the voice hissed, “this degree of incompetence is beyond untenable. What an inefficient and frivolous expenditure of my time, no?”</w:t>
      </w:r>
    </w:p>
    <w:p w:rsidR="00000000" w:rsidDel="00000000" w:rsidP="00000000" w:rsidRDefault="00000000" w:rsidRPr="00000000" w14:paraId="00000F7E">
      <w:pPr>
        <w:spacing w:after="0" w:before="0" w:line="480" w:lineRule="auto"/>
        <w:ind w:left="720" w:firstLine="720"/>
        <w:rPr/>
      </w:pPr>
      <w:r w:rsidDel="00000000" w:rsidR="00000000" w:rsidRPr="00000000">
        <w:rPr>
          <w:rtl w:val="0"/>
        </w:rPr>
        <w:t xml:space="preserve">  </w:t>
      </w:r>
      <w:sdt>
        <w:sdtPr>
          <w:id w:val="-1297681362"/>
          <w:tag w:val="goog_rdk_146"/>
        </w:sdtPr>
        <w:sdtContent>
          <w:commentRangeStart w:id="76"/>
        </w:sdtContent>
      </w:sdt>
      <w:r w:rsidDel="00000000" w:rsidR="00000000" w:rsidRPr="00000000">
        <w:rPr>
          <w:rtl w:val="0"/>
        </w:rPr>
        <w:t xml:space="preserve">A scientist came into view. </w:t>
      </w:r>
      <w:commentRangeEnd w:id="76"/>
      <w:r w:rsidDel="00000000" w:rsidR="00000000" w:rsidRPr="00000000">
        <w:commentReference w:id="76"/>
      </w:r>
      <w:r w:rsidDel="00000000" w:rsidR="00000000" w:rsidRPr="00000000">
        <w:rPr>
          <w:rtl w:val="0"/>
        </w:rPr>
        <w:t xml:space="preserve">He moved to the slab beside her and began unstrapping Junya’s body. With deliberate carelessness, he let the corpse drop to the floor with a thud.  </w:t>
      </w:r>
    </w:p>
    <w:p w:rsidR="00000000" w:rsidDel="00000000" w:rsidP="00000000" w:rsidRDefault="00000000" w:rsidRPr="00000000" w14:paraId="00000F7F">
      <w:pPr>
        <w:spacing w:after="0" w:before="0" w:line="480" w:lineRule="auto"/>
        <w:ind w:left="720" w:firstLine="720"/>
        <w:rPr/>
      </w:pPr>
      <w:r w:rsidDel="00000000" w:rsidR="00000000" w:rsidRPr="00000000">
        <w:rPr>
          <w:rtl w:val="0"/>
        </w:rPr>
        <w:t xml:space="preserve">  Praew flinched as the scientist turned to her.</w:t>
      </w:r>
    </w:p>
    <w:p w:rsidR="00000000" w:rsidDel="00000000" w:rsidP="00000000" w:rsidRDefault="00000000" w:rsidRPr="00000000" w14:paraId="00000F80">
      <w:pPr>
        <w:spacing w:after="0" w:before="0" w:line="480" w:lineRule="auto"/>
        <w:ind w:left="720" w:firstLine="720"/>
        <w:rPr/>
      </w:pPr>
      <w:r w:rsidDel="00000000" w:rsidR="00000000" w:rsidRPr="00000000">
        <w:rPr>
          <w:rtl w:val="0"/>
        </w:rPr>
        <w:t xml:space="preserve">  “Do refrain from replicating this subject’s outcome. I’m disinclined to witness consecutive failings. You grasp that, no?”</w:t>
      </w:r>
    </w:p>
    <w:p w:rsidR="00000000" w:rsidDel="00000000" w:rsidP="00000000" w:rsidRDefault="00000000" w:rsidRPr="00000000" w14:paraId="00000F81">
      <w:pPr>
        <w:spacing w:after="0" w:before="0" w:line="480" w:lineRule="auto"/>
        <w:ind w:left="720" w:firstLine="720"/>
        <w:rPr/>
      </w:pPr>
      <w:r w:rsidDel="00000000" w:rsidR="00000000" w:rsidRPr="00000000">
        <w:rPr>
          <w:rtl w:val="0"/>
        </w:rPr>
        <w:t xml:space="preserve">  Praew looked away, only to find Renwick staring at her.</w:t>
      </w:r>
    </w:p>
    <w:p w:rsidR="00000000" w:rsidDel="00000000" w:rsidP="00000000" w:rsidRDefault="00000000" w:rsidRPr="00000000" w14:paraId="00000F82">
      <w:pPr>
        <w:spacing w:after="0" w:before="0" w:line="480" w:lineRule="auto"/>
        <w:ind w:left="720" w:firstLine="720"/>
        <w:rPr/>
      </w:pPr>
      <w:r w:rsidDel="00000000" w:rsidR="00000000" w:rsidRPr="00000000">
        <w:rPr>
          <w:rtl w:val="0"/>
        </w:rPr>
        <w:t xml:space="preserve">  “How could you do this, Renwick?” she shouted. “Do you really hate me that much? What did I ever do to you?! And Junya… she was innocent! She didn’t deserve this!”</w:t>
      </w:r>
    </w:p>
    <w:p w:rsidR="00000000" w:rsidDel="00000000" w:rsidP="00000000" w:rsidRDefault="00000000" w:rsidRPr="00000000" w14:paraId="00000F83">
      <w:pPr>
        <w:spacing w:after="0" w:before="0" w:line="480" w:lineRule="auto"/>
        <w:ind w:left="720" w:firstLine="720"/>
        <w:rPr/>
      </w:pPr>
      <w:r w:rsidDel="00000000" w:rsidR="00000000" w:rsidRPr="00000000">
        <w:rPr>
          <w:rtl w:val="0"/>
        </w:rPr>
        <w:t xml:space="preserve">  “Hate you?” Renwick asked incredulously. “I’m saving your life! I’m trying to make sure you don’t end up like—forget it.”</w:t>
      </w:r>
    </w:p>
    <w:p w:rsidR="00000000" w:rsidDel="00000000" w:rsidP="00000000" w:rsidRDefault="00000000" w:rsidRPr="00000000" w14:paraId="00000F84">
      <w:pPr>
        <w:spacing w:after="0" w:before="0" w:line="480" w:lineRule="auto"/>
        <w:ind w:left="720" w:firstLine="720"/>
        <w:rPr/>
      </w:pPr>
      <w:r w:rsidDel="00000000" w:rsidR="00000000" w:rsidRPr="00000000">
        <w:rPr>
          <w:rtl w:val="0"/>
        </w:rPr>
        <w:t xml:space="preserve">  He clenched his jaw, fists trembling at his sides, then turned and walked out of the room.</w:t>
      </w:r>
    </w:p>
    <w:p w:rsidR="00000000" w:rsidDel="00000000" w:rsidP="00000000" w:rsidRDefault="00000000" w:rsidRPr="00000000" w14:paraId="00000F85">
      <w:pPr>
        <w:spacing w:after="0" w:before="0" w:line="480" w:lineRule="auto"/>
        <w:ind w:left="720" w:firstLine="720"/>
        <w:rPr/>
      </w:pPr>
      <w:r w:rsidDel="00000000" w:rsidR="00000000" w:rsidRPr="00000000">
        <w:rPr>
          <w:rtl w:val="0"/>
        </w:rPr>
        <w:t xml:space="preserve">  She tried to move, but nothing gave. Each strap bit into her skin, cutting off circulation.</w:t>
      </w:r>
    </w:p>
    <w:p w:rsidR="00000000" w:rsidDel="00000000" w:rsidP="00000000" w:rsidRDefault="00000000" w:rsidRPr="00000000" w14:paraId="00000F86">
      <w:pPr>
        <w:spacing w:after="0" w:before="0" w:line="480" w:lineRule="auto"/>
        <w:ind w:left="720" w:firstLine="720"/>
        <w:rPr/>
      </w:pPr>
      <w:r w:rsidDel="00000000" w:rsidR="00000000" w:rsidRPr="00000000">
        <w:rPr>
          <w:rtl w:val="0"/>
        </w:rPr>
        <w:t xml:space="preserve">  Footsteps echoed again across the stone floor. Praew’s chest rose and fell too fast. She snapped her head the other way to look back at the approaching scientist.</w:t>
      </w:r>
    </w:p>
    <w:p w:rsidR="00000000" w:rsidDel="00000000" w:rsidP="00000000" w:rsidRDefault="00000000" w:rsidRPr="00000000" w14:paraId="00000F87">
      <w:pPr>
        <w:spacing w:after="0" w:before="0" w:line="480" w:lineRule="auto"/>
        <w:ind w:left="720" w:firstLine="720"/>
        <w:rPr/>
      </w:pPr>
      <w:r w:rsidDel="00000000" w:rsidR="00000000" w:rsidRPr="00000000">
        <w:rPr>
          <w:rtl w:val="0"/>
        </w:rPr>
        <w:t xml:space="preserve">  This was obviously a man who thought he was the smartest in the room. A man who enjoyed power over others. And right now, he was clearly enjoying this.</w:t>
      </w:r>
    </w:p>
    <w:p w:rsidR="00000000" w:rsidDel="00000000" w:rsidP="00000000" w:rsidRDefault="00000000" w:rsidRPr="00000000" w14:paraId="00000F88">
      <w:pPr>
        <w:spacing w:after="0" w:before="0" w:line="480" w:lineRule="auto"/>
        <w:ind w:left="720" w:firstLine="720"/>
        <w:rPr/>
      </w:pPr>
      <w:r w:rsidDel="00000000" w:rsidR="00000000" w:rsidRPr="00000000">
        <w:rPr>
          <w:rtl w:val="0"/>
        </w:rPr>
        <w:t xml:space="preserve">  Praew saw it in his smile. Too pleased.</w:t>
      </w:r>
    </w:p>
    <w:p w:rsidR="00000000" w:rsidDel="00000000" w:rsidP="00000000" w:rsidRDefault="00000000" w:rsidRPr="00000000" w14:paraId="00000F89">
      <w:pPr>
        <w:spacing w:after="0" w:before="0" w:line="480" w:lineRule="auto"/>
        <w:ind w:left="720" w:firstLine="720"/>
        <w:rPr/>
      </w:pPr>
      <w:r w:rsidDel="00000000" w:rsidR="00000000" w:rsidRPr="00000000">
        <w:rPr>
          <w:rtl w:val="0"/>
        </w:rPr>
        <w:t xml:space="preserve">  Once beside her, he drew in a slow breath, as if to relish the moment.</w:t>
      </w:r>
    </w:p>
    <w:p w:rsidR="00000000" w:rsidDel="00000000" w:rsidP="00000000" w:rsidRDefault="00000000" w:rsidRPr="00000000" w14:paraId="00000F8A">
      <w:pPr>
        <w:spacing w:after="0" w:before="0" w:line="480" w:lineRule="auto"/>
        <w:ind w:left="720" w:firstLine="720"/>
        <w:rPr/>
      </w:pPr>
      <w:r w:rsidDel="00000000" w:rsidR="00000000" w:rsidRPr="00000000">
        <w:rPr>
          <w:rtl w:val="0"/>
        </w:rPr>
        <w:t xml:space="preserve">  “Predictable. The conscious mind clings to resistance even when statistical certainty dictates futility. Yet you persist. Fascinating, no?”</w:t>
      </w:r>
    </w:p>
    <w:p w:rsidR="00000000" w:rsidDel="00000000" w:rsidP="00000000" w:rsidRDefault="00000000" w:rsidRPr="00000000" w14:paraId="00000F8B">
      <w:pPr>
        <w:spacing w:after="0" w:before="0" w:line="480" w:lineRule="auto"/>
        <w:ind w:left="720" w:firstLine="720"/>
        <w:rPr/>
      </w:pPr>
      <w:r w:rsidDel="00000000" w:rsidR="00000000" w:rsidRPr="00000000">
        <w:rPr>
          <w:rtl w:val="0"/>
        </w:rPr>
        <w:t xml:space="preserve">  His fingers trailed over her wrist, grazing the strap but not checking it. Testing.</w:t>
      </w:r>
    </w:p>
    <w:p w:rsidR="00000000" w:rsidDel="00000000" w:rsidP="00000000" w:rsidRDefault="00000000" w:rsidRPr="00000000" w14:paraId="00000F8C">
      <w:pPr>
        <w:spacing w:after="0" w:before="0" w:line="480" w:lineRule="auto"/>
        <w:ind w:left="720" w:firstLine="720"/>
        <w:rPr/>
      </w:pPr>
      <w:r w:rsidDel="00000000" w:rsidR="00000000" w:rsidRPr="00000000">
        <w:rPr>
          <w:rtl w:val="0"/>
        </w:rPr>
        <w:t xml:space="preserve">  Praew didn’t flinch, but the scientist smirked, as if sensing her discomfort.</w:t>
      </w:r>
    </w:p>
    <w:p w:rsidR="00000000" w:rsidDel="00000000" w:rsidP="00000000" w:rsidRDefault="00000000" w:rsidRPr="00000000" w14:paraId="00000F8D">
      <w:pPr>
        <w:spacing w:after="0" w:before="0" w:line="480" w:lineRule="auto"/>
        <w:ind w:left="720" w:firstLine="720"/>
        <w:rPr/>
      </w:pPr>
      <w:r w:rsidDel="00000000" w:rsidR="00000000" w:rsidRPr="00000000">
        <w:rPr>
          <w:rtl w:val="0"/>
        </w:rPr>
        <w:t xml:space="preserve">  “The tenacity of the lesser mind is its own tragic poetry. You will break, of course. They always do. The only variable is duration.”</w:t>
      </w:r>
    </w:p>
    <w:p w:rsidR="00000000" w:rsidDel="00000000" w:rsidP="00000000" w:rsidRDefault="00000000" w:rsidRPr="00000000" w14:paraId="00000F8E">
      <w:pPr>
        <w:spacing w:after="0" w:before="0" w:line="480" w:lineRule="auto"/>
        <w:ind w:left="720" w:firstLine="720"/>
        <w:rPr/>
      </w:pPr>
      <w:r w:rsidDel="00000000" w:rsidR="00000000" w:rsidRPr="00000000">
        <w:rPr>
          <w:rtl w:val="0"/>
        </w:rPr>
        <w:t xml:space="preserve">  He leaned closer, eye to eye, just enough for her to feel the shift in the air. Just enough for her to smell the bitter tang of chemical oil on his skin.</w:t>
      </w:r>
    </w:p>
    <w:p w:rsidR="00000000" w:rsidDel="00000000" w:rsidP="00000000" w:rsidRDefault="00000000" w:rsidRPr="00000000" w14:paraId="00000F8F">
      <w:pPr>
        <w:spacing w:after="0" w:before="0" w:line="480" w:lineRule="auto"/>
        <w:ind w:left="720" w:firstLine="720"/>
        <w:rPr/>
      </w:pPr>
      <w:r w:rsidDel="00000000" w:rsidR="00000000" w:rsidRPr="00000000">
        <w:rPr>
          <w:rtl w:val="0"/>
        </w:rPr>
        <w:t xml:space="preserve">  Then he grabbed her hair, inhaling like he was savoring something.</w:t>
      </w:r>
    </w:p>
    <w:p w:rsidR="00000000" w:rsidDel="00000000" w:rsidP="00000000" w:rsidRDefault="00000000" w:rsidRPr="00000000" w14:paraId="00000F90">
      <w:pPr>
        <w:spacing w:after="0" w:before="0" w:line="480" w:lineRule="auto"/>
        <w:ind w:left="720" w:firstLine="720"/>
        <w:rPr/>
      </w:pPr>
      <w:r w:rsidDel="00000000" w:rsidR="00000000" w:rsidRPr="00000000">
        <w:rPr>
          <w:rtl w:val="0"/>
        </w:rPr>
        <w:t xml:space="preserve">  Out of the corner of her eye, Praew caught a figure slip through the doorway behind him, clearly sneaking up on the scientist. Her pulse leapt.</w:t>
      </w:r>
    </w:p>
    <w:p w:rsidR="00000000" w:rsidDel="00000000" w:rsidP="00000000" w:rsidRDefault="00000000" w:rsidRPr="00000000" w14:paraId="00000F91">
      <w:pPr>
        <w:spacing w:after="0" w:before="0" w:line="480" w:lineRule="auto"/>
        <w:ind w:left="720" w:firstLine="720"/>
        <w:rPr>
          <w:i w:val="1"/>
          <w:iCs w:val="1"/>
        </w:rPr>
      </w:pPr>
      <w:r w:rsidDel="00000000" w:rsidR="00000000" w:rsidRPr="00000000">
        <w:rPr>
          <w:i w:val="1"/>
          <w:iCs w:val="1"/>
          <w:rtl w:val="0"/>
        </w:rPr>
        <w:t xml:space="preserve">  Renwick? He came back!</w:t>
      </w:r>
    </w:p>
    <w:p w:rsidR="00000000" w:rsidDel="00000000" w:rsidP="00000000" w:rsidRDefault="00000000" w:rsidRPr="00000000" w14:paraId="00000F92">
      <w:pPr>
        <w:spacing w:after="0" w:before="0" w:line="480" w:lineRule="auto"/>
        <w:ind w:left="720" w:firstLine="720"/>
        <w:rPr/>
      </w:pPr>
      <w:r w:rsidDel="00000000" w:rsidR="00000000" w:rsidRPr="00000000">
        <w:rPr>
          <w:rtl w:val="0"/>
        </w:rPr>
        <w:t xml:space="preserve">  The smirking madman raised an eyebrow and began turning to see what had stolen her attention.</w:t>
      </w:r>
    </w:p>
    <w:p w:rsidR="00000000" w:rsidDel="00000000" w:rsidP="00000000" w:rsidRDefault="00000000" w:rsidRPr="00000000" w14:paraId="00000F93">
      <w:pPr>
        <w:spacing w:after="0" w:before="0" w:line="480" w:lineRule="auto"/>
        <w:ind w:left="720" w:firstLine="720"/>
        <w:rPr/>
      </w:pPr>
      <w:r w:rsidDel="00000000" w:rsidR="00000000" w:rsidRPr="00000000">
        <w:rPr>
          <w:rtl w:val="0"/>
        </w:rPr>
        <w:t xml:space="preserve">  Trying to distract him, Praew locked eyes with the scientist and smiled. “You’re a coward.”</w:t>
      </w:r>
    </w:p>
    <w:p w:rsidR="00000000" w:rsidDel="00000000" w:rsidP="00000000" w:rsidRDefault="00000000" w:rsidRPr="00000000" w14:paraId="00000F94">
      <w:pPr>
        <w:spacing w:after="0" w:before="0" w:line="480" w:lineRule="auto"/>
        <w:ind w:left="720" w:firstLine="720"/>
        <w:rPr/>
      </w:pPr>
      <w:r w:rsidDel="00000000" w:rsidR="00000000" w:rsidRPr="00000000">
        <w:rPr>
          <w:rtl w:val="0"/>
        </w:rPr>
        <w:t xml:space="preserve">  The scientist froze, his smirk faltering slightly. Praew tilted her head as much as the straps allowed and gave him the most disgusted look imaginable.</w:t>
      </w:r>
    </w:p>
    <w:p w:rsidR="00000000" w:rsidDel="00000000" w:rsidP="00000000" w:rsidRDefault="00000000" w:rsidRPr="00000000" w14:paraId="00000F95">
      <w:pPr>
        <w:spacing w:after="0" w:before="0" w:line="480" w:lineRule="auto"/>
        <w:ind w:left="720" w:firstLine="720"/>
        <w:rPr/>
      </w:pPr>
      <w:r w:rsidDel="00000000" w:rsidR="00000000" w:rsidRPr="00000000">
        <w:rPr>
          <w:rtl w:val="0"/>
        </w:rPr>
        <w:t xml:space="preserve">  “I see you,” she murmured, voice steady and poisoned with amusement. “Men like you only touch women when they can’t fight back. I bet you don’t even know what to do with one otherwise.”</w:t>
      </w:r>
    </w:p>
    <w:p w:rsidR="00000000" w:rsidDel="00000000" w:rsidP="00000000" w:rsidRDefault="00000000" w:rsidRPr="00000000" w14:paraId="00000F96">
      <w:pPr>
        <w:spacing w:after="0" w:before="0" w:line="480" w:lineRule="auto"/>
        <w:ind w:left="720" w:firstLine="720"/>
        <w:rPr/>
      </w:pPr>
      <w:r w:rsidDel="00000000" w:rsidR="00000000" w:rsidRPr="00000000">
        <w:rPr>
          <w:rtl w:val="0"/>
        </w:rPr>
        <w:t xml:space="preserve">  He gripped her wrist tightly, his smile vanishing in an instant.</w:t>
      </w:r>
    </w:p>
    <w:p w:rsidR="00000000" w:rsidDel="00000000" w:rsidP="00000000" w:rsidRDefault="00000000" w:rsidRPr="00000000" w14:paraId="00000F97">
      <w:pPr>
        <w:spacing w:after="0" w:before="0" w:line="480" w:lineRule="auto"/>
        <w:ind w:left="720" w:firstLine="720"/>
        <w:rPr/>
      </w:pPr>
      <w:r w:rsidDel="00000000" w:rsidR="00000000" w:rsidRPr="00000000">
        <w:rPr>
          <w:rtl w:val="0"/>
        </w:rPr>
        <w:t xml:space="preserve">  “What a tedious display of defiance. The same primitive barbs, the same desperate bravado. Tiresome, no?”</w:t>
      </w:r>
    </w:p>
    <w:p w:rsidR="00000000" w:rsidDel="00000000" w:rsidP="00000000" w:rsidRDefault="00000000" w:rsidRPr="00000000" w14:paraId="00000F98">
      <w:pPr>
        <w:spacing w:after="0" w:before="0" w:line="480" w:lineRule="auto"/>
        <w:ind w:left="720" w:firstLine="720"/>
        <w:rPr/>
      </w:pPr>
      <w:r w:rsidDel="00000000" w:rsidR="00000000" w:rsidRPr="00000000">
        <w:rPr>
          <w:rtl w:val="0"/>
        </w:rPr>
        <w:t xml:space="preserve">  Her own grin widened. “Oh? Did I touch a nerve?”</w:t>
      </w:r>
    </w:p>
    <w:p w:rsidR="00000000" w:rsidDel="00000000" w:rsidP="00000000" w:rsidRDefault="00000000" w:rsidRPr="00000000" w14:paraId="00000F99">
      <w:pPr>
        <w:spacing w:after="0" w:before="0" w:line="480" w:lineRule="auto"/>
        <w:ind w:left="720" w:firstLine="720"/>
        <w:rPr/>
      </w:pPr>
      <w:r w:rsidDel="00000000" w:rsidR="00000000" w:rsidRPr="00000000">
        <w:rPr>
          <w:rtl w:val="0"/>
        </w:rPr>
        <w:t xml:space="preserve">  She saw it happen. The crack in his composure. The twitch in his jaw. The exact moment he lost control. He leaned closer, face just inches from her own.</w:t>
      </w:r>
    </w:p>
    <w:p w:rsidR="00000000" w:rsidDel="00000000" w:rsidP="00000000" w:rsidRDefault="00000000" w:rsidRPr="00000000" w14:paraId="00000F9A">
      <w:pPr>
        <w:spacing w:after="0" w:before="0" w:line="480" w:lineRule="auto"/>
        <w:ind w:left="720" w:firstLine="720"/>
        <w:rPr/>
      </w:pPr>
      <w:r w:rsidDel="00000000" w:rsidR="00000000" w:rsidRPr="00000000">
        <w:rPr>
          <w:rtl w:val="0"/>
        </w:rPr>
        <w:t xml:space="preserve">  She smelled his pungent breath, never losing track of the shadowy figure creeping closer behind him.</w:t>
      </w:r>
    </w:p>
    <w:p w:rsidR="00000000" w:rsidDel="00000000" w:rsidP="00000000" w:rsidRDefault="00000000" w:rsidRPr="00000000" w14:paraId="00000F9B">
      <w:pPr>
        <w:spacing w:after="0" w:before="0" w:line="480" w:lineRule="auto"/>
        <w:ind w:left="720" w:firstLine="720"/>
        <w:rPr/>
      </w:pPr>
      <w:r w:rsidDel="00000000" w:rsidR="00000000" w:rsidRPr="00000000">
        <w:rPr>
          <w:rtl w:val="0"/>
        </w:rPr>
        <w:t xml:space="preserve">  She spat directly into his eye.</w:t>
      </w:r>
    </w:p>
    <w:p w:rsidR="00000000" w:rsidDel="00000000" w:rsidP="00000000" w:rsidRDefault="00000000" w:rsidRPr="00000000" w14:paraId="00000F9C">
      <w:pPr>
        <w:spacing w:after="0" w:before="0" w:line="480" w:lineRule="auto"/>
        <w:ind w:left="720" w:firstLine="720"/>
        <w:rPr/>
      </w:pPr>
      <w:r w:rsidDel="00000000" w:rsidR="00000000" w:rsidRPr="00000000">
        <w:rPr>
          <w:rtl w:val="0"/>
        </w:rPr>
        <w:t xml:space="preserve">  His curse barely left his lips before she slammed her head into his nose. The crack was satisfying.</w:t>
      </w:r>
    </w:p>
    <w:p w:rsidR="00000000" w:rsidDel="00000000" w:rsidP="00000000" w:rsidRDefault="00000000" w:rsidRPr="00000000" w14:paraId="00000F9D">
      <w:pPr>
        <w:spacing w:after="0" w:before="0" w:line="480" w:lineRule="auto"/>
        <w:ind w:left="720" w:firstLine="720"/>
        <w:rPr/>
      </w:pPr>
      <w:r w:rsidDel="00000000" w:rsidR="00000000" w:rsidRPr="00000000">
        <w:rPr>
          <w:rtl w:val="0"/>
        </w:rPr>
        <w:t xml:space="preserve">  He staggered back, nose bleeding, teeth clenched.</w:t>
      </w:r>
    </w:p>
    <w:p w:rsidR="00000000" w:rsidDel="00000000" w:rsidP="00000000" w:rsidRDefault="00000000" w:rsidRPr="00000000" w14:paraId="00000F9E">
      <w:pPr>
        <w:spacing w:after="0" w:before="0" w:line="480" w:lineRule="auto"/>
        <w:ind w:left="720" w:firstLine="720"/>
        <w:rPr/>
      </w:pPr>
      <w:r w:rsidDel="00000000" w:rsidR="00000000" w:rsidRPr="00000000">
        <w:rPr>
          <w:rtl w:val="0"/>
        </w:rPr>
        <w:t xml:space="preserve">  His face twisted as he spoke through gritted teeth, his voice full of raw contempt, absolute superiority, and final condemnation.</w:t>
      </w:r>
    </w:p>
    <w:p w:rsidR="00000000" w:rsidDel="00000000" w:rsidP="00000000" w:rsidRDefault="00000000" w:rsidRPr="00000000" w14:paraId="00000F9F">
      <w:pPr>
        <w:spacing w:after="0" w:before="0" w:line="480" w:lineRule="auto"/>
        <w:ind w:left="720" w:firstLine="720"/>
        <w:rPr/>
      </w:pPr>
      <w:r w:rsidDel="00000000" w:rsidR="00000000" w:rsidRPr="00000000">
        <w:rPr>
          <w:rtl w:val="0"/>
        </w:rPr>
        <w:t xml:space="preserve">  “A squandered genetic anomaly, cursed with just enough sentience to be insufferable. No?”</w:t>
      </w:r>
    </w:p>
    <w:p w:rsidR="00000000" w:rsidDel="00000000" w:rsidP="00000000" w:rsidRDefault="00000000" w:rsidRPr="00000000" w14:paraId="00000FA0">
      <w:pPr>
        <w:spacing w:after="0" w:before="0" w:line="480" w:lineRule="auto"/>
        <w:ind w:left="720" w:firstLine="720"/>
        <w:rPr/>
      </w:pPr>
      <w:r w:rsidDel="00000000" w:rsidR="00000000" w:rsidRPr="00000000">
        <w:rPr>
          <w:rtl w:val="0"/>
        </w:rPr>
        <w:t xml:space="preserve">  His hand wrapped around her throat.</w:t>
      </w:r>
    </w:p>
    <w:p w:rsidR="00000000" w:rsidDel="00000000" w:rsidP="00000000" w:rsidRDefault="00000000" w:rsidRPr="00000000" w14:paraId="00000FA1">
      <w:pPr>
        <w:spacing w:after="0" w:before="0" w:line="480" w:lineRule="auto"/>
        <w:ind w:left="720" w:firstLine="720"/>
        <w:rPr/>
      </w:pPr>
      <w:r w:rsidDel="00000000" w:rsidR="00000000" w:rsidRPr="00000000">
        <w:rPr>
          <w:rtl w:val="0"/>
        </w:rPr>
        <w:t xml:space="preserve">  “You mistake toleration for limitation. I will rectify that.”</w:t>
      </w:r>
    </w:p>
    <w:p w:rsidR="00000000" w:rsidDel="00000000" w:rsidP="00000000" w:rsidRDefault="00000000" w:rsidRPr="00000000" w14:paraId="00000FA2">
      <w:pPr>
        <w:spacing w:after="0" w:before="0" w:line="480" w:lineRule="auto"/>
        <w:ind w:left="720" w:firstLine="720"/>
        <w:rPr/>
      </w:pPr>
      <w:r w:rsidDel="00000000" w:rsidR="00000000" w:rsidRPr="00000000">
        <w:rPr>
          <w:rtl w:val="0"/>
        </w:rPr>
        <w:t xml:space="preserve">  “Any time now, Renwick!” she gasped.</w:t>
      </w:r>
    </w:p>
    <w:p w:rsidR="00000000" w:rsidDel="00000000" w:rsidP="00000000" w:rsidRDefault="00000000" w:rsidRPr="00000000" w14:paraId="00000FA3">
      <w:pPr>
        <w:spacing w:after="0" w:before="0" w:line="480" w:lineRule="auto"/>
        <w:ind w:left="720" w:firstLine="720"/>
        <w:rPr/>
      </w:pPr>
      <w:r w:rsidDel="00000000" w:rsidR="00000000" w:rsidRPr="00000000">
        <w:rPr>
          <w:rtl w:val="0"/>
        </w:rPr>
        <w:t xml:space="preserve">  The scientist barely had time to react before his body went stiff.</w:t>
      </w:r>
    </w:p>
    <w:p w:rsidR="00000000" w:rsidDel="00000000" w:rsidP="00000000" w:rsidRDefault="00000000" w:rsidRPr="00000000" w14:paraId="00000FA4">
      <w:pPr>
        <w:spacing w:after="0" w:before="0" w:line="480" w:lineRule="auto"/>
        <w:ind w:left="720" w:firstLine="720"/>
        <w:rPr/>
      </w:pPr>
      <w:r w:rsidDel="00000000" w:rsidR="00000000" w:rsidRPr="00000000">
        <w:rPr>
          <w:rtl w:val="0"/>
        </w:rPr>
        <w:t xml:space="preserve">  A splitting pressure pushed from within the creep’s throat, stretching the skin outward toward Praew. His eyes bulged, confused and panicked.</w:t>
      </w:r>
    </w:p>
    <w:p w:rsidR="00000000" w:rsidDel="00000000" w:rsidP="00000000" w:rsidRDefault="00000000" w:rsidRPr="00000000" w14:paraId="00000FA5">
      <w:pPr>
        <w:spacing w:after="0" w:before="0" w:line="480" w:lineRule="auto"/>
        <w:ind w:left="720" w:firstLine="720"/>
        <w:rPr/>
      </w:pPr>
      <w:r w:rsidDel="00000000" w:rsidR="00000000" w:rsidRPr="00000000">
        <w:rPr>
          <w:rtl w:val="0"/>
        </w:rPr>
        <w:t xml:space="preserve">  A sword tip punched through the front of his throat, up through his jaw, and out his mouth.</w:t>
      </w:r>
    </w:p>
    <w:p w:rsidR="00000000" w:rsidDel="00000000" w:rsidP="00000000" w:rsidRDefault="00000000" w:rsidRPr="00000000" w14:paraId="00000FA6">
      <w:pPr>
        <w:spacing w:after="0" w:before="0" w:line="480" w:lineRule="auto"/>
        <w:ind w:left="720" w:firstLine="720"/>
        <w:rPr/>
      </w:pPr>
      <w:r w:rsidDel="00000000" w:rsidR="00000000" w:rsidRPr="00000000">
        <w:rPr>
          <w:rtl w:val="0"/>
        </w:rPr>
        <w:t xml:space="preserve">  His grip went slack. His knees buckled.</w:t>
      </w:r>
    </w:p>
    <w:p w:rsidR="00000000" w:rsidDel="00000000" w:rsidP="00000000" w:rsidRDefault="00000000" w:rsidRPr="00000000" w14:paraId="00000FA7">
      <w:pPr>
        <w:spacing w:after="0" w:before="0" w:line="480" w:lineRule="auto"/>
        <w:ind w:left="720" w:firstLine="720"/>
        <w:rPr/>
      </w:pPr>
      <w:r w:rsidDel="00000000" w:rsidR="00000000" w:rsidRPr="00000000">
        <w:rPr>
          <w:rtl w:val="0"/>
        </w:rPr>
        <w:t xml:space="preserve">  He slid off the blade, collapsing to the side, on top of Junya.</w:t>
      </w:r>
    </w:p>
    <w:p w:rsidR="00000000" w:rsidDel="00000000" w:rsidP="00000000" w:rsidRDefault="00000000" w:rsidRPr="00000000" w14:paraId="00000FA8">
      <w:pPr>
        <w:spacing w:after="0" w:before="0" w:line="480" w:lineRule="auto"/>
        <w:ind w:left="720" w:firstLine="720"/>
        <w:rPr/>
      </w:pPr>
      <w:r w:rsidDel="00000000" w:rsidR="00000000" w:rsidRPr="00000000">
        <w:rPr>
          <w:rtl w:val="0"/>
        </w:rPr>
        <w:t xml:space="preserve">  Just as lifeless.</w:t>
      </w:r>
    </w:p>
    <w:p w:rsidR="00000000" w:rsidDel="00000000" w:rsidP="00000000" w:rsidRDefault="00000000" w:rsidRPr="00000000" w14:paraId="00000FA9">
      <w:pPr>
        <w:spacing w:after="0" w:before="0" w:line="480" w:lineRule="auto"/>
        <w:ind w:left="720" w:firstLine="720"/>
        <w:rPr/>
      </w:pPr>
      <w:r w:rsidDel="00000000" w:rsidR="00000000" w:rsidRPr="00000000">
        <w:rPr>
          <w:rtl w:val="0"/>
        </w:rPr>
        <w:t xml:space="preserve">  Praew gasped for air, blinking up at the spot where Renwick stood.</w:t>
      </w:r>
    </w:p>
    <w:p w:rsidR="00000000" w:rsidDel="00000000" w:rsidP="00000000" w:rsidRDefault="00000000" w:rsidRPr="00000000" w14:paraId="00000FAA">
      <w:pPr>
        <w:spacing w:after="0" w:before="0" w:line="480" w:lineRule="auto"/>
        <w:ind w:left="720" w:firstLine="720"/>
        <w:rPr/>
      </w:pPr>
      <w:r w:rsidDel="00000000" w:rsidR="00000000" w:rsidRPr="00000000">
        <w:rPr>
          <w:rtl w:val="0"/>
        </w:rPr>
        <w:t xml:space="preserve">  Only to find it wasn’t Renwick at all.</w:t>
      </w:r>
    </w:p>
    <w:p w:rsidR="00000000" w:rsidDel="00000000" w:rsidP="00000000" w:rsidRDefault="00000000" w:rsidRPr="00000000" w14:paraId="00000FAB">
      <w:pPr>
        <w:spacing w:after="0" w:before="0" w:line="480" w:lineRule="auto"/>
        <w:ind w:left="720" w:firstLine="720"/>
        <w:rPr/>
      </w:pPr>
      <w:r w:rsidDel="00000000" w:rsidR="00000000" w:rsidRPr="00000000">
        <w:rPr>
          <w:rtl w:val="0"/>
        </w:rPr>
        <w:t xml:space="preserve">  The Prime Archon, sword in hand, sneered at the dying scientist.</w:t>
      </w:r>
    </w:p>
    <w:p w:rsidR="00000000" w:rsidDel="00000000" w:rsidP="00000000" w:rsidRDefault="00000000" w:rsidRPr="00000000" w14:paraId="00000FAC">
      <w:pPr>
        <w:spacing w:after="0" w:before="0" w:line="480" w:lineRule="auto"/>
        <w:ind w:left="720" w:firstLine="720"/>
        <w:rPr/>
      </w:pPr>
      <w:r w:rsidDel="00000000" w:rsidR="00000000" w:rsidRPr="00000000">
        <w:rPr>
          <w:rtl w:val="0"/>
        </w:rPr>
        <w:t xml:space="preserve">  “It is absolutely deplorable monsters like you that give the rest of us a bad name,” The Prime said, his voice thick with disgust.</w:t>
      </w:r>
    </w:p>
    <w:p w:rsidR="00000000" w:rsidDel="00000000" w:rsidP="00000000" w:rsidRDefault="00000000" w:rsidRPr="00000000" w14:paraId="00000FAD">
      <w:pPr>
        <w:spacing w:after="0" w:before="0" w:line="480" w:lineRule="auto"/>
        <w:ind w:left="720" w:firstLine="720"/>
        <w:rPr/>
      </w:pPr>
      <w:r w:rsidDel="00000000" w:rsidR="00000000" w:rsidRPr="00000000">
        <w:rPr>
          <w:rtl w:val="0"/>
        </w:rPr>
        <w:t xml:space="preserve">  Then, a breath. A shift in tone.</w:t>
      </w:r>
    </w:p>
    <w:p w:rsidR="00000000" w:rsidDel="00000000" w:rsidP="00000000" w:rsidRDefault="00000000" w:rsidRPr="00000000" w14:paraId="00000FAE">
      <w:pPr>
        <w:spacing w:after="0" w:before="0" w:line="480" w:lineRule="auto"/>
        <w:ind w:left="720" w:firstLine="720"/>
        <w:rPr/>
      </w:pPr>
      <w:r w:rsidDel="00000000" w:rsidR="00000000" w:rsidRPr="00000000">
        <w:rPr>
          <w:rtl w:val="0"/>
        </w:rPr>
        <w:t xml:space="preserve">  “Are you alright, Praew?”</w:t>
      </w:r>
    </w:p>
    <w:p w:rsidR="00000000" w:rsidDel="00000000" w:rsidP="00000000" w:rsidRDefault="00000000" w:rsidRPr="00000000" w14:paraId="00000FAF">
      <w:pPr>
        <w:spacing w:after="0" w:before="0" w:line="480" w:lineRule="auto"/>
        <w:ind w:left="720" w:firstLine="720"/>
        <w:rPr/>
      </w:pPr>
      <w:r w:rsidDel="00000000" w:rsidR="00000000" w:rsidRPr="00000000">
        <w:rPr>
          <w:rtl w:val="0"/>
        </w:rPr>
        <w:t xml:space="preserve">  She stared at him, swallowing hard. Her throat ached, her body was stiff and trembling, but the worst of it was over.</w:t>
      </w:r>
    </w:p>
    <w:p w:rsidR="00000000" w:rsidDel="00000000" w:rsidP="00000000" w:rsidRDefault="00000000" w:rsidRPr="00000000" w14:paraId="00000FB0">
      <w:pPr>
        <w:spacing w:after="0" w:before="0" w:line="480" w:lineRule="auto"/>
        <w:ind w:left="720" w:firstLine="720"/>
        <w:rPr/>
      </w:pPr>
      <w:r w:rsidDel="00000000" w:rsidR="00000000" w:rsidRPr="00000000">
        <w:rPr>
          <w:rtl w:val="0"/>
        </w:rPr>
        <w:t xml:space="preserve">  She took a slow, shaky breath. “I… I am now.”</w:t>
      </w:r>
    </w:p>
    <w:p w:rsidR="00000000" w:rsidDel="00000000" w:rsidP="00000000" w:rsidRDefault="00000000" w:rsidRPr="00000000" w14:paraId="00000FB1">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The Prime? The Prime saved me?</w:t>
      </w:r>
    </w:p>
    <w:p w:rsidR="00000000" w:rsidDel="00000000" w:rsidP="00000000" w:rsidRDefault="00000000" w:rsidRPr="00000000" w14:paraId="00000FB2">
      <w:pPr>
        <w:spacing w:after="0" w:before="0" w:line="480" w:lineRule="auto"/>
        <w:ind w:left="720" w:firstLine="720"/>
        <w:rPr/>
      </w:pPr>
      <w:r w:rsidDel="00000000" w:rsidR="00000000" w:rsidRPr="00000000">
        <w:rPr>
          <w:rtl w:val="0"/>
        </w:rPr>
        <w:t xml:space="preserve">  Her pulse hammered in her ears. She hesitated, then muttered, “Uh… thank you, sir.”</w:t>
      </w:r>
    </w:p>
    <w:p w:rsidR="00000000" w:rsidDel="00000000" w:rsidP="00000000" w:rsidRDefault="00000000" w:rsidRPr="00000000" w14:paraId="00000FB3">
      <w:pPr>
        <w:spacing w:after="0" w:before="0" w:line="480" w:lineRule="auto"/>
        <w:ind w:left="720" w:firstLine="720"/>
        <w:rPr/>
      </w:pPr>
      <w:r w:rsidDel="00000000" w:rsidR="00000000" w:rsidRPr="00000000">
        <w:rPr>
          <w:rtl w:val="0"/>
        </w:rPr>
        <w:t xml:space="preserve">  He chuckled.</w:t>
      </w:r>
    </w:p>
    <w:p w:rsidR="00000000" w:rsidDel="00000000" w:rsidP="00000000" w:rsidRDefault="00000000" w:rsidRPr="00000000" w14:paraId="00000FB4">
      <w:pPr>
        <w:spacing w:after="0" w:before="0" w:line="480" w:lineRule="auto"/>
        <w:ind w:left="720" w:firstLine="720"/>
        <w:rPr/>
      </w:pPr>
      <w:r w:rsidDel="00000000" w:rsidR="00000000" w:rsidRPr="00000000">
        <w:rPr>
          <w:rtl w:val="0"/>
        </w:rPr>
        <w:t xml:space="preserve">  “No need to thank me. How dare he think to sully the future heroes of this city?”</w:t>
      </w:r>
    </w:p>
    <w:p w:rsidR="00000000" w:rsidDel="00000000" w:rsidP="00000000" w:rsidRDefault="00000000" w:rsidRPr="00000000" w14:paraId="00000FB5">
      <w:pPr>
        <w:spacing w:after="0" w:before="0" w:line="480" w:lineRule="auto"/>
        <w:ind w:left="720" w:firstLine="720"/>
        <w:rPr>
          <w:i w:val="1"/>
          <w:iCs w:val="1"/>
        </w:rPr>
      </w:pPr>
      <w:r w:rsidDel="00000000" w:rsidR="00000000" w:rsidRPr="00000000">
        <w:rPr>
          <w:rtl w:val="0"/>
        </w:rPr>
        <w:t xml:space="preserve">  “Uhh… right,” she mumbled, still trying to wrap her head around it. </w:t>
      </w:r>
      <w:r w:rsidDel="00000000" w:rsidR="00000000" w:rsidRPr="00000000">
        <w:rPr>
          <w:i w:val="1"/>
          <w:iCs w:val="1"/>
          <w:rtl w:val="0"/>
        </w:rPr>
        <w:t xml:space="preserve">The Prime is saving me?</w:t>
      </w:r>
    </w:p>
    <w:p w:rsidR="00000000" w:rsidDel="00000000" w:rsidP="00000000" w:rsidRDefault="00000000" w:rsidRPr="00000000" w14:paraId="00000FB6">
      <w:pPr>
        <w:spacing w:after="0" w:before="0" w:line="480" w:lineRule="auto"/>
        <w:ind w:left="720" w:firstLine="720"/>
        <w:rPr/>
      </w:pPr>
      <w:r w:rsidDel="00000000" w:rsidR="00000000" w:rsidRPr="00000000">
        <w:rPr>
          <w:rtl w:val="0"/>
        </w:rPr>
        <w:t xml:space="preserve">  She barely registered it before he stepped past her, moving out of sight, fiddling with something behind her head.</w:t>
      </w:r>
    </w:p>
    <w:p w:rsidR="00000000" w:rsidDel="00000000" w:rsidP="00000000" w:rsidRDefault="00000000" w:rsidRPr="00000000" w14:paraId="00000FB7">
      <w:pPr>
        <w:spacing w:after="0" w:before="0" w:line="480" w:lineRule="auto"/>
        <w:ind w:left="720" w:firstLine="720"/>
        <w:rPr/>
      </w:pPr>
      <w:r w:rsidDel="00000000" w:rsidR="00000000" w:rsidRPr="00000000">
        <w:rPr>
          <w:rtl w:val="0"/>
        </w:rPr>
        <w:t xml:space="preserve">  “I… owe you an apology, sir.”</w:t>
      </w:r>
    </w:p>
    <w:p w:rsidR="00000000" w:rsidDel="00000000" w:rsidP="00000000" w:rsidRDefault="00000000" w:rsidRPr="00000000" w14:paraId="00000FB8">
      <w:pPr>
        <w:spacing w:after="0" w:before="0" w:line="480" w:lineRule="auto"/>
        <w:ind w:left="720" w:firstLine="720"/>
        <w:rPr/>
      </w:pPr>
      <w:r w:rsidDel="00000000" w:rsidR="00000000" w:rsidRPr="00000000">
        <w:rPr>
          <w:rtl w:val="0"/>
        </w:rPr>
        <w:t xml:space="preserve">  “Hmm?” His voice sounded distant behind her.</w:t>
      </w:r>
    </w:p>
    <w:p w:rsidR="00000000" w:rsidDel="00000000" w:rsidP="00000000" w:rsidRDefault="00000000" w:rsidRPr="00000000" w14:paraId="00000FB9">
      <w:pPr>
        <w:spacing w:after="0" w:before="0" w:line="480" w:lineRule="auto"/>
        <w:ind w:left="720" w:firstLine="720"/>
        <w:rPr/>
      </w:pPr>
      <w:r w:rsidDel="00000000" w:rsidR="00000000" w:rsidRPr="00000000">
        <w:rPr>
          <w:rtl w:val="0"/>
        </w:rPr>
        <w:t xml:space="preserve">  Praew took a deep breath. “I thought you were… well… an absolutely deplorable monster.”</w:t>
      </w:r>
    </w:p>
    <w:p w:rsidR="00000000" w:rsidDel="00000000" w:rsidP="00000000" w:rsidRDefault="00000000" w:rsidRPr="00000000" w14:paraId="00000FBA">
      <w:pPr>
        <w:spacing w:after="0" w:before="0" w:line="480" w:lineRule="auto"/>
        <w:ind w:left="720" w:firstLine="720"/>
        <w:rPr/>
      </w:pPr>
      <w:r w:rsidDel="00000000" w:rsidR="00000000" w:rsidRPr="00000000">
        <w:rPr>
          <w:rtl w:val="0"/>
        </w:rPr>
        <w:t xml:space="preserve">  The Prime chuckled like someone only half-listening.</w:t>
      </w:r>
    </w:p>
    <w:p w:rsidR="00000000" w:rsidDel="00000000" w:rsidP="00000000" w:rsidRDefault="00000000" w:rsidRPr="00000000" w14:paraId="00000FBB">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 What is he doing back there? Ohh, he must be looking for a way to release me!</w:t>
      </w:r>
    </w:p>
    <w:p w:rsidR="00000000" w:rsidDel="00000000" w:rsidP="00000000" w:rsidRDefault="00000000" w:rsidRPr="00000000" w14:paraId="00000FBC">
      <w:pPr>
        <w:spacing w:after="0" w:before="0" w:line="480" w:lineRule="auto"/>
        <w:ind w:left="720" w:firstLine="720"/>
        <w:rPr/>
      </w:pPr>
      <w:r w:rsidDel="00000000" w:rsidR="00000000" w:rsidRPr="00000000">
        <w:rPr>
          <w:rtl w:val="0"/>
        </w:rPr>
        <w:t xml:space="preserve">  ”The straps have buckles here…”</w:t>
      </w:r>
    </w:p>
    <w:p w:rsidR="00000000" w:rsidDel="00000000" w:rsidP="00000000" w:rsidRDefault="00000000" w:rsidRPr="00000000" w14:paraId="00000FBD">
      <w:pPr>
        <w:spacing w:after="0" w:before="0" w:line="480" w:lineRule="auto"/>
        <w:ind w:left="720" w:firstLine="720"/>
        <w:rPr/>
      </w:pPr>
      <w:r w:rsidDel="00000000" w:rsidR="00000000" w:rsidRPr="00000000">
        <w:rPr>
          <w:rtl w:val="0"/>
        </w:rPr>
        <w:t xml:space="preserve">  No response.</w:t>
      </w:r>
    </w:p>
    <w:p w:rsidR="00000000" w:rsidDel="00000000" w:rsidP="00000000" w:rsidRDefault="00000000" w:rsidRPr="00000000" w14:paraId="00000FBE">
      <w:pPr>
        <w:spacing w:after="0" w:before="0" w:line="480" w:lineRule="auto"/>
        <w:ind w:left="720" w:firstLine="720"/>
        <w:rPr/>
      </w:pPr>
      <w:r w:rsidDel="00000000" w:rsidR="00000000" w:rsidRPr="00000000">
        <w:rPr>
          <w:rtl w:val="0"/>
        </w:rPr>
        <w:t xml:space="preserve">  She twiddled her fingers. “Uh… can you release me now?”</w:t>
      </w:r>
    </w:p>
    <w:p w:rsidR="00000000" w:rsidDel="00000000" w:rsidP="00000000" w:rsidRDefault="00000000" w:rsidRPr="00000000" w14:paraId="00000FBF">
      <w:pPr>
        <w:spacing w:after="0" w:before="0" w:line="480" w:lineRule="auto"/>
        <w:ind w:left="720" w:firstLine="720"/>
        <w:rPr/>
      </w:pPr>
      <w:r w:rsidDel="00000000" w:rsidR="00000000" w:rsidRPr="00000000">
        <w:rPr>
          <w:rtl w:val="0"/>
        </w:rPr>
        <w:t xml:space="preserve">  A pause.</w:t>
      </w:r>
    </w:p>
    <w:p w:rsidR="00000000" w:rsidDel="00000000" w:rsidP="00000000" w:rsidRDefault="00000000" w:rsidRPr="00000000" w14:paraId="00000FC0">
      <w:pPr>
        <w:spacing w:after="0" w:before="0" w:line="480" w:lineRule="auto"/>
        <w:ind w:left="720" w:firstLine="720"/>
        <w:rPr/>
      </w:pPr>
      <w:r w:rsidDel="00000000" w:rsidR="00000000" w:rsidRPr="00000000">
        <w:rPr>
          <w:rtl w:val="0"/>
        </w:rPr>
        <w:t xml:space="preserve">  “No, I cannot.”</w:t>
      </w:r>
    </w:p>
    <w:p w:rsidR="00000000" w:rsidDel="00000000" w:rsidP="00000000" w:rsidRDefault="00000000" w:rsidRPr="00000000" w14:paraId="00000FC1">
      <w:pPr>
        <w:spacing w:after="0" w:before="0" w:line="480" w:lineRule="auto"/>
        <w:ind w:left="720" w:firstLine="720"/>
        <w:rPr/>
      </w:pPr>
      <w:r w:rsidDel="00000000" w:rsidR="00000000" w:rsidRPr="00000000">
        <w:rPr>
          <w:rtl w:val="0"/>
        </w:rPr>
        <w:t xml:space="preserve">  The words hung in the air—so matter-of-fact, so final.</w:t>
      </w:r>
    </w:p>
    <w:p w:rsidR="00000000" w:rsidDel="00000000" w:rsidP="00000000" w:rsidRDefault="00000000" w:rsidRPr="00000000" w14:paraId="00000FC2">
      <w:pPr>
        <w:spacing w:after="0" w:before="0" w:line="480" w:lineRule="auto"/>
        <w:ind w:left="720" w:firstLine="720"/>
        <w:rPr/>
      </w:pPr>
      <w:r w:rsidDel="00000000" w:rsidR="00000000" w:rsidRPr="00000000">
        <w:rPr>
          <w:rtl w:val="0"/>
        </w:rPr>
        <w:t xml:space="preserve">  She swallowed hard. Alarm crept down her spine. “What…?”</w:t>
      </w:r>
    </w:p>
    <w:p w:rsidR="00000000" w:rsidDel="00000000" w:rsidP="00000000" w:rsidRDefault="00000000" w:rsidRPr="00000000" w14:paraId="00000FC3">
      <w:pPr>
        <w:spacing w:after="0" w:before="0" w:line="480" w:lineRule="auto"/>
        <w:ind w:left="720" w:firstLine="720"/>
        <w:rPr/>
      </w:pPr>
      <w:r w:rsidDel="00000000" w:rsidR="00000000" w:rsidRPr="00000000">
        <w:rPr>
          <w:rtl w:val="0"/>
        </w:rPr>
        <w:t xml:space="preserve">  “Do you even know what’s happening here, girl?”</w:t>
      </w:r>
    </w:p>
    <w:p w:rsidR="00000000" w:rsidDel="00000000" w:rsidP="00000000" w:rsidRDefault="00000000" w:rsidRPr="00000000" w14:paraId="00000FC4">
      <w:pPr>
        <w:spacing w:after="0" w:before="0" w:line="480" w:lineRule="auto"/>
        <w:ind w:left="720" w:firstLine="720"/>
        <w:rPr/>
      </w:pPr>
      <w:r w:rsidDel="00000000" w:rsidR="00000000" w:rsidRPr="00000000">
        <w:rPr>
          <w:rtl w:val="0"/>
        </w:rPr>
        <w:t xml:space="preserve">  His voice was measured, calm, like a man explaining basic facts to a child.</w:t>
      </w:r>
    </w:p>
    <w:p w:rsidR="00000000" w:rsidDel="00000000" w:rsidP="00000000" w:rsidRDefault="00000000" w:rsidRPr="00000000" w14:paraId="00000FC5">
      <w:pPr>
        <w:spacing w:after="0" w:before="0" w:line="480" w:lineRule="auto"/>
        <w:ind w:left="720" w:firstLine="720"/>
        <w:rPr/>
      </w:pPr>
      <w:r w:rsidDel="00000000" w:rsidR="00000000" w:rsidRPr="00000000">
        <w:rPr>
          <w:rtl w:val="0"/>
        </w:rPr>
        <w:t xml:space="preserve">  She writhed against the straps, instinct clawing for escape, but nothing gave.</w:t>
      </w:r>
    </w:p>
    <w:p w:rsidR="00000000" w:rsidDel="00000000" w:rsidP="00000000" w:rsidRDefault="00000000" w:rsidRPr="00000000" w14:paraId="00000FC6">
      <w:pPr>
        <w:spacing w:after="0" w:before="0" w:line="480" w:lineRule="auto"/>
        <w:ind w:left="720" w:firstLine="720"/>
        <w:rPr/>
      </w:pPr>
      <w:r w:rsidDel="00000000" w:rsidR="00000000" w:rsidRPr="00000000">
        <w:rPr>
          <w:rtl w:val="0"/>
        </w:rPr>
        <w:t xml:space="preserve">  The Prime continued without her response.</w:t>
      </w:r>
    </w:p>
    <w:p w:rsidR="00000000" w:rsidDel="00000000" w:rsidP="00000000" w:rsidRDefault="00000000" w:rsidRPr="00000000" w14:paraId="00000FC7">
      <w:pPr>
        <w:spacing w:after="0" w:before="0" w:line="480" w:lineRule="auto"/>
        <w:ind w:left="720" w:firstLine="720"/>
        <w:rPr/>
      </w:pPr>
      <w:r w:rsidDel="00000000" w:rsidR="00000000" w:rsidRPr="00000000">
        <w:rPr>
          <w:rtl w:val="0"/>
        </w:rPr>
        <w:t xml:space="preserve">  “You probably only know about Common and Noble Stones.” His tone remained even. “But there are more. Prime. Sovereign. Mythical.”</w:t>
      </w:r>
    </w:p>
    <w:p w:rsidR="00000000" w:rsidDel="00000000" w:rsidP="00000000" w:rsidRDefault="00000000" w:rsidRPr="00000000" w14:paraId="00000FC8">
      <w:pPr>
        <w:spacing w:after="0" w:before="0" w:line="480" w:lineRule="auto"/>
        <w:ind w:left="720" w:firstLine="720"/>
        <w:rPr/>
      </w:pPr>
      <w:r w:rsidDel="00000000" w:rsidR="00000000" w:rsidRPr="00000000">
        <w:rPr>
          <w:rtl w:val="0"/>
        </w:rPr>
        <w:t xml:space="preserve">  Another deliberate, dramatic pause before continuing.</w:t>
      </w:r>
    </w:p>
    <w:p w:rsidR="00000000" w:rsidDel="00000000" w:rsidP="00000000" w:rsidRDefault="00000000" w:rsidRPr="00000000" w14:paraId="00000FC9">
      <w:pPr>
        <w:spacing w:after="0" w:before="0" w:line="480" w:lineRule="auto"/>
        <w:ind w:left="720" w:firstLine="720"/>
        <w:rPr/>
      </w:pPr>
      <w:r w:rsidDel="00000000" w:rsidR="00000000" w:rsidRPr="00000000">
        <w:rPr>
          <w:rtl w:val="0"/>
        </w:rPr>
        <w:t xml:space="preserve">  “There are humans who are, in essence, more beast than man. Some are born with a rare genetic mutation—a mutation that enables a particular Sifaralith Stone to be embedded into their body, much like the beasts who are born with theirs.”</w:t>
      </w:r>
    </w:p>
    <w:p w:rsidR="00000000" w:rsidDel="00000000" w:rsidP="00000000" w:rsidRDefault="00000000" w:rsidRPr="00000000" w14:paraId="00000FCA">
      <w:pPr>
        <w:spacing w:after="0" w:before="0" w:line="480" w:lineRule="auto"/>
        <w:ind w:left="720" w:firstLine="720"/>
        <w:rPr/>
      </w:pPr>
      <w:r w:rsidDel="00000000" w:rsidR="00000000" w:rsidRPr="00000000">
        <w:rPr>
          <w:rtl w:val="0"/>
        </w:rPr>
        <w:t xml:space="preserve">  Praew’s body began to shake involuntarily. Her breathing grew difficult. She glanced at her friend’s corpse and the Sifaralith stone embedded in Junya’s skull. But… that… that wasn’t possible.</w:t>
      </w:r>
    </w:p>
    <w:p w:rsidR="00000000" w:rsidDel="00000000" w:rsidP="00000000" w:rsidRDefault="00000000" w:rsidRPr="00000000" w14:paraId="00000FCB">
      <w:pPr>
        <w:spacing w:after="0" w:before="0" w:line="480" w:lineRule="auto"/>
        <w:ind w:left="720" w:firstLine="720"/>
        <w:rPr>
          <w:i w:val="1"/>
          <w:iCs w:val="1"/>
        </w:rPr>
      </w:pPr>
      <w:r w:rsidDel="00000000" w:rsidR="00000000" w:rsidRPr="00000000">
        <w:rPr>
          <w:rtl w:val="0"/>
        </w:rPr>
        <w:t xml:space="preserve">  The Prime and Renwick stepped into her line of sight. </w:t>
      </w:r>
      <w:r w:rsidDel="00000000" w:rsidR="00000000" w:rsidRPr="00000000">
        <w:rPr>
          <w:i w:val="1"/>
          <w:iCs w:val="1"/>
          <w:rtl w:val="0"/>
        </w:rPr>
        <w:t xml:space="preserve">When did that bolting Ratrod return?</w:t>
      </w:r>
    </w:p>
    <w:p w:rsidR="00000000" w:rsidDel="00000000" w:rsidP="00000000" w:rsidRDefault="00000000" w:rsidRPr="00000000" w14:paraId="00000FCC">
      <w:pPr>
        <w:spacing w:after="0" w:before="0" w:line="480" w:lineRule="auto"/>
        <w:ind w:left="720" w:firstLine="720"/>
        <w:rPr/>
      </w:pPr>
      <w:r w:rsidDel="00000000" w:rsidR="00000000" w:rsidRPr="00000000">
        <w:rPr>
          <w:rtl w:val="0"/>
        </w:rPr>
        <w:t xml:space="preserve">  She gritted her teeth. “I will kill you, Renwick! If I ever get out of here, I will make you pay! Both of you!”</w:t>
      </w:r>
    </w:p>
    <w:p w:rsidR="00000000" w:rsidDel="00000000" w:rsidP="00000000" w:rsidRDefault="00000000" w:rsidRPr="00000000" w14:paraId="00000FCD">
      <w:pPr>
        <w:spacing w:after="0" w:before="0" w:line="480" w:lineRule="auto"/>
        <w:ind w:left="720" w:firstLine="720"/>
        <w:rPr/>
      </w:pPr>
      <w:r w:rsidDel="00000000" w:rsidR="00000000" w:rsidRPr="00000000">
        <w:rPr>
          <w:rtl w:val="0"/>
        </w:rPr>
        <w:t xml:space="preserve">  He refused to look at her as he handed a black pouch to The Prime, who then pulled out a BoltStone. Its polished surface gleamed under the dim light.</w:t>
      </w:r>
    </w:p>
    <w:p w:rsidR="00000000" w:rsidDel="00000000" w:rsidP="00000000" w:rsidRDefault="00000000" w:rsidRPr="00000000" w14:paraId="00000FCE">
      <w:pPr>
        <w:spacing w:after="0" w:before="0" w:line="480" w:lineRule="auto"/>
        <w:ind w:left="720" w:firstLine="720"/>
        <w:rPr/>
      </w:pPr>
      <w:r w:rsidDel="00000000" w:rsidR="00000000" w:rsidRPr="00000000">
        <w:rPr>
          <w:rtl w:val="0"/>
        </w:rPr>
        <w:t xml:space="preserve">  The Prime lifted it between the three of them reverently, voice shaking as he spoke. “Exclusive to one of the ten beasts of legend. A Mythical BoltStone.”</w:t>
      </w:r>
    </w:p>
    <w:p w:rsidR="00000000" w:rsidDel="00000000" w:rsidP="00000000" w:rsidRDefault="00000000" w:rsidRPr="00000000" w14:paraId="00000FCF">
      <w:pPr>
        <w:spacing w:after="0" w:before="0" w:line="480" w:lineRule="auto"/>
        <w:ind w:left="720" w:firstLine="720"/>
        <w:rPr/>
      </w:pPr>
      <w:r w:rsidDel="00000000" w:rsidR="00000000" w:rsidRPr="00000000">
        <w:rPr>
          <w:rtl w:val="0"/>
        </w:rPr>
        <w:t xml:space="preserve">  As if triggered by his voice, the stone began to glow bright red. The color flooded the room, overpowering the SolarStones within.</w:t>
      </w:r>
    </w:p>
    <w:p w:rsidR="00000000" w:rsidDel="00000000" w:rsidP="00000000" w:rsidRDefault="00000000" w:rsidRPr="00000000" w14:paraId="00000FD0">
      <w:pPr>
        <w:spacing w:after="0" w:before="0" w:line="480" w:lineRule="auto"/>
        <w:ind w:left="720" w:firstLine="720"/>
        <w:rPr/>
      </w:pPr>
      <w:r w:rsidDel="00000000" w:rsidR="00000000" w:rsidRPr="00000000">
        <w:rPr>
          <w:rtl w:val="0"/>
        </w:rPr>
        <w:t xml:space="preserve">  A wave of fear and sadness overwhelmed Praew. “That glow!”</w:t>
      </w:r>
    </w:p>
    <w:p w:rsidR="00000000" w:rsidDel="00000000" w:rsidP="00000000" w:rsidRDefault="00000000" w:rsidRPr="00000000" w14:paraId="00000FD1">
      <w:pPr>
        <w:spacing w:after="0" w:before="0" w:line="480" w:lineRule="auto"/>
        <w:ind w:left="720" w:firstLine="720"/>
        <w:rPr/>
      </w:pPr>
      <w:r w:rsidDel="00000000" w:rsidR="00000000" w:rsidRPr="00000000">
        <w:rPr>
          <w:rtl w:val="0"/>
        </w:rPr>
        <w:t xml:space="preserve">  “Yes.” The Prime nodded eagerly. His calm demeanor had begun to crack. “That red glow is proof of your compatibility with the stone. It recognizes you. But recognition is not enough.”</w:t>
      </w:r>
    </w:p>
    <w:p w:rsidR="00000000" w:rsidDel="00000000" w:rsidP="00000000" w:rsidRDefault="00000000" w:rsidRPr="00000000" w14:paraId="00000FD2">
      <w:pPr>
        <w:spacing w:after="0" w:before="0" w:line="480" w:lineRule="auto"/>
        <w:ind w:left="720" w:firstLine="720"/>
        <w:rPr/>
      </w:pPr>
      <w:r w:rsidDel="00000000" w:rsidR="00000000" w:rsidRPr="00000000">
        <w:rPr>
          <w:rtl w:val="0"/>
        </w:rPr>
        <w:t xml:space="preserve">  He paused, staring at the tears that began running down her face.</w:t>
      </w:r>
    </w:p>
    <w:p w:rsidR="00000000" w:rsidDel="00000000" w:rsidP="00000000" w:rsidRDefault="00000000" w:rsidRPr="00000000" w14:paraId="00000FD3">
      <w:pPr>
        <w:spacing w:after="0" w:before="0" w:line="480" w:lineRule="auto"/>
        <w:ind w:left="720" w:firstLine="720"/>
        <w:rPr/>
      </w:pPr>
      <w:r w:rsidDel="00000000" w:rsidR="00000000" w:rsidRPr="00000000">
        <w:rPr>
          <w:rtl w:val="0"/>
        </w:rPr>
        <w:t xml:space="preserve">  “You feel it, don’t you?” He continued with an excited smile. “Emotions that do not belong to you? That is the stone attempting to initiate the embedding process. The stone makes you feel the final emotions of the beast, just before its death. Do not fight it.”</w:t>
      </w:r>
    </w:p>
    <w:p w:rsidR="00000000" w:rsidDel="00000000" w:rsidP="00000000" w:rsidRDefault="00000000" w:rsidRPr="00000000" w14:paraId="00000FD4">
      <w:pPr>
        <w:spacing w:after="0" w:before="0" w:line="480" w:lineRule="auto"/>
        <w:ind w:left="720" w:firstLine="720"/>
        <w:rPr/>
      </w:pPr>
      <w:r w:rsidDel="00000000" w:rsidR="00000000" w:rsidRPr="00000000">
        <w:rPr>
          <w:rtl w:val="0"/>
        </w:rPr>
        <w:t xml:space="preserve">  Praew stopped breathing. Her mind reeled.</w:t>
      </w:r>
    </w:p>
    <w:p w:rsidR="00000000" w:rsidDel="00000000" w:rsidP="00000000" w:rsidRDefault="00000000" w:rsidRPr="00000000" w14:paraId="00000FD5">
      <w:pPr>
        <w:spacing w:after="0" w:before="0" w:line="480" w:lineRule="auto"/>
        <w:ind w:left="720" w:firstLine="720"/>
        <w:rPr/>
      </w:pPr>
      <w:r w:rsidDel="00000000" w:rsidR="00000000" w:rsidRPr="00000000">
        <w:rPr>
          <w:rtl w:val="0"/>
        </w:rPr>
        <w:t xml:space="preserve">  To a distant, buried memory. One she had assumed was just nerves.</w:t>
      </w:r>
    </w:p>
    <w:p w:rsidR="00000000" w:rsidDel="00000000" w:rsidP="00000000" w:rsidRDefault="00000000" w:rsidRPr="00000000" w14:paraId="00000FD6">
      <w:pPr>
        <w:spacing w:after="0" w:before="0" w:line="480" w:lineRule="auto"/>
        <w:ind w:left="720" w:firstLine="720"/>
        <w:rPr/>
      </w:pPr>
      <w:r w:rsidDel="00000000" w:rsidR="00000000" w:rsidRPr="00000000">
        <w:rPr>
          <w:rtl w:val="0"/>
        </w:rPr>
        <w:t xml:space="preserve">  The Hunter Test. That same black bag.</w:t>
      </w:r>
    </w:p>
    <w:p w:rsidR="00000000" w:rsidDel="00000000" w:rsidP="00000000" w:rsidRDefault="00000000" w:rsidRPr="00000000" w14:paraId="00000FD7">
      <w:pPr>
        <w:spacing w:after="0" w:before="0" w:line="480" w:lineRule="auto"/>
        <w:ind w:left="720" w:firstLine="720"/>
        <w:rPr/>
      </w:pPr>
      <w:r w:rsidDel="00000000" w:rsidR="00000000" w:rsidRPr="00000000">
        <w:rPr>
          <w:rtl w:val="0"/>
        </w:rPr>
        <w:t xml:space="preserve">  It had been glowing this same red.</w:t>
      </w:r>
    </w:p>
    <w:p w:rsidR="00000000" w:rsidDel="00000000" w:rsidP="00000000" w:rsidRDefault="00000000" w:rsidRPr="00000000" w14:paraId="00000FD8">
      <w:pPr>
        <w:spacing w:after="0" w:before="0" w:line="480" w:lineRule="auto"/>
        <w:ind w:left="720" w:firstLine="720"/>
        <w:rPr/>
      </w:pPr>
      <w:r w:rsidDel="00000000" w:rsidR="00000000" w:rsidRPr="00000000">
        <w:rPr>
          <w:rtl w:val="0"/>
        </w:rPr>
        <w:t xml:space="preserve">  And she—she had felt this same raging storm of emotions.</w:t>
      </w:r>
    </w:p>
    <w:p w:rsidR="00000000" w:rsidDel="00000000" w:rsidP="00000000" w:rsidRDefault="00000000" w:rsidRPr="00000000" w14:paraId="00000FD9">
      <w:pPr>
        <w:spacing w:after="0" w:before="0" w:line="480" w:lineRule="auto"/>
        <w:ind w:left="720" w:firstLine="720"/>
        <w:rPr>
          <w:i w:val="1"/>
          <w:iCs w:val="1"/>
        </w:rPr>
      </w:pPr>
      <w:r w:rsidDel="00000000" w:rsidR="00000000" w:rsidRPr="00000000">
        <w:rPr>
          <w:i w:val="1"/>
          <w:iCs w:val="1"/>
          <w:rtl w:val="0"/>
        </w:rPr>
        <w:t xml:space="preserve">  That test…</w:t>
      </w:r>
    </w:p>
    <w:p w:rsidR="00000000" w:rsidDel="00000000" w:rsidP="00000000" w:rsidRDefault="00000000" w:rsidRPr="00000000" w14:paraId="00000FDA">
      <w:pPr>
        <w:spacing w:after="0" w:before="0" w:line="480" w:lineRule="auto"/>
        <w:ind w:left="720" w:firstLine="720"/>
        <w:rPr>
          <w:i w:val="1"/>
          <w:iCs w:val="1"/>
        </w:rPr>
      </w:pPr>
      <w:r w:rsidDel="00000000" w:rsidR="00000000" w:rsidRPr="00000000">
        <w:rPr>
          <w:i w:val="1"/>
          <w:iCs w:val="1"/>
          <w:rtl w:val="0"/>
        </w:rPr>
        <w:t xml:space="preserve">  It wasn’t about becoming a Hunter, was it?</w:t>
      </w:r>
    </w:p>
    <w:p w:rsidR="00000000" w:rsidDel="00000000" w:rsidP="00000000" w:rsidRDefault="00000000" w:rsidRPr="00000000" w14:paraId="00000FDB">
      <w:pPr>
        <w:spacing w:after="0" w:before="0" w:line="480" w:lineRule="auto"/>
        <w:ind w:left="720" w:firstLine="720"/>
        <w:rPr>
          <w:i w:val="1"/>
          <w:iCs w:val="1"/>
        </w:rPr>
      </w:pPr>
      <w:r w:rsidDel="00000000" w:rsidR="00000000" w:rsidRPr="00000000">
        <w:rPr>
          <w:i w:val="1"/>
          <w:iCs w:val="1"/>
          <w:rtl w:val="0"/>
        </w:rPr>
        <w:t xml:space="preserve">  It wasn’t about skill at all.</w:t>
      </w:r>
    </w:p>
    <w:p w:rsidR="00000000" w:rsidDel="00000000" w:rsidP="00000000" w:rsidRDefault="00000000" w:rsidRPr="00000000" w14:paraId="00000FDC">
      <w:pPr>
        <w:spacing w:after="0" w:before="0" w:line="480" w:lineRule="auto"/>
        <w:ind w:left="720" w:firstLine="720"/>
        <w:rPr/>
      </w:pPr>
      <w:r w:rsidDel="00000000" w:rsidR="00000000" w:rsidRPr="00000000">
        <w:rPr>
          <w:rtl w:val="0"/>
        </w:rPr>
        <w:t xml:space="preserve">  It was a screening process. A search for people. People like her.</w:t>
      </w:r>
    </w:p>
    <w:p w:rsidR="00000000" w:rsidDel="00000000" w:rsidP="00000000" w:rsidRDefault="00000000" w:rsidRPr="00000000" w14:paraId="00000FDD">
      <w:pPr>
        <w:spacing w:after="0" w:before="0" w:line="480" w:lineRule="auto"/>
        <w:ind w:left="720" w:firstLine="720"/>
        <w:rPr/>
      </w:pPr>
      <w:r w:rsidDel="00000000" w:rsidR="00000000" w:rsidRPr="00000000">
        <w:rPr>
          <w:rtl w:val="0"/>
        </w:rPr>
        <w:t xml:space="preserve">  Her lips parted. A whisper. Barely a sound.</w:t>
      </w:r>
    </w:p>
    <w:p w:rsidR="00000000" w:rsidDel="00000000" w:rsidP="00000000" w:rsidRDefault="00000000" w:rsidRPr="00000000" w14:paraId="00000FDE">
      <w:pPr>
        <w:spacing w:after="0" w:before="0" w:line="480" w:lineRule="auto"/>
        <w:ind w:left="720" w:firstLine="720"/>
        <w:rPr/>
      </w:pPr>
      <w:r w:rsidDel="00000000" w:rsidR="00000000" w:rsidRPr="00000000">
        <w:rPr>
          <w:rtl w:val="0"/>
        </w:rPr>
        <w:t xml:space="preserve">  “That’s impossible.”</w:t>
      </w:r>
    </w:p>
    <w:p w:rsidR="00000000" w:rsidDel="00000000" w:rsidP="00000000" w:rsidRDefault="00000000" w:rsidRPr="00000000" w14:paraId="00000FDF">
      <w:pPr>
        <w:spacing w:after="0" w:before="0" w:line="480" w:lineRule="auto"/>
        <w:ind w:left="720" w:firstLine="720"/>
        <w:rPr/>
      </w:pPr>
      <w:r w:rsidDel="00000000" w:rsidR="00000000" w:rsidRPr="00000000">
        <w:rPr>
          <w:rtl w:val="0"/>
        </w:rPr>
        <w:t xml:space="preserve">  The Prime’s face softened. His expression became unnaturally paternal.</w:t>
      </w:r>
    </w:p>
    <w:p w:rsidR="00000000" w:rsidDel="00000000" w:rsidP="00000000" w:rsidRDefault="00000000" w:rsidRPr="00000000" w14:paraId="00000FE0">
      <w:pPr>
        <w:spacing w:after="0" w:before="0" w:line="480" w:lineRule="auto"/>
        <w:ind w:left="720" w:firstLine="720"/>
        <w:rPr/>
      </w:pPr>
      <w:r w:rsidDel="00000000" w:rsidR="00000000" w:rsidRPr="00000000">
        <w:rPr>
          <w:rtl w:val="0"/>
        </w:rPr>
        <w:t xml:space="preserve">  “No, my dear. What’s impossible is the task you must face next.”</w:t>
      </w:r>
    </w:p>
    <w:p w:rsidR="00000000" w:rsidDel="00000000" w:rsidP="00000000" w:rsidRDefault="00000000" w:rsidRPr="00000000" w14:paraId="00000FE1">
      <w:pPr>
        <w:spacing w:after="0" w:before="0" w:line="480" w:lineRule="auto"/>
        <w:ind w:left="720" w:firstLine="720"/>
        <w:rPr/>
      </w:pPr>
      <w:r w:rsidDel="00000000" w:rsidR="00000000" w:rsidRPr="00000000">
        <w:rPr>
          <w:rtl w:val="0"/>
        </w:rPr>
        <w:t xml:space="preserve">  He closed his hand around the Sifaralith and clasped his hands behind his back, pacing slowly before continuing.</w:t>
      </w:r>
    </w:p>
    <w:p w:rsidR="00000000" w:rsidDel="00000000" w:rsidP="00000000" w:rsidRDefault="00000000" w:rsidRPr="00000000" w14:paraId="00000FE2">
      <w:pPr>
        <w:spacing w:after="0" w:before="0" w:line="480" w:lineRule="auto"/>
        <w:ind w:left="720" w:firstLine="720"/>
        <w:rPr/>
      </w:pPr>
      <w:r w:rsidDel="00000000" w:rsidR="00000000" w:rsidRPr="00000000">
        <w:rPr>
          <w:rtl w:val="0"/>
        </w:rPr>
        <w:t xml:space="preserve">  “You must synergize with the lingering will that the beast left within the stone. But the real trick is to match the intensity of those emotions. That is the only way to avoid ending up like your friends, who couldn’t even handle their Prime Sifaraliths.”</w:t>
      </w:r>
    </w:p>
    <w:p w:rsidR="00000000" w:rsidDel="00000000" w:rsidP="00000000" w:rsidRDefault="00000000" w:rsidRPr="00000000" w14:paraId="00000FE3">
      <w:pPr>
        <w:spacing w:after="0" w:before="0" w:line="480" w:lineRule="auto"/>
        <w:ind w:left="720" w:firstLine="720"/>
        <w:rPr/>
      </w:pPr>
      <w:r w:rsidDel="00000000" w:rsidR="00000000" w:rsidRPr="00000000">
        <w:rPr>
          <w:rtl w:val="0"/>
        </w:rPr>
        <w:t xml:space="preserve">  The Prime shook his head in what could have been pity or disappointment.</w:t>
      </w:r>
    </w:p>
    <w:p w:rsidR="00000000" w:rsidDel="00000000" w:rsidP="00000000" w:rsidRDefault="00000000" w:rsidRPr="00000000" w14:paraId="00000FE4">
      <w:pPr>
        <w:spacing w:after="0" w:before="0" w:line="480" w:lineRule="auto"/>
        <w:ind w:left="720" w:firstLine="720"/>
        <w:rPr/>
      </w:pPr>
      <w:r w:rsidDel="00000000" w:rsidR="00000000" w:rsidRPr="00000000">
        <w:rPr>
          <w:rtl w:val="0"/>
        </w:rPr>
        <w:t xml:space="preserve">  “You see, the </w:t>
      </w:r>
      <w:sdt>
        <w:sdtPr>
          <w:id w:val="1819972701"/>
          <w:tag w:val="goog_rdk_147"/>
        </w:sdtPr>
        <w:sdtContent>
          <w:ins w:author="William Cox" w:id="44" w:date="2025-12-23T17:13:00Z">
            <w:r w:rsidDel="00000000" w:rsidR="00000000" w:rsidRPr="00000000">
              <w:rPr>
                <w:rtl w:val="0"/>
              </w:rPr>
              <w:t xml:space="preserve">rarer</w:t>
            </w:r>
          </w:ins>
        </w:sdtContent>
      </w:sdt>
      <w:sdt>
        <w:sdtPr>
          <w:id w:val="-159344944"/>
          <w:tag w:val="goog_rdk_148"/>
        </w:sdtPr>
        <w:sdtContent>
          <w:del w:author="William Cox" w:id="44" w:date="2025-12-23T17:13:00Z">
            <w:r w:rsidDel="00000000" w:rsidR="00000000" w:rsidRPr="00000000">
              <w:rPr>
                <w:rtl w:val="0"/>
              </w:rPr>
              <w:delText xml:space="preserve">more rare</w:delText>
            </w:r>
          </w:del>
        </w:sdtContent>
      </w:sdt>
      <w:r w:rsidDel="00000000" w:rsidR="00000000" w:rsidRPr="00000000">
        <w:rPr>
          <w:rtl w:val="0"/>
        </w:rPr>
        <w:t xml:space="preserve"> the stone, the slimmer the chance a human survives the embedding.</w:t>
      </w:r>
    </w:p>
    <w:p w:rsidR="00000000" w:rsidDel="00000000" w:rsidP="00000000" w:rsidRDefault="00000000" w:rsidRPr="00000000" w14:paraId="00000FE5">
      <w:pPr>
        <w:spacing w:after="0" w:before="0" w:line="480" w:lineRule="auto"/>
        <w:ind w:left="720" w:firstLine="720"/>
        <w:rPr/>
      </w:pPr>
      <w:r w:rsidDel="00000000" w:rsidR="00000000" w:rsidRPr="00000000">
        <w:rPr>
          <w:rtl w:val="0"/>
        </w:rPr>
        <w:t xml:space="preserve">  “Common: forty percent. Noble: thirty. Prime: twenty. Sovereign: ten.”</w:t>
      </w:r>
    </w:p>
    <w:p w:rsidR="00000000" w:rsidDel="00000000" w:rsidP="00000000" w:rsidRDefault="00000000" w:rsidRPr="00000000" w14:paraId="00000FE6">
      <w:pPr>
        <w:spacing w:after="0" w:before="0" w:line="480" w:lineRule="auto"/>
        <w:ind w:left="720" w:firstLine="720"/>
        <w:rPr/>
      </w:pPr>
      <w:r w:rsidDel="00000000" w:rsidR="00000000" w:rsidRPr="00000000">
        <w:rPr>
          <w:rtl w:val="0"/>
        </w:rPr>
        <w:t xml:space="preserve">  The Prime stopped just in front of her, gaze meeting hers.</w:t>
      </w:r>
    </w:p>
    <w:p w:rsidR="00000000" w:rsidDel="00000000" w:rsidP="00000000" w:rsidRDefault="00000000" w:rsidRPr="00000000" w14:paraId="00000FE7">
      <w:pPr>
        <w:spacing w:after="0" w:before="0" w:line="480" w:lineRule="auto"/>
        <w:ind w:left="720" w:firstLine="720"/>
        <w:rPr/>
      </w:pPr>
      <w:r w:rsidDel="00000000" w:rsidR="00000000" w:rsidRPr="00000000">
        <w:rPr>
          <w:rtl w:val="0"/>
        </w:rPr>
        <w:t xml:space="preserve">  “Mythical, well, few believe the stones even exist.”</w:t>
      </w:r>
    </w:p>
    <w:p w:rsidR="00000000" w:rsidDel="00000000" w:rsidP="00000000" w:rsidRDefault="00000000" w:rsidRPr="00000000" w14:paraId="00000FE8">
      <w:pPr>
        <w:spacing w:after="0" w:before="0" w:line="480" w:lineRule="auto"/>
        <w:ind w:left="720" w:firstLine="720"/>
        <w:rPr/>
      </w:pPr>
      <w:r w:rsidDel="00000000" w:rsidR="00000000" w:rsidRPr="00000000">
        <w:rPr>
          <w:rtl w:val="0"/>
        </w:rPr>
        <w:t xml:space="preserve">  Praew’s pulse roared in her ears. Her mind screamed at her to fight, to run, to do something.</w:t>
      </w:r>
    </w:p>
    <w:p w:rsidR="00000000" w:rsidDel="00000000" w:rsidP="00000000" w:rsidRDefault="00000000" w:rsidRPr="00000000" w14:paraId="00000FE9">
      <w:pPr>
        <w:spacing w:after="0" w:before="0" w:line="480" w:lineRule="auto"/>
        <w:ind w:left="720" w:firstLine="720"/>
        <w:rPr/>
      </w:pPr>
      <w:r w:rsidDel="00000000" w:rsidR="00000000" w:rsidRPr="00000000">
        <w:rPr>
          <w:rtl w:val="0"/>
        </w:rPr>
        <w:t xml:space="preserve">  The Prime raised his arm above his head, eyes fixed upward as he admired the stone. The BoltStone glowed brighter now.</w:t>
      </w:r>
    </w:p>
    <w:p w:rsidR="00000000" w:rsidDel="00000000" w:rsidP="00000000" w:rsidRDefault="00000000" w:rsidRPr="00000000" w14:paraId="00000FEA">
      <w:pPr>
        <w:spacing w:after="0" w:before="0" w:line="480" w:lineRule="auto"/>
        <w:ind w:left="720" w:firstLine="720"/>
        <w:rPr/>
      </w:pPr>
      <w:r w:rsidDel="00000000" w:rsidR="00000000" w:rsidRPr="00000000">
        <w:rPr>
          <w:rtl w:val="0"/>
        </w:rPr>
        <w:t xml:space="preserve">  He shook his head and sighed.</w:t>
      </w:r>
    </w:p>
    <w:p w:rsidR="00000000" w:rsidDel="00000000" w:rsidP="00000000" w:rsidRDefault="00000000" w:rsidRPr="00000000" w14:paraId="00000FEB">
      <w:pPr>
        <w:spacing w:after="0" w:before="0" w:line="480" w:lineRule="auto"/>
        <w:ind w:left="720" w:firstLine="720"/>
        <w:rPr/>
      </w:pPr>
      <w:r w:rsidDel="00000000" w:rsidR="00000000" w:rsidRPr="00000000">
        <w:rPr>
          <w:rtl w:val="0"/>
        </w:rPr>
        <w:t xml:space="preserve">  “Yet, for the sake of our species, the risk must be taken.”</w:t>
      </w:r>
    </w:p>
    <w:p w:rsidR="00000000" w:rsidDel="00000000" w:rsidP="00000000" w:rsidRDefault="00000000" w:rsidRPr="00000000" w14:paraId="00000FEC">
      <w:pPr>
        <w:spacing w:after="0" w:before="0" w:line="480" w:lineRule="auto"/>
        <w:ind w:left="720" w:firstLine="720"/>
        <w:rPr/>
      </w:pPr>
      <w:r w:rsidDel="00000000" w:rsidR="00000000" w:rsidRPr="00000000">
        <w:rPr>
          <w:rtl w:val="0"/>
        </w:rPr>
        <w:t xml:space="preserve">  The Prime slammed the BoltStone into her chest, just below the throat.</w:t>
      </w:r>
    </w:p>
    <w:p w:rsidR="00000000" w:rsidDel="00000000" w:rsidP="00000000" w:rsidRDefault="00000000" w:rsidRPr="00000000" w14:paraId="00000FED">
      <w:pPr>
        <w:spacing w:after="0" w:before="0" w:line="480" w:lineRule="auto"/>
        <w:ind w:left="720" w:firstLine="720"/>
        <w:rPr/>
      </w:pPr>
      <w:r w:rsidDel="00000000" w:rsidR="00000000" w:rsidRPr="00000000">
        <w:rPr>
          <w:rtl w:val="0"/>
        </w:rPr>
        <w:t xml:space="preserve">  Praew gasped.</w:t>
      </w:r>
    </w:p>
    <w:p w:rsidR="00000000" w:rsidDel="00000000" w:rsidP="00000000" w:rsidRDefault="00000000" w:rsidRPr="00000000" w14:paraId="00000FEE">
      <w:pPr>
        <w:spacing w:after="0" w:before="0" w:line="480" w:lineRule="auto"/>
        <w:ind w:left="720" w:firstLine="720"/>
        <w:rPr/>
      </w:pPr>
      <w:r w:rsidDel="00000000" w:rsidR="00000000" w:rsidRPr="00000000">
        <w:rPr>
          <w:rtl w:val="0"/>
        </w:rPr>
        <w:t xml:space="preserve">  The BoltStone pulsed against her skin. Its red glow deepened to a bloody crimson that flooded the room with an intense heat. Praew tried to look down, but the straps locked her neck in place. She could just make out the stone’s new molten color between The Prime’s fingers while he continued to push.</w:t>
      </w:r>
    </w:p>
    <w:p w:rsidR="00000000" w:rsidDel="00000000" w:rsidP="00000000" w:rsidRDefault="00000000" w:rsidRPr="00000000" w14:paraId="00000FEF">
      <w:pPr>
        <w:spacing w:after="0" w:before="0" w:line="480" w:lineRule="auto"/>
        <w:ind w:left="720" w:firstLine="720"/>
        <w:rPr/>
      </w:pPr>
      <w:r w:rsidDel="00000000" w:rsidR="00000000" w:rsidRPr="00000000">
        <w:rPr>
          <w:rtl w:val="0"/>
        </w:rPr>
        <w:t xml:space="preserve">  She screamed as the heat burned into her chest.</w:t>
      </w:r>
    </w:p>
    <w:p w:rsidR="00000000" w:rsidDel="00000000" w:rsidP="00000000" w:rsidRDefault="00000000" w:rsidRPr="00000000" w14:paraId="00000FF0">
      <w:pPr>
        <w:spacing w:after="0" w:before="0" w:line="480" w:lineRule="auto"/>
        <w:ind w:left="720" w:firstLine="720"/>
        <w:rPr/>
      </w:pPr>
      <w:r w:rsidDel="00000000" w:rsidR="00000000" w:rsidRPr="00000000">
        <w:rPr>
          <w:rtl w:val="0"/>
        </w:rPr>
        <w:t xml:space="preserve">  Agony. Raw. Unrelenting. A shockwave of electricity ripped through her bones, searing through muscle, nerve, and skin.</w:t>
      </w:r>
    </w:p>
    <w:p w:rsidR="00000000" w:rsidDel="00000000" w:rsidP="00000000" w:rsidRDefault="00000000" w:rsidRPr="00000000" w14:paraId="00000FF1">
      <w:pPr>
        <w:spacing w:after="0" w:before="0" w:line="480" w:lineRule="auto"/>
        <w:ind w:left="720" w:firstLine="720"/>
        <w:rPr/>
      </w:pPr>
      <w:r w:rsidDel="00000000" w:rsidR="00000000" w:rsidRPr="00000000">
        <w:rPr>
          <w:rtl w:val="0"/>
        </w:rPr>
        <w:t xml:space="preserve">  Everything faded to black.</w:t>
      </w:r>
    </w:p>
    <w:p w:rsidR="00000000" w:rsidDel="00000000" w:rsidP="00000000" w:rsidRDefault="00000000" w:rsidRPr="00000000" w14:paraId="00000FF2">
      <w:pPr>
        <w:spacing w:after="0" w:before="0" w:line="480" w:lineRule="auto"/>
        <w:ind w:left="720" w:firstLine="720"/>
        <w:rPr/>
      </w:pPr>
      <w:r w:rsidDel="00000000" w:rsidR="00000000" w:rsidRPr="00000000">
        <w:rPr>
          <w:rtl w:val="0"/>
        </w:rPr>
      </w:r>
    </w:p>
    <w:p w:rsidR="00000000" w:rsidDel="00000000" w:rsidP="00000000" w:rsidRDefault="00000000" w:rsidRPr="00000000" w14:paraId="00000FF3">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0FF4">
      <w:pPr>
        <w:spacing w:after="0" w:before="0" w:line="480" w:lineRule="auto"/>
        <w:ind w:left="720" w:firstLine="720"/>
        <w:rPr/>
      </w:pPr>
      <w:r w:rsidDel="00000000" w:rsidR="00000000" w:rsidRPr="00000000">
        <w:rPr>
          <w:rtl w:val="0"/>
        </w:rPr>
      </w:r>
    </w:p>
    <w:p w:rsidR="00000000" w:rsidDel="00000000" w:rsidP="00000000" w:rsidRDefault="00000000" w:rsidRPr="00000000" w14:paraId="00000FF5">
      <w:pPr>
        <w:spacing w:after="0" w:before="0" w:line="480" w:lineRule="auto"/>
        <w:ind w:left="720" w:firstLine="720"/>
        <w:rPr/>
      </w:pPr>
      <w:r w:rsidDel="00000000" w:rsidR="00000000" w:rsidRPr="00000000">
        <w:rPr>
          <w:rtl w:val="0"/>
        </w:rPr>
        <w:t xml:space="preserve">  </w:t>
      </w:r>
      <w:sdt>
        <w:sdtPr>
          <w:id w:val="1089293441"/>
          <w:tag w:val="goog_rdk_149"/>
        </w:sdtPr>
        <w:sdtContent>
          <w:commentRangeStart w:id="77"/>
        </w:sdtContent>
      </w:sdt>
      <w:r w:rsidDel="00000000" w:rsidR="00000000" w:rsidRPr="00000000">
        <w:rPr>
          <w:rtl w:val="0"/>
        </w:rPr>
        <w:t xml:space="preserve">Praew found herself on the surface. The sky above was dust-swept and churning, dark with smoke.</w:t>
      </w:r>
    </w:p>
    <w:p w:rsidR="00000000" w:rsidDel="00000000" w:rsidP="00000000" w:rsidRDefault="00000000" w:rsidRPr="00000000" w14:paraId="00000FF6">
      <w:pPr>
        <w:spacing w:after="0" w:before="0" w:line="480" w:lineRule="auto"/>
        <w:ind w:left="720" w:firstLine="720"/>
        <w:rPr/>
      </w:pPr>
      <w:r w:rsidDel="00000000" w:rsidR="00000000" w:rsidRPr="00000000">
        <w:rPr>
          <w:rtl w:val="0"/>
        </w:rPr>
        <w:t xml:space="preserve">  A middle-aged man, armored and weather-worn, stood a dozen paces ahead.</w:t>
      </w:r>
    </w:p>
    <w:p w:rsidR="00000000" w:rsidDel="00000000" w:rsidP="00000000" w:rsidRDefault="00000000" w:rsidRPr="00000000" w14:paraId="00000FF7">
      <w:pPr>
        <w:spacing w:after="0" w:before="0" w:line="480" w:lineRule="auto"/>
        <w:ind w:left="720" w:firstLine="720"/>
        <w:rPr/>
      </w:pPr>
      <w:r w:rsidDel="00000000" w:rsidR="00000000" w:rsidRPr="00000000">
        <w:rPr>
          <w:rtl w:val="0"/>
        </w:rPr>
        <w:t xml:space="preserve">  “I’ve been waiting to bolting kill you for a long time, Boltrine!” he bellowed.</w:t>
      </w:r>
    </w:p>
    <w:p w:rsidR="00000000" w:rsidDel="00000000" w:rsidP="00000000" w:rsidRDefault="00000000" w:rsidRPr="00000000" w14:paraId="00000FF8">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This little rodent dares?</w:t>
      </w:r>
      <w:r w:rsidDel="00000000" w:rsidR="00000000" w:rsidRPr="00000000">
        <w:rPr>
          <w:rtl w:val="0"/>
        </w:rPr>
      </w:r>
    </w:p>
    <w:p w:rsidR="00000000" w:rsidDel="00000000" w:rsidP="00000000" w:rsidRDefault="00000000" w:rsidRPr="00000000" w14:paraId="00000FF9">
      <w:pPr>
        <w:spacing w:after="0" w:before="0" w:line="480" w:lineRule="auto"/>
        <w:ind w:left="720" w:firstLine="720"/>
        <w:rPr/>
      </w:pPr>
      <w:r w:rsidDel="00000000" w:rsidR="00000000" w:rsidRPr="00000000">
        <w:rPr>
          <w:rtl w:val="0"/>
        </w:rPr>
        <w:t xml:space="preserve">  Clack.</w:t>
      </w:r>
    </w:p>
    <w:p w:rsidR="00000000" w:rsidDel="00000000" w:rsidP="00000000" w:rsidRDefault="00000000" w:rsidRPr="00000000" w14:paraId="00000FFA">
      <w:pPr>
        <w:spacing w:after="0" w:before="0" w:line="480" w:lineRule="auto"/>
        <w:ind w:left="720" w:firstLine="720"/>
        <w:rPr/>
      </w:pPr>
      <w:r w:rsidDel="00000000" w:rsidR="00000000" w:rsidRPr="00000000">
        <w:rPr>
          <w:rtl w:val="0"/>
        </w:rPr>
        <w:t xml:space="preserve">  A TerraStone struck without warning, swallowing the ground beneath her.</w:t>
      </w:r>
    </w:p>
    <w:p w:rsidR="00000000" w:rsidDel="00000000" w:rsidP="00000000" w:rsidRDefault="00000000" w:rsidRPr="00000000" w14:paraId="00000FFB">
      <w:pPr>
        <w:spacing w:after="0" w:before="0" w:line="480" w:lineRule="auto"/>
        <w:ind w:left="720" w:firstLine="720"/>
        <w:rPr/>
      </w:pPr>
      <w:r w:rsidDel="00000000" w:rsidR="00000000" w:rsidRPr="00000000">
        <w:rPr>
          <w:rtl w:val="0"/>
        </w:rPr>
        <w:t xml:space="preserve">  The earth collapsed. Her body dropped into the mud, dragged down fast. Cold sludge closed around her limbs, locking them in place. She thrashed, but it didn’t matter. She was stuck. Only her neck and head remained above the surface.</w:t>
      </w:r>
    </w:p>
    <w:p w:rsidR="00000000" w:rsidDel="00000000" w:rsidP="00000000" w:rsidRDefault="00000000" w:rsidRPr="00000000" w14:paraId="00000FFC">
      <w:pPr>
        <w:spacing w:after="0" w:before="0" w:line="480" w:lineRule="auto"/>
        <w:ind w:left="720" w:firstLine="720"/>
        <w:rPr/>
      </w:pPr>
      <w:r w:rsidDel="00000000" w:rsidR="00000000" w:rsidRPr="00000000">
        <w:rPr>
          <w:rtl w:val="0"/>
        </w:rPr>
        <w:t xml:space="preserve">  She cried in alarm.</w:t>
      </w:r>
    </w:p>
    <w:p w:rsidR="00000000" w:rsidDel="00000000" w:rsidP="00000000" w:rsidRDefault="00000000" w:rsidRPr="00000000" w14:paraId="00000FFD">
      <w:pPr>
        <w:spacing w:after="0" w:before="0" w:line="480" w:lineRule="auto"/>
        <w:ind w:left="720" w:firstLine="720"/>
        <w:rPr/>
      </w:pPr>
      <w:r w:rsidDel="00000000" w:rsidR="00000000" w:rsidRPr="00000000">
        <w:rPr>
          <w:rtl w:val="0"/>
        </w:rPr>
        <w:t xml:space="preserve">  The surface faded.</w:t>
      </w:r>
      <w:commentRangeEnd w:id="77"/>
      <w:r w:rsidDel="00000000" w:rsidR="00000000" w:rsidRPr="00000000">
        <w:commentReference w:id="77"/>
      </w:r>
      <w:r w:rsidDel="00000000" w:rsidR="00000000" w:rsidRPr="00000000">
        <w:rPr>
          <w:rtl w:val="0"/>
        </w:rPr>
        <w:t xml:space="preserve">    </w:t>
      </w:r>
    </w:p>
    <w:p w:rsidR="00000000" w:rsidDel="00000000" w:rsidP="00000000" w:rsidRDefault="00000000" w:rsidRPr="00000000" w14:paraId="00000FFE">
      <w:pPr>
        <w:spacing w:after="0" w:before="0" w:line="480" w:lineRule="auto"/>
        <w:ind w:left="720" w:firstLine="720"/>
        <w:rPr/>
      </w:pPr>
      <w:r w:rsidDel="00000000" w:rsidR="00000000" w:rsidRPr="00000000">
        <w:rPr>
          <w:rtl w:val="0"/>
        </w:rPr>
      </w:r>
    </w:p>
    <w:p w:rsidR="00000000" w:rsidDel="00000000" w:rsidP="00000000" w:rsidRDefault="00000000" w:rsidRPr="00000000" w14:paraId="00000FFF">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1000">
      <w:pPr>
        <w:spacing w:after="0" w:before="0" w:line="480" w:lineRule="auto"/>
        <w:ind w:left="720" w:firstLine="720"/>
        <w:rPr/>
      </w:pPr>
      <w:r w:rsidDel="00000000" w:rsidR="00000000" w:rsidRPr="00000000">
        <w:rPr>
          <w:rtl w:val="0"/>
        </w:rPr>
      </w:r>
    </w:p>
    <w:p w:rsidR="00000000" w:rsidDel="00000000" w:rsidP="00000000" w:rsidRDefault="00000000" w:rsidRPr="00000000" w14:paraId="00001001">
      <w:pPr>
        <w:spacing w:after="0" w:before="0" w:line="480" w:lineRule="auto"/>
        <w:ind w:left="720" w:firstLine="720"/>
        <w:rPr/>
      </w:pPr>
      <w:r w:rsidDel="00000000" w:rsidR="00000000" w:rsidRPr="00000000">
        <w:rPr>
          <w:rtl w:val="0"/>
        </w:rPr>
        <w:t xml:space="preserve">  Praew’s eyes snapped open.</w:t>
      </w:r>
    </w:p>
    <w:p w:rsidR="00000000" w:rsidDel="00000000" w:rsidP="00000000" w:rsidRDefault="00000000" w:rsidRPr="00000000" w14:paraId="00001002">
      <w:pPr>
        <w:spacing w:after="0" w:before="0" w:line="480" w:lineRule="auto"/>
        <w:ind w:left="720" w:firstLine="720"/>
        <w:rPr>
          <w:i w:val="1"/>
          <w:iCs w:val="1"/>
        </w:rPr>
      </w:pPr>
      <w:r w:rsidDel="00000000" w:rsidR="00000000" w:rsidRPr="00000000">
        <w:rPr>
          <w:i w:val="1"/>
          <w:iCs w:val="1"/>
          <w:rtl w:val="0"/>
        </w:rPr>
        <w:t xml:space="preserve">  </w:t>
      </w:r>
      <w:sdt>
        <w:sdtPr>
          <w:id w:val="-1926231238"/>
          <w:tag w:val="goog_rdk_150"/>
        </w:sdtPr>
        <w:sdtContent>
          <w:commentRangeStart w:id="78"/>
        </w:sdtContent>
      </w:sdt>
      <w:r w:rsidDel="00000000" w:rsidR="00000000" w:rsidRPr="00000000">
        <w:rPr>
          <w:i w:val="1"/>
          <w:iCs w:val="1"/>
          <w:rtl w:val="0"/>
        </w:rPr>
        <w:t xml:space="preserve">Even now, that dream torments me?</w:t>
      </w:r>
      <w:commentRangeEnd w:id="78"/>
      <w:r w:rsidDel="00000000" w:rsidR="00000000" w:rsidRPr="00000000">
        <w:commentReference w:id="78"/>
      </w:r>
      <w:r w:rsidDel="00000000" w:rsidR="00000000" w:rsidRPr="00000000">
        <w:rPr>
          <w:rtl w:val="0"/>
        </w:rPr>
      </w:r>
    </w:p>
    <w:p w:rsidR="00000000" w:rsidDel="00000000" w:rsidP="00000000" w:rsidRDefault="00000000" w:rsidRPr="00000000" w14:paraId="00001003">
      <w:pPr>
        <w:spacing w:after="0" w:before="0" w:line="480" w:lineRule="auto"/>
        <w:ind w:left="720" w:firstLine="720"/>
        <w:rPr/>
      </w:pPr>
      <w:r w:rsidDel="00000000" w:rsidR="00000000" w:rsidRPr="00000000">
        <w:rPr>
          <w:rtl w:val="0"/>
        </w:rPr>
        <w:t xml:space="preserve">  But no, it was different this time. Praew had never heard the name Boltrine before, and she could finally make out the man’s face.</w:t>
      </w:r>
    </w:p>
    <w:p w:rsidR="00000000" w:rsidDel="00000000" w:rsidP="00000000" w:rsidRDefault="00000000" w:rsidRPr="00000000" w14:paraId="00001004">
      <w:pPr>
        <w:spacing w:after="0" w:before="0" w:line="480" w:lineRule="auto"/>
        <w:ind w:left="720" w:firstLine="720"/>
        <w:rPr>
          <w:i w:val="1"/>
          <w:iCs w:val="1"/>
        </w:rPr>
      </w:pPr>
      <w:r w:rsidDel="00000000" w:rsidR="00000000" w:rsidRPr="00000000">
        <w:rPr>
          <w:i w:val="1"/>
          <w:iCs w:val="1"/>
          <w:rtl w:val="0"/>
        </w:rPr>
        <w:t xml:space="preserve">  Wasn’t that War—</w:t>
      </w:r>
    </w:p>
    <w:p w:rsidR="00000000" w:rsidDel="00000000" w:rsidP="00000000" w:rsidRDefault="00000000" w:rsidRPr="00000000" w14:paraId="00001005">
      <w:pPr>
        <w:spacing w:after="0" w:before="0" w:line="480" w:lineRule="auto"/>
        <w:ind w:left="720" w:firstLine="720"/>
        <w:rPr/>
      </w:pPr>
      <w:r w:rsidDel="00000000" w:rsidR="00000000" w:rsidRPr="00000000">
        <w:rPr>
          <w:rtl w:val="0"/>
        </w:rPr>
        <w:t xml:space="preserve">  Lightning erupted, crackling, branching, arcing off the table, the walls, and the ceiling. The room flashed with searing light.</w:t>
      </w:r>
    </w:p>
    <w:p w:rsidR="00000000" w:rsidDel="00000000" w:rsidP="00000000" w:rsidRDefault="00000000" w:rsidRPr="00000000" w14:paraId="00001006">
      <w:pPr>
        <w:spacing w:after="0" w:before="0" w:line="480" w:lineRule="auto"/>
        <w:ind w:left="720" w:firstLine="720"/>
        <w:rPr/>
      </w:pPr>
      <w:r w:rsidDel="00000000" w:rsidR="00000000" w:rsidRPr="00000000">
        <w:rPr>
          <w:rtl w:val="0"/>
        </w:rPr>
        <w:t xml:space="preserve">  The air filled with the sharp stench of burning flesh. She barely recognized that it was her own. Her vision blurred as fire seemed to melt through her.</w:t>
      </w:r>
    </w:p>
    <w:p w:rsidR="00000000" w:rsidDel="00000000" w:rsidP="00000000" w:rsidRDefault="00000000" w:rsidRPr="00000000" w14:paraId="00001007">
      <w:pPr>
        <w:spacing w:after="0" w:before="0" w:line="480" w:lineRule="auto"/>
        <w:ind w:left="720" w:firstLine="720"/>
        <w:rPr/>
      </w:pPr>
      <w:r w:rsidDel="00000000" w:rsidR="00000000" w:rsidRPr="00000000">
        <w:rPr>
          <w:rtl w:val="0"/>
        </w:rPr>
        <w:t xml:space="preserve">  Nothing was spared. Electricity tore through every part of her. It started near her chest, racing down her limbs and spine until it burrowed into her very marrow.</w:t>
      </w:r>
    </w:p>
    <w:p w:rsidR="00000000" w:rsidDel="00000000" w:rsidP="00000000" w:rsidRDefault="00000000" w:rsidRPr="00000000" w14:paraId="00001008">
      <w:pPr>
        <w:spacing w:after="0" w:before="0" w:line="480" w:lineRule="auto"/>
        <w:ind w:left="720" w:firstLine="720"/>
        <w:rPr/>
      </w:pPr>
      <w:r w:rsidDel="00000000" w:rsidR="00000000" w:rsidRPr="00000000">
        <w:rPr>
          <w:rtl w:val="0"/>
        </w:rPr>
        <w:t xml:space="preserve">  She continued to scream. It didn’t matter if she wanted to, it ripped out of her throat like it had been waiting.</w:t>
      </w:r>
    </w:p>
    <w:p w:rsidR="00000000" w:rsidDel="00000000" w:rsidP="00000000" w:rsidRDefault="00000000" w:rsidRPr="00000000" w14:paraId="00001009">
      <w:pPr>
        <w:spacing w:after="0" w:before="0" w:line="480" w:lineRule="auto"/>
        <w:ind w:left="720" w:firstLine="720"/>
        <w:rPr/>
      </w:pPr>
      <w:r w:rsidDel="00000000" w:rsidR="00000000" w:rsidRPr="00000000">
        <w:rPr>
          <w:rtl w:val="0"/>
        </w:rPr>
        <w:t xml:space="preserve">  The glow dimmed, or was it her vision?</w:t>
      </w:r>
    </w:p>
    <w:p w:rsidR="00000000" w:rsidDel="00000000" w:rsidP="00000000" w:rsidRDefault="00000000" w:rsidRPr="00000000" w14:paraId="0000100A">
      <w:pPr>
        <w:spacing w:after="0" w:before="0" w:line="480" w:lineRule="auto"/>
        <w:ind w:left="720" w:firstLine="720"/>
        <w:rPr/>
      </w:pPr>
      <w:r w:rsidDel="00000000" w:rsidR="00000000" w:rsidRPr="00000000">
        <w:rPr>
          <w:rtl w:val="0"/>
        </w:rPr>
        <w:t xml:space="preserve">  Praew felt her consciousness slipping.</w:t>
      </w:r>
    </w:p>
    <w:p w:rsidR="00000000" w:rsidDel="00000000" w:rsidP="00000000" w:rsidRDefault="00000000" w:rsidRPr="00000000" w14:paraId="0000100B">
      <w:pPr>
        <w:spacing w:after="0" w:before="0" w:line="480" w:lineRule="auto"/>
        <w:ind w:left="720" w:firstLine="720"/>
        <w:rPr>
          <w:i w:val="1"/>
          <w:iCs w:val="1"/>
        </w:rPr>
      </w:pPr>
      <w:r w:rsidDel="00000000" w:rsidR="00000000" w:rsidRPr="00000000">
        <w:rPr>
          <w:i w:val="1"/>
          <w:iCs w:val="1"/>
          <w:rtl w:val="0"/>
        </w:rPr>
        <w:t xml:space="preserve">  This is it! I’m going to die! Zephyrs take me this is it!</w:t>
      </w:r>
    </w:p>
    <w:p w:rsidR="00000000" w:rsidDel="00000000" w:rsidP="00000000" w:rsidRDefault="00000000" w:rsidRPr="00000000" w14:paraId="0000100C">
      <w:pPr>
        <w:spacing w:after="0" w:before="0" w:line="480" w:lineRule="auto"/>
        <w:ind w:left="720" w:firstLine="720"/>
        <w:rPr/>
      </w:pPr>
      <w:r w:rsidDel="00000000" w:rsidR="00000000" w:rsidRPr="00000000">
        <w:rPr>
          <w:rtl w:val="0"/>
        </w:rPr>
        <w:t xml:space="preserve">  The world faded away.</w:t>
      </w:r>
    </w:p>
    <w:p w:rsidR="00000000" w:rsidDel="00000000" w:rsidP="00000000" w:rsidRDefault="00000000" w:rsidRPr="00000000" w14:paraId="0000100D">
      <w:pPr>
        <w:spacing w:after="0" w:before="0" w:line="480" w:lineRule="auto"/>
        <w:ind w:left="720" w:firstLine="720"/>
        <w:rPr/>
      </w:pPr>
      <w:r w:rsidDel="00000000" w:rsidR="00000000" w:rsidRPr="00000000">
        <w:rPr>
          <w:rtl w:val="0"/>
        </w:rPr>
      </w:r>
    </w:p>
    <w:p w:rsidR="00000000" w:rsidDel="00000000" w:rsidP="00000000" w:rsidRDefault="00000000" w:rsidRPr="00000000" w14:paraId="0000100E">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100F">
      <w:pPr>
        <w:spacing w:after="0" w:before="0" w:line="480" w:lineRule="auto"/>
        <w:ind w:left="720" w:firstLine="720"/>
        <w:rPr/>
      </w:pPr>
      <w:r w:rsidDel="00000000" w:rsidR="00000000" w:rsidRPr="00000000">
        <w:rPr>
          <w:rtl w:val="0"/>
        </w:rPr>
      </w:r>
    </w:p>
    <w:p w:rsidR="00000000" w:rsidDel="00000000" w:rsidP="00000000" w:rsidRDefault="00000000" w:rsidRPr="00000000" w14:paraId="00001010">
      <w:pPr>
        <w:spacing w:after="0" w:before="0" w:line="480" w:lineRule="auto"/>
        <w:ind w:left="720" w:firstLine="720"/>
        <w:rPr/>
      </w:pPr>
      <w:r w:rsidDel="00000000" w:rsidR="00000000" w:rsidRPr="00000000">
        <w:rPr>
          <w:rtl w:val="0"/>
        </w:rPr>
        <w:t xml:space="preserve">  Boltrine found herself trapped on the surface. The wind ruffled against her exposed face and neck. She thrashed, but nothing gave.</w:t>
      </w:r>
    </w:p>
    <w:p w:rsidR="00000000" w:rsidDel="00000000" w:rsidP="00000000" w:rsidRDefault="00000000" w:rsidRPr="00000000" w14:paraId="00001011">
      <w:pPr>
        <w:spacing w:after="0" w:before="0" w:line="480" w:lineRule="auto"/>
        <w:ind w:left="720" w:firstLine="720"/>
        <w:rPr/>
      </w:pPr>
      <w:r w:rsidDel="00000000" w:rsidR="00000000" w:rsidRPr="00000000">
        <w:rPr>
          <w:rtl w:val="0"/>
        </w:rPr>
        <w:t xml:space="preserve">  The man bellowed a laugh. “Even your god is on my side today.”</w:t>
      </w:r>
    </w:p>
    <w:p w:rsidR="00000000" w:rsidDel="00000000" w:rsidP="00000000" w:rsidRDefault="00000000" w:rsidRPr="00000000" w14:paraId="00001012">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What god? This dim-witted rodent thinks Haiyana’s hurl is the work of divinity?</w:t>
      </w:r>
    </w:p>
    <w:p w:rsidR="00000000" w:rsidDel="00000000" w:rsidP="00000000" w:rsidRDefault="00000000" w:rsidRPr="00000000" w14:paraId="00001013">
      <w:pPr>
        <w:spacing w:after="0" w:before="0" w:line="480" w:lineRule="auto"/>
        <w:ind w:left="720" w:firstLine="720"/>
        <w:rPr/>
      </w:pPr>
      <w:r w:rsidDel="00000000" w:rsidR="00000000" w:rsidRPr="00000000">
        <w:rPr>
          <w:rtl w:val="0"/>
        </w:rPr>
        <w:t xml:space="preserve">  The man took a step forward.</w:t>
      </w:r>
    </w:p>
    <w:p w:rsidR="00000000" w:rsidDel="00000000" w:rsidP="00000000" w:rsidRDefault="00000000" w:rsidRPr="00000000" w14:paraId="00001014">
      <w:pPr>
        <w:spacing w:after="0" w:before="0" w:line="480" w:lineRule="auto"/>
        <w:ind w:left="720" w:firstLine="720"/>
        <w:rPr/>
      </w:pPr>
      <w:r w:rsidDel="00000000" w:rsidR="00000000" w:rsidRPr="00000000">
        <w:rPr>
          <w:rtl w:val="0"/>
        </w:rPr>
        <w:t xml:space="preserve">  H</w:t>
      </w:r>
      <w:r w:rsidDel="00000000" w:rsidR="00000000" w:rsidRPr="00000000">
        <w:rPr>
          <w:i w:val="1"/>
          <w:iCs w:val="1"/>
          <w:rtl w:val="0"/>
        </w:rPr>
        <w:t xml:space="preserve">ow</w:t>
      </w:r>
      <w:r w:rsidDel="00000000" w:rsidR="00000000" w:rsidRPr="00000000">
        <w:rPr>
          <w:rtl w:val="0"/>
        </w:rPr>
        <w:t xml:space="preserve"> c</w:t>
      </w:r>
      <w:r w:rsidDel="00000000" w:rsidR="00000000" w:rsidRPr="00000000">
        <w:rPr>
          <w:i w:val="1"/>
          <w:iCs w:val="1"/>
          <w:rtl w:val="0"/>
        </w:rPr>
        <w:t xml:space="preserve">ould</w:t>
      </w:r>
      <w:r w:rsidDel="00000000" w:rsidR="00000000" w:rsidRPr="00000000">
        <w:rPr>
          <w:rtl w:val="0"/>
        </w:rPr>
        <w:t xml:space="preserve"> I b</w:t>
      </w:r>
      <w:r w:rsidDel="00000000" w:rsidR="00000000" w:rsidRPr="00000000">
        <w:rPr>
          <w:i w:val="1"/>
          <w:iCs w:val="1"/>
          <w:rtl w:val="0"/>
        </w:rPr>
        <w:t xml:space="preserve">e</w:t>
      </w:r>
      <w:r w:rsidDel="00000000" w:rsidR="00000000" w:rsidRPr="00000000">
        <w:rPr>
          <w:rtl w:val="0"/>
        </w:rPr>
        <w:t xml:space="preserve"> s</w:t>
      </w:r>
      <w:r w:rsidDel="00000000" w:rsidR="00000000" w:rsidRPr="00000000">
        <w:rPr>
          <w:i w:val="1"/>
          <w:iCs w:val="1"/>
          <w:rtl w:val="0"/>
        </w:rPr>
        <w:t xml:space="preserve">o</w:t>
      </w:r>
      <w:r w:rsidDel="00000000" w:rsidR="00000000" w:rsidRPr="00000000">
        <w:rPr>
          <w:rtl w:val="0"/>
        </w:rPr>
        <w:t xml:space="preserve"> c</w:t>
      </w:r>
      <w:r w:rsidDel="00000000" w:rsidR="00000000" w:rsidRPr="00000000">
        <w:rPr>
          <w:i w:val="1"/>
          <w:iCs w:val="1"/>
          <w:rtl w:val="0"/>
        </w:rPr>
        <w:t xml:space="preserve">areless</w:t>
      </w:r>
      <w:r w:rsidDel="00000000" w:rsidR="00000000" w:rsidRPr="00000000">
        <w:rPr>
          <w:rtl w:val="0"/>
        </w:rPr>
        <w:t xml:space="preserve">?</w:t>
      </w:r>
    </w:p>
    <w:p w:rsidR="00000000" w:rsidDel="00000000" w:rsidP="00000000" w:rsidRDefault="00000000" w:rsidRPr="00000000" w14:paraId="00001015">
      <w:pPr>
        <w:spacing w:after="0" w:before="0" w:line="480" w:lineRule="auto"/>
        <w:ind w:left="720" w:firstLine="720"/>
        <w:rPr/>
      </w:pPr>
      <w:r w:rsidDel="00000000" w:rsidR="00000000" w:rsidRPr="00000000">
        <w:rPr>
          <w:rtl w:val="0"/>
        </w:rPr>
        <w:t xml:space="preserve">  She thrashed more, with no luck.</w:t>
      </w:r>
    </w:p>
    <w:p w:rsidR="00000000" w:rsidDel="00000000" w:rsidP="00000000" w:rsidRDefault="00000000" w:rsidRPr="00000000" w14:paraId="00001016">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 Love, where are you? I’m… I’m scared. I’m going to die aren’t I?</w:t>
      </w:r>
    </w:p>
    <w:p w:rsidR="00000000" w:rsidDel="00000000" w:rsidP="00000000" w:rsidRDefault="00000000" w:rsidRPr="00000000" w14:paraId="00001017">
      <w:pPr>
        <w:spacing w:after="0" w:before="0" w:line="480" w:lineRule="auto"/>
        <w:ind w:left="720" w:firstLine="720"/>
        <w:rPr/>
      </w:pPr>
      <w:r w:rsidDel="00000000" w:rsidR="00000000" w:rsidRPr="00000000">
        <w:rPr>
          <w:rtl w:val="0"/>
        </w:rPr>
        <w:t xml:space="preserve">  She closed her eyes.</w:t>
      </w:r>
    </w:p>
    <w:p w:rsidR="00000000" w:rsidDel="00000000" w:rsidP="00000000" w:rsidRDefault="00000000" w:rsidRPr="00000000" w14:paraId="00001018">
      <w:pPr>
        <w:spacing w:after="0" w:before="0" w:line="480" w:lineRule="auto"/>
        <w:ind w:left="720" w:firstLine="720"/>
        <w:rPr/>
      </w:pPr>
      <w:r w:rsidDel="00000000" w:rsidR="00000000" w:rsidRPr="00000000">
        <w:rPr>
          <w:rtl w:val="0"/>
        </w:rPr>
        <w:t xml:space="preserve">  The wind dispersed.</w:t>
      </w:r>
    </w:p>
    <w:p w:rsidR="00000000" w:rsidDel="00000000" w:rsidP="00000000" w:rsidRDefault="00000000" w:rsidRPr="00000000" w14:paraId="00001019">
      <w:pPr>
        <w:spacing w:after="0" w:before="0" w:line="480" w:lineRule="auto"/>
        <w:ind w:left="720" w:firstLine="720"/>
        <w:rPr/>
      </w:pPr>
      <w:r w:rsidDel="00000000" w:rsidR="00000000" w:rsidRPr="00000000">
        <w:rPr>
          <w:rtl w:val="0"/>
        </w:rPr>
      </w:r>
    </w:p>
    <w:p w:rsidR="00000000" w:rsidDel="00000000" w:rsidP="00000000" w:rsidRDefault="00000000" w:rsidRPr="00000000" w14:paraId="0000101A">
      <w:pPr>
        <w:spacing w:after="0" w:before="0" w:line="480" w:lineRule="auto"/>
        <w:ind w:left="720" w:firstLine="720"/>
        <w:rPr/>
      </w:pPr>
      <w:r w:rsidDel="00000000" w:rsidR="00000000" w:rsidRPr="00000000">
        <w:rPr>
          <w:rtl w:val="0"/>
        </w:rPr>
        <w:t xml:space="preserve">*** </w:t>
      </w:r>
    </w:p>
    <w:p w:rsidR="00000000" w:rsidDel="00000000" w:rsidP="00000000" w:rsidRDefault="00000000" w:rsidRPr="00000000" w14:paraId="0000101B">
      <w:pPr>
        <w:spacing w:after="0" w:before="0" w:line="480" w:lineRule="auto"/>
        <w:ind w:left="720" w:firstLine="720"/>
        <w:rPr/>
      </w:pPr>
      <w:r w:rsidDel="00000000" w:rsidR="00000000" w:rsidRPr="00000000">
        <w:rPr>
          <w:rtl w:val="0"/>
        </w:rPr>
      </w:r>
    </w:p>
    <w:p w:rsidR="00000000" w:rsidDel="00000000" w:rsidP="00000000" w:rsidRDefault="00000000" w:rsidRPr="00000000" w14:paraId="0000101C">
      <w:pPr>
        <w:spacing w:after="0" w:before="0" w:line="480" w:lineRule="auto"/>
        <w:ind w:left="720" w:firstLine="720"/>
        <w:rPr/>
      </w:pPr>
      <w:r w:rsidDel="00000000" w:rsidR="00000000" w:rsidRPr="00000000">
        <w:rPr>
          <w:rtl w:val="0"/>
        </w:rPr>
        <w:t xml:space="preserve">  When Praew came to, she kept her eyes shut tight.</w:t>
      </w:r>
    </w:p>
    <w:p w:rsidR="00000000" w:rsidDel="00000000" w:rsidP="00000000" w:rsidRDefault="00000000" w:rsidRPr="00000000" w14:paraId="0000101D">
      <w:pPr>
        <w:spacing w:after="0" w:before="0" w:line="480" w:lineRule="auto"/>
        <w:ind w:left="720" w:firstLine="720"/>
        <w:rPr/>
      </w:pPr>
      <w:r w:rsidDel="00000000" w:rsidR="00000000" w:rsidRPr="00000000">
        <w:rPr>
          <w:rtl w:val="0"/>
        </w:rPr>
        <w:t xml:space="preserve">  The Prime continued to push the stone against her as it melted her skin.</w:t>
      </w:r>
    </w:p>
    <w:p w:rsidR="00000000" w:rsidDel="00000000" w:rsidP="00000000" w:rsidRDefault="00000000" w:rsidRPr="00000000" w14:paraId="0000101E">
      <w:pPr>
        <w:spacing w:after="0" w:before="0" w:line="480" w:lineRule="auto"/>
        <w:ind w:left="720" w:firstLine="720"/>
        <w:rPr/>
      </w:pPr>
      <w:r w:rsidDel="00000000" w:rsidR="00000000" w:rsidRPr="00000000">
        <w:rPr>
          <w:rtl w:val="0"/>
        </w:rPr>
        <w:t xml:space="preserve">  “Don’t you dare give up now, Praew!” he seemed to call out from a distance.</w:t>
      </w:r>
    </w:p>
    <w:p w:rsidR="00000000" w:rsidDel="00000000" w:rsidP="00000000" w:rsidRDefault="00000000" w:rsidRPr="00000000" w14:paraId="0000101F">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Wait, then who is—</w:t>
      </w:r>
      <w:r w:rsidDel="00000000" w:rsidR="00000000" w:rsidRPr="00000000">
        <w:rPr>
          <w:rtl w:val="0"/>
        </w:rPr>
      </w:r>
    </w:p>
    <w:p w:rsidR="00000000" w:rsidDel="00000000" w:rsidP="00000000" w:rsidRDefault="00000000" w:rsidRPr="00000000" w14:paraId="00001020">
      <w:pPr>
        <w:spacing w:after="0" w:before="0" w:line="480" w:lineRule="auto"/>
        <w:ind w:left="720" w:firstLine="720"/>
        <w:rPr/>
      </w:pPr>
      <w:r w:rsidDel="00000000" w:rsidR="00000000" w:rsidRPr="00000000">
        <w:rPr>
          <w:rtl w:val="0"/>
        </w:rPr>
        <w:t xml:space="preserve">  Praew opened her eyes to see no one touching the stone. It drove deeper into her chest on its own. The Prime and Renwick were climbing the stairway out of sight.</w:t>
      </w:r>
    </w:p>
    <w:p w:rsidR="00000000" w:rsidDel="00000000" w:rsidP="00000000" w:rsidRDefault="00000000" w:rsidRPr="00000000" w14:paraId="00001021">
      <w:pPr>
        <w:spacing w:after="0" w:before="0" w:line="480" w:lineRule="auto"/>
        <w:ind w:left="720" w:firstLine="720"/>
        <w:rPr>
          <w:i w:val="1"/>
          <w:iCs w:val="1"/>
        </w:rPr>
      </w:pPr>
      <w:r w:rsidDel="00000000" w:rsidR="00000000" w:rsidRPr="00000000">
        <w:rPr>
          <w:i w:val="1"/>
          <w:iCs w:val="1"/>
          <w:rtl w:val="0"/>
        </w:rPr>
        <w:t xml:space="preserve">  They bolting left me! They left me to suffer and die alone!</w:t>
      </w:r>
    </w:p>
    <w:p w:rsidR="00000000" w:rsidDel="00000000" w:rsidP="00000000" w:rsidRDefault="00000000" w:rsidRPr="00000000" w14:paraId="00001022">
      <w:pPr>
        <w:spacing w:after="0" w:before="0" w:line="480" w:lineRule="auto"/>
        <w:ind w:left="720" w:firstLine="720"/>
        <w:rPr/>
      </w:pPr>
      <w:r w:rsidDel="00000000" w:rsidR="00000000" w:rsidRPr="00000000">
        <w:rPr>
          <w:rtl w:val="0"/>
        </w:rPr>
        <w:t xml:space="preserve">  “I</w:t>
      </w:r>
      <w:r w:rsidDel="00000000" w:rsidR="00000000" w:rsidRPr="00000000">
        <w:rPr>
          <w:rtl w:val="0"/>
        </w:rPr>
        <w:t xml:space="preserve">’m</w:t>
      </w:r>
      <w:r w:rsidDel="00000000" w:rsidR="00000000" w:rsidRPr="00000000">
        <w:rPr>
          <w:rtl w:val="0"/>
        </w:rPr>
        <w:t xml:space="preserve"> g</w:t>
      </w:r>
      <w:r w:rsidDel="00000000" w:rsidR="00000000" w:rsidRPr="00000000">
        <w:rPr>
          <w:rtl w:val="0"/>
        </w:rPr>
        <w:t xml:space="preserve">oing</w:t>
      </w:r>
      <w:r w:rsidDel="00000000" w:rsidR="00000000" w:rsidRPr="00000000">
        <w:rPr>
          <w:rtl w:val="0"/>
        </w:rPr>
        <w:t xml:space="preserve"> t</w:t>
      </w:r>
      <w:r w:rsidDel="00000000" w:rsidR="00000000" w:rsidRPr="00000000">
        <w:rPr>
          <w:rtl w:val="0"/>
        </w:rPr>
        <w:t xml:space="preserve">o</w:t>
      </w:r>
      <w:r w:rsidDel="00000000" w:rsidR="00000000" w:rsidRPr="00000000">
        <w:rPr>
          <w:rtl w:val="0"/>
        </w:rPr>
        <w:t xml:space="preserve"> k</w:t>
      </w:r>
      <w:r w:rsidDel="00000000" w:rsidR="00000000" w:rsidRPr="00000000">
        <w:rPr>
          <w:rtl w:val="0"/>
        </w:rPr>
        <w:t xml:space="preserve">ill</w:t>
      </w:r>
      <w:r w:rsidDel="00000000" w:rsidR="00000000" w:rsidRPr="00000000">
        <w:rPr>
          <w:rtl w:val="0"/>
        </w:rPr>
        <w:t xml:space="preserve"> y</w:t>
      </w:r>
      <w:r w:rsidDel="00000000" w:rsidR="00000000" w:rsidRPr="00000000">
        <w:rPr>
          <w:rtl w:val="0"/>
        </w:rPr>
        <w:t xml:space="preserve">ou</w:t>
      </w:r>
      <w:r w:rsidDel="00000000" w:rsidR="00000000" w:rsidRPr="00000000">
        <w:rPr>
          <w:rtl w:val="0"/>
        </w:rPr>
        <w:t xml:space="preserve"> b</w:t>
      </w:r>
      <w:r w:rsidDel="00000000" w:rsidR="00000000" w:rsidRPr="00000000">
        <w:rPr>
          <w:rtl w:val="0"/>
        </w:rPr>
        <w:t xml:space="preserve">olting</w:t>
      </w:r>
      <w:r w:rsidDel="00000000" w:rsidR="00000000" w:rsidRPr="00000000">
        <w:rPr>
          <w:rtl w:val="0"/>
        </w:rPr>
        <w:t xml:space="preserve"> l</w:t>
      </w:r>
      <w:r w:rsidDel="00000000" w:rsidR="00000000" w:rsidRPr="00000000">
        <w:rPr>
          <w:rtl w:val="0"/>
        </w:rPr>
        <w:t xml:space="preserve">ittle</w:t>
      </w:r>
      <w:r w:rsidDel="00000000" w:rsidR="00000000" w:rsidRPr="00000000">
        <w:rPr>
          <w:rtl w:val="0"/>
        </w:rPr>
        <w:t xml:space="preserve"> r</w:t>
      </w:r>
      <w:r w:rsidDel="00000000" w:rsidR="00000000" w:rsidRPr="00000000">
        <w:rPr>
          <w:rtl w:val="0"/>
        </w:rPr>
        <w:t xml:space="preserve">odents!</w:t>
      </w:r>
      <w:r w:rsidDel="00000000" w:rsidR="00000000" w:rsidRPr="00000000">
        <w:rPr>
          <w:rtl w:val="0"/>
        </w:rPr>
        <w:t xml:space="preserve">” Praew screamed, her voice too loud to be her own.</w:t>
      </w:r>
    </w:p>
    <w:p w:rsidR="00000000" w:rsidDel="00000000" w:rsidP="00000000" w:rsidRDefault="00000000" w:rsidRPr="00000000" w14:paraId="00001023">
      <w:pPr>
        <w:spacing w:after="0" w:before="0" w:line="480" w:lineRule="auto"/>
        <w:ind w:left="720" w:firstLine="720"/>
        <w:rPr/>
      </w:pPr>
      <w:r w:rsidDel="00000000" w:rsidR="00000000" w:rsidRPr="00000000">
        <w:rPr>
          <w:rtl w:val="0"/>
        </w:rPr>
        <w:t xml:space="preserve">  The BoltStone continued to discharge more fiercely than before.</w:t>
      </w:r>
    </w:p>
    <w:p w:rsidR="00000000" w:rsidDel="00000000" w:rsidP="00000000" w:rsidRDefault="00000000" w:rsidRPr="00000000" w14:paraId="00001024">
      <w:pPr>
        <w:spacing w:after="0" w:before="0" w:line="480" w:lineRule="auto"/>
        <w:ind w:left="720" w:firstLine="720"/>
        <w:rPr/>
      </w:pPr>
      <w:r w:rsidDel="00000000" w:rsidR="00000000" w:rsidRPr="00000000">
        <w:rPr>
          <w:rtl w:val="0"/>
        </w:rPr>
        <w:t xml:space="preserve">  She thrashed and writhed, but the straps held firm. Her body arched off the slab, bones rattling from the force of the current.</w:t>
      </w:r>
    </w:p>
    <w:p w:rsidR="00000000" w:rsidDel="00000000" w:rsidP="00000000" w:rsidRDefault="00000000" w:rsidRPr="00000000" w14:paraId="00001025">
      <w:pPr>
        <w:spacing w:after="0" w:before="0" w:line="480" w:lineRule="auto"/>
        <w:ind w:left="720" w:firstLine="720"/>
        <w:rPr/>
      </w:pPr>
      <w:r w:rsidDel="00000000" w:rsidR="00000000" w:rsidRPr="00000000">
        <w:rPr>
          <w:rtl w:val="0"/>
        </w:rPr>
        <w:t xml:space="preserve">  It felt like she was being peeled apart, piece by piece, burned from the inside out.</w:t>
      </w:r>
    </w:p>
    <w:p w:rsidR="00000000" w:rsidDel="00000000" w:rsidP="00000000" w:rsidRDefault="00000000" w:rsidRPr="00000000" w14:paraId="00001026">
      <w:pPr>
        <w:spacing w:after="0" w:before="0" w:line="480" w:lineRule="auto"/>
        <w:ind w:left="720" w:firstLine="720"/>
        <w:rPr/>
      </w:pPr>
      <w:r w:rsidDel="00000000" w:rsidR="00000000" w:rsidRPr="00000000">
        <w:rPr>
          <w:rtl w:val="0"/>
        </w:rPr>
        <w:t xml:space="preserve">  Praew closed her eyes, fighting back tears.</w:t>
      </w:r>
    </w:p>
    <w:p w:rsidR="00000000" w:rsidDel="00000000" w:rsidP="00000000" w:rsidRDefault="00000000" w:rsidRPr="00000000" w14:paraId="00001027">
      <w:pPr>
        <w:spacing w:after="0" w:before="0" w:line="480" w:lineRule="auto"/>
        <w:ind w:left="720" w:firstLine="720"/>
        <w:rPr/>
      </w:pPr>
      <w:r w:rsidDel="00000000" w:rsidR="00000000" w:rsidRPr="00000000">
        <w:rPr>
          <w:rtl w:val="0"/>
        </w:rPr>
      </w:r>
    </w:p>
    <w:p w:rsidR="00000000" w:rsidDel="00000000" w:rsidP="00000000" w:rsidRDefault="00000000" w:rsidRPr="00000000" w14:paraId="00001028">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1029">
      <w:pPr>
        <w:spacing w:after="0" w:before="0" w:line="480" w:lineRule="auto"/>
        <w:ind w:left="720" w:firstLine="720"/>
        <w:rPr/>
      </w:pPr>
      <w:r w:rsidDel="00000000" w:rsidR="00000000" w:rsidRPr="00000000">
        <w:rPr>
          <w:rtl w:val="0"/>
        </w:rPr>
      </w:r>
    </w:p>
    <w:p w:rsidR="00000000" w:rsidDel="00000000" w:rsidP="00000000" w:rsidRDefault="00000000" w:rsidRPr="00000000" w14:paraId="0000102A">
      <w:pPr>
        <w:spacing w:after="0" w:before="0" w:line="480" w:lineRule="auto"/>
        <w:ind w:left="720" w:firstLine="720"/>
        <w:rPr/>
      </w:pPr>
      <w:r w:rsidDel="00000000" w:rsidR="00000000" w:rsidRPr="00000000">
        <w:rPr>
          <w:rtl w:val="0"/>
        </w:rPr>
        <w:t xml:space="preserve">  On the surface, the rodent began approaching with his blade lifted, his silhouette growing as he neared.</w:t>
      </w:r>
    </w:p>
    <w:p w:rsidR="00000000" w:rsidDel="00000000" w:rsidP="00000000" w:rsidRDefault="00000000" w:rsidRPr="00000000" w14:paraId="0000102B">
      <w:pPr>
        <w:spacing w:after="0" w:before="0" w:line="480" w:lineRule="auto"/>
        <w:ind w:left="720" w:firstLine="720"/>
        <w:rPr/>
      </w:pPr>
      <w:r w:rsidDel="00000000" w:rsidR="00000000" w:rsidRPr="00000000">
        <w:rPr>
          <w:rtl w:val="0"/>
        </w:rPr>
        <w:t xml:space="preserve">  There was no mercy in his eyes. Only greed. And that sadistic, human satisfaction.</w:t>
      </w:r>
    </w:p>
    <w:p w:rsidR="00000000" w:rsidDel="00000000" w:rsidP="00000000" w:rsidRDefault="00000000" w:rsidRPr="00000000" w14:paraId="0000102C">
      <w:pPr>
        <w:spacing w:after="0" w:before="0" w:line="480" w:lineRule="auto"/>
        <w:ind w:left="720" w:firstLine="720"/>
        <w:rPr/>
      </w:pPr>
      <w:r w:rsidDel="00000000" w:rsidR="00000000" w:rsidRPr="00000000">
        <w:rPr>
          <w:rtl w:val="0"/>
        </w:rPr>
        <w:t xml:space="preserve">  Boltrine shivered.</w:t>
      </w:r>
    </w:p>
    <w:p w:rsidR="00000000" w:rsidDel="00000000" w:rsidP="00000000" w:rsidRDefault="00000000" w:rsidRPr="00000000" w14:paraId="0000102D">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My son, I can no longer fly with you. Please keep me close in your heart.</w:t>
      </w:r>
    </w:p>
    <w:p w:rsidR="00000000" w:rsidDel="00000000" w:rsidP="00000000" w:rsidRDefault="00000000" w:rsidRPr="00000000" w14:paraId="0000102E">
      <w:pPr>
        <w:spacing w:after="0" w:before="0" w:line="480" w:lineRule="auto"/>
        <w:ind w:left="720" w:firstLine="720"/>
        <w:rPr>
          <w:i w:val="1"/>
          <w:iCs w:val="1"/>
        </w:rPr>
      </w:pPr>
      <w:r w:rsidDel="00000000" w:rsidR="00000000" w:rsidRPr="00000000">
        <w:rPr>
          <w:i w:val="1"/>
          <w:iCs w:val="1"/>
          <w:rtl w:val="0"/>
        </w:rPr>
        <w:t xml:space="preserve">  My love, I fear I can no longer gaze upon your majesty, but I trust you will not forsake our pact. Blood for blood!</w:t>
      </w:r>
    </w:p>
    <w:p w:rsidR="00000000" w:rsidDel="00000000" w:rsidP="00000000" w:rsidRDefault="00000000" w:rsidRPr="00000000" w14:paraId="0000102F">
      <w:pPr>
        <w:spacing w:after="0" w:before="0" w:line="480" w:lineRule="auto"/>
        <w:ind w:left="720" w:firstLine="720"/>
        <w:rPr>
          <w:i w:val="1"/>
          <w:iCs w:val="1"/>
        </w:rPr>
      </w:pPr>
      <w:r w:rsidDel="00000000" w:rsidR="00000000" w:rsidRPr="00000000">
        <w:rPr>
          <w:i w:val="1"/>
          <w:iCs w:val="1"/>
          <w:rtl w:val="0"/>
        </w:rPr>
        <w:t xml:space="preserve">  Rodent, I’ll make sure he kills you!</w:t>
      </w:r>
    </w:p>
    <w:p w:rsidR="00000000" w:rsidDel="00000000" w:rsidP="00000000" w:rsidRDefault="00000000" w:rsidRPr="00000000" w14:paraId="00001030">
      <w:pPr>
        <w:spacing w:after="0" w:before="0" w:line="480" w:lineRule="auto"/>
        <w:ind w:left="720" w:firstLine="720"/>
        <w:rPr/>
      </w:pPr>
      <w:r w:rsidDel="00000000" w:rsidR="00000000" w:rsidRPr="00000000">
        <w:rPr>
          <w:rtl w:val="0"/>
        </w:rPr>
        <w:t xml:space="preserve">  A majestic bird cry ripped from her throat and shot toward the sky. Cocking her head sideways to better eye the threat, she began to cast crackling streams of electricity toward him.</w:t>
      </w:r>
    </w:p>
    <w:p w:rsidR="00000000" w:rsidDel="00000000" w:rsidP="00000000" w:rsidRDefault="00000000" w:rsidRPr="00000000" w14:paraId="00001031">
      <w:pPr>
        <w:spacing w:after="0" w:before="0" w:line="480" w:lineRule="auto"/>
        <w:ind w:left="720" w:firstLine="720"/>
        <w:rPr/>
      </w:pPr>
      <w:r w:rsidDel="00000000" w:rsidR="00000000" w:rsidRPr="00000000">
        <w:rPr>
          <w:rtl w:val="0"/>
        </w:rPr>
        <w:t xml:space="preserve">  The rodent dodged them effortlessly.</w:t>
      </w:r>
    </w:p>
    <w:p w:rsidR="00000000" w:rsidDel="00000000" w:rsidP="00000000" w:rsidRDefault="00000000" w:rsidRPr="00000000" w14:paraId="00001032">
      <w:pPr>
        <w:spacing w:after="0" w:before="0" w:line="480" w:lineRule="auto"/>
        <w:ind w:left="720" w:firstLine="720"/>
        <w:rPr/>
      </w:pPr>
      <w:r w:rsidDel="00000000" w:rsidR="00000000" w:rsidRPr="00000000">
        <w:rPr>
          <w:rtl w:val="0"/>
        </w:rPr>
        <w:t xml:space="preserve">  But she knew he would. She was baiting him. He dodged again, but this time, his fate was sealed. A cry from above—her own echo—came crashing down on top of the rodent. The cry hit his exposed arm, successfully marking him. A yellow symbol appeared on his skin. She could sense her connection to it, and so would her mate, Boltrax.</w:t>
      </w:r>
    </w:p>
    <w:p w:rsidR="00000000" w:rsidDel="00000000" w:rsidP="00000000" w:rsidRDefault="00000000" w:rsidRPr="00000000" w14:paraId="00001033">
      <w:pPr>
        <w:spacing w:after="0" w:before="0" w:line="480" w:lineRule="auto"/>
        <w:ind w:left="720" w:firstLine="720"/>
        <w:rPr/>
      </w:pPr>
      <w:r w:rsidDel="00000000" w:rsidR="00000000" w:rsidRPr="00000000">
        <w:rPr>
          <w:rtl w:val="0"/>
        </w:rPr>
        <w:t xml:space="preserve">  The man stopped just in front of her, sword raised, and without another word, he swung.</w:t>
      </w:r>
    </w:p>
    <w:p w:rsidR="00000000" w:rsidDel="00000000" w:rsidP="00000000" w:rsidRDefault="00000000" w:rsidRPr="00000000" w14:paraId="00001034">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1035">
      <w:pPr>
        <w:spacing w:after="0" w:before="0" w:line="480" w:lineRule="auto"/>
        <w:ind w:left="720" w:firstLine="720"/>
        <w:rPr/>
      </w:pPr>
      <w:r w:rsidDel="00000000" w:rsidR="00000000" w:rsidRPr="00000000">
        <w:rPr>
          <w:rtl w:val="0"/>
        </w:rPr>
        <w:t xml:space="preserve">  Praew screamed again.</w:t>
      </w:r>
    </w:p>
    <w:p w:rsidR="00000000" w:rsidDel="00000000" w:rsidP="00000000" w:rsidRDefault="00000000" w:rsidRPr="00000000" w14:paraId="00001036">
      <w:pPr>
        <w:spacing w:after="0" w:before="0" w:line="480" w:lineRule="auto"/>
        <w:ind w:left="720" w:firstLine="720"/>
        <w:rPr/>
      </w:pPr>
      <w:r w:rsidDel="00000000" w:rsidR="00000000" w:rsidRPr="00000000">
        <w:rPr>
          <w:rtl w:val="0"/>
        </w:rPr>
        <w:t xml:space="preserve">  The lightning surged more violently. It didn’t stop. It wouldn’t stop. Her body was unraveling, raw nerves singing in unbearable torment.</w:t>
      </w:r>
    </w:p>
    <w:p w:rsidR="00000000" w:rsidDel="00000000" w:rsidP="00000000" w:rsidRDefault="00000000" w:rsidRPr="00000000" w14:paraId="00001037">
      <w:pPr>
        <w:spacing w:after="0" w:before="0" w:line="480" w:lineRule="auto"/>
        <w:ind w:left="720" w:firstLine="720"/>
        <w:rPr/>
      </w:pPr>
      <w:r w:rsidDel="00000000" w:rsidR="00000000" w:rsidRPr="00000000">
        <w:rPr>
          <w:rtl w:val="0"/>
        </w:rPr>
        <w:t xml:space="preserve">  She was going to die. Just like Boltrine.</w:t>
      </w:r>
    </w:p>
    <w:p w:rsidR="00000000" w:rsidDel="00000000" w:rsidP="00000000" w:rsidRDefault="00000000" w:rsidRPr="00000000" w14:paraId="00001038">
      <w:pPr>
        <w:spacing w:after="0" w:before="0" w:line="480" w:lineRule="auto"/>
        <w:ind w:left="720" w:firstLine="720"/>
        <w:rPr/>
      </w:pPr>
      <w:r w:rsidDel="00000000" w:rsidR="00000000" w:rsidRPr="00000000">
        <w:rPr>
          <w:i w:val="1"/>
          <w:iCs w:val="1"/>
          <w:rtl w:val="0"/>
        </w:rPr>
        <w:t xml:space="preserve">  Boltrine… </w:t>
      </w:r>
      <w:r w:rsidDel="00000000" w:rsidR="00000000" w:rsidRPr="00000000">
        <w:rPr>
          <w:rtl w:val="0"/>
        </w:rPr>
        <w:t xml:space="preserve">The thought cut through the pain.</w:t>
      </w:r>
    </w:p>
    <w:p w:rsidR="00000000" w:rsidDel="00000000" w:rsidP="00000000" w:rsidRDefault="00000000" w:rsidRPr="00000000" w14:paraId="00001039">
      <w:pPr>
        <w:spacing w:after="0" w:before="0" w:line="480" w:lineRule="auto"/>
        <w:ind w:left="720" w:firstLine="720"/>
        <w:rPr/>
      </w:pPr>
      <w:r w:rsidDel="00000000" w:rsidR="00000000" w:rsidRPr="00000000">
        <w:rPr>
          <w:i w:val="1"/>
          <w:iCs w:val="1"/>
          <w:rtl w:val="0"/>
        </w:rPr>
        <w:t xml:space="preserve">  Every time Boltrine released electricity, she cried out first.</w:t>
      </w:r>
      <w:r w:rsidDel="00000000" w:rsidR="00000000" w:rsidRPr="00000000">
        <w:rPr>
          <w:rtl w:val="0"/>
        </w:rPr>
        <w:t xml:space="preserve"> Praew’s mind twisted, grasping at that moment.</w:t>
      </w:r>
    </w:p>
    <w:p w:rsidR="00000000" w:rsidDel="00000000" w:rsidP="00000000" w:rsidRDefault="00000000" w:rsidRPr="00000000" w14:paraId="0000103A">
      <w:pPr>
        <w:spacing w:after="0" w:before="0" w:line="480" w:lineRule="auto"/>
        <w:ind w:left="720" w:firstLine="720"/>
        <w:rPr>
          <w:i w:val="1"/>
          <w:iCs w:val="1"/>
        </w:rPr>
      </w:pPr>
      <w:r w:rsidDel="00000000" w:rsidR="00000000" w:rsidRPr="00000000">
        <w:rPr>
          <w:i w:val="1"/>
          <w:iCs w:val="1"/>
          <w:rtl w:val="0"/>
        </w:rPr>
        <w:t xml:space="preserve">  That was important, wasn’t it?</w:t>
      </w:r>
    </w:p>
    <w:p w:rsidR="00000000" w:rsidDel="00000000" w:rsidP="00000000" w:rsidRDefault="00000000" w:rsidRPr="00000000" w14:paraId="0000103B">
      <w:pPr>
        <w:spacing w:after="0" w:before="0" w:line="480" w:lineRule="auto"/>
        <w:ind w:left="720" w:firstLine="720"/>
        <w:rPr>
          <w:i w:val="1"/>
          <w:iCs w:val="1"/>
        </w:rPr>
      </w:pPr>
      <w:r w:rsidDel="00000000" w:rsidR="00000000" w:rsidRPr="00000000">
        <w:rPr>
          <w:i w:val="1"/>
          <w:iCs w:val="1"/>
          <w:rtl w:val="0"/>
        </w:rPr>
        <w:t xml:space="preserve">  That… wasn’t a coincidence.</w:t>
      </w:r>
    </w:p>
    <w:p w:rsidR="00000000" w:rsidDel="00000000" w:rsidP="00000000" w:rsidRDefault="00000000" w:rsidRPr="00000000" w14:paraId="0000103C">
      <w:pPr>
        <w:spacing w:after="0" w:before="0" w:line="480" w:lineRule="auto"/>
        <w:ind w:left="720" w:firstLine="720"/>
        <w:rPr>
          <w:i w:val="1"/>
          <w:iCs w:val="1"/>
        </w:rPr>
      </w:pPr>
      <w:r w:rsidDel="00000000" w:rsidR="00000000" w:rsidRPr="00000000">
        <w:rPr>
          <w:i w:val="1"/>
          <w:iCs w:val="1"/>
          <w:rtl w:val="0"/>
        </w:rPr>
        <w:t xml:space="preserve">  It was… triggered by sound!</w:t>
      </w:r>
    </w:p>
    <w:p w:rsidR="00000000" w:rsidDel="00000000" w:rsidP="00000000" w:rsidRDefault="00000000" w:rsidRPr="00000000" w14:paraId="0000103D">
      <w:pPr>
        <w:spacing w:after="0" w:before="0" w:line="480" w:lineRule="auto"/>
        <w:ind w:left="720" w:firstLine="720"/>
        <w:rPr/>
      </w:pPr>
      <w:r w:rsidDel="00000000" w:rsidR="00000000" w:rsidRPr="00000000">
        <w:rPr>
          <w:rtl w:val="0"/>
        </w:rPr>
        <w:t xml:space="preserve">  Her own voice was killing her, but she wanted to scream. She </w:t>
      </w:r>
      <w:r w:rsidDel="00000000" w:rsidR="00000000" w:rsidRPr="00000000">
        <w:rPr>
          <w:i w:val="1"/>
          <w:iCs w:val="1"/>
          <w:rtl w:val="0"/>
        </w:rPr>
        <w:t xml:space="preserve">needed </w:t>
      </w:r>
      <w:r w:rsidDel="00000000" w:rsidR="00000000" w:rsidRPr="00000000">
        <w:rPr>
          <w:rtl w:val="0"/>
        </w:rPr>
        <w:t xml:space="preserve">to scream.</w:t>
      </w:r>
    </w:p>
    <w:p w:rsidR="00000000" w:rsidDel="00000000" w:rsidP="00000000" w:rsidRDefault="00000000" w:rsidRPr="00000000" w14:paraId="0000103E">
      <w:pPr>
        <w:spacing w:after="0" w:before="0" w:line="480" w:lineRule="auto"/>
        <w:ind w:left="720" w:firstLine="720"/>
        <w:rPr/>
      </w:pPr>
      <w:r w:rsidDel="00000000" w:rsidR="00000000" w:rsidRPr="00000000">
        <w:rPr>
          <w:rtl w:val="0"/>
        </w:rPr>
        <w:t xml:space="preserve">  Her throat ached with it, her lungs desperate for release, but she clamped her jaw shut, grinding her teeth so hard she thought they’d shatter.</w:t>
      </w:r>
    </w:p>
    <w:p w:rsidR="00000000" w:rsidDel="00000000" w:rsidP="00000000" w:rsidRDefault="00000000" w:rsidRPr="00000000" w14:paraId="0000103F">
      <w:pPr>
        <w:spacing w:after="0" w:before="0" w:line="480" w:lineRule="auto"/>
        <w:ind w:left="720" w:firstLine="720"/>
        <w:rPr/>
      </w:pPr>
      <w:r w:rsidDel="00000000" w:rsidR="00000000" w:rsidRPr="00000000">
        <w:rPr>
          <w:rtl w:val="0"/>
        </w:rPr>
        <w:t xml:space="preserve">  The electricity weakened. Not gone entirely, but less.</w:t>
      </w:r>
    </w:p>
    <w:p w:rsidR="00000000" w:rsidDel="00000000" w:rsidP="00000000" w:rsidRDefault="00000000" w:rsidRPr="00000000" w14:paraId="00001040">
      <w:pPr>
        <w:spacing w:after="0" w:before="0" w:line="480" w:lineRule="auto"/>
        <w:ind w:left="720" w:firstLine="720"/>
        <w:rPr/>
      </w:pPr>
      <w:r w:rsidDel="00000000" w:rsidR="00000000" w:rsidRPr="00000000">
        <w:rPr>
          <w:rtl w:val="0"/>
        </w:rPr>
        <w:t xml:space="preserve">  Her body still convulsed, her muscles still spasmed, her nerves still blazed with pain. But she had control now.</w:t>
      </w:r>
    </w:p>
    <w:p w:rsidR="00000000" w:rsidDel="00000000" w:rsidP="00000000" w:rsidRDefault="00000000" w:rsidRPr="00000000" w14:paraId="00001041">
      <w:pPr>
        <w:spacing w:after="0" w:before="0" w:line="480" w:lineRule="auto"/>
        <w:ind w:left="720" w:firstLine="720"/>
        <w:rPr/>
      </w:pPr>
      <w:r w:rsidDel="00000000" w:rsidR="00000000" w:rsidRPr="00000000">
        <w:rPr>
          <w:rtl w:val="0"/>
        </w:rPr>
        <w:t xml:space="preserve">  She just had to survive it.</w:t>
      </w:r>
    </w:p>
    <w:p w:rsidR="00000000" w:rsidDel="00000000" w:rsidP="00000000" w:rsidRDefault="00000000" w:rsidRPr="00000000" w14:paraId="00001042">
      <w:pPr>
        <w:spacing w:after="0" w:before="0" w:line="480" w:lineRule="auto"/>
        <w:ind w:left="720" w:firstLine="720"/>
        <w:rPr/>
      </w:pPr>
      <w:r w:rsidDel="00000000" w:rsidR="00000000" w:rsidRPr="00000000">
        <w:rPr>
          <w:rtl w:val="0"/>
        </w:rPr>
        <w:t xml:space="preserve">  Flickers. A flash. Or maybe forever. The pain dragged on. It never relented. It only wore her down, peeling at her will, digging in deeper, deeper, deeper. She clenched her teeth until she tasted blood.</w:t>
      </w:r>
    </w:p>
    <w:p w:rsidR="00000000" w:rsidDel="00000000" w:rsidP="00000000" w:rsidRDefault="00000000" w:rsidRPr="00000000" w14:paraId="00001043">
      <w:pPr>
        <w:spacing w:after="0" w:before="0" w:line="480" w:lineRule="auto"/>
        <w:ind w:left="720" w:firstLine="720"/>
        <w:rPr/>
      </w:pPr>
      <w:r w:rsidDel="00000000" w:rsidR="00000000" w:rsidRPr="00000000">
        <w:rPr>
          <w:rtl w:val="0"/>
        </w:rPr>
        <w:t xml:space="preserve">  She held it in, silently enduring the greatest pain she had ever known.</w:t>
      </w:r>
    </w:p>
    <w:p w:rsidR="00000000" w:rsidDel="00000000" w:rsidP="00000000" w:rsidRDefault="00000000" w:rsidRPr="00000000" w14:paraId="00001044">
      <w:pPr>
        <w:spacing w:after="0" w:before="0" w:line="480" w:lineRule="auto"/>
        <w:ind w:left="720" w:firstLine="720"/>
        <w:rPr/>
      </w:pPr>
      <w:r w:rsidDel="00000000" w:rsidR="00000000" w:rsidRPr="00000000">
        <w:rPr>
          <w:rtl w:val="0"/>
        </w:rPr>
        <w:t xml:space="preserve">  Then, at last, it stopped.</w:t>
      </w:r>
    </w:p>
    <w:p w:rsidR="00000000" w:rsidDel="00000000" w:rsidP="00000000" w:rsidRDefault="00000000" w:rsidRPr="00000000" w14:paraId="00001045">
      <w:pPr>
        <w:spacing w:after="0" w:before="0" w:line="480" w:lineRule="auto"/>
        <w:ind w:left="720" w:firstLine="720"/>
        <w:rPr/>
      </w:pPr>
      <w:r w:rsidDel="00000000" w:rsidR="00000000" w:rsidRPr="00000000">
        <w:rPr>
          <w:rtl w:val="0"/>
        </w:rPr>
        <w:t xml:space="preserve">  All at once, the electricity died and the glow disappeared.</w:t>
      </w:r>
    </w:p>
    <w:p w:rsidR="00000000" w:rsidDel="00000000" w:rsidP="00000000" w:rsidRDefault="00000000" w:rsidRPr="00000000" w14:paraId="00001046">
      <w:pPr>
        <w:spacing w:after="0" w:before="0" w:line="480" w:lineRule="auto"/>
        <w:ind w:left="720" w:firstLine="720"/>
        <w:rPr>
          <w:i w:val="1"/>
          <w:iCs w:val="1"/>
        </w:rPr>
      </w:pPr>
      <w:r w:rsidDel="00000000" w:rsidR="00000000" w:rsidRPr="00000000">
        <w:rPr>
          <w:rtl w:val="0"/>
        </w:rPr>
        <w:t xml:space="preserve">  A voice rang in her head, deep and ancient. </w:t>
      </w:r>
      <w:r w:rsidDel="00000000" w:rsidR="00000000" w:rsidRPr="00000000">
        <w:rPr>
          <w:i w:val="1"/>
          <w:iCs w:val="1"/>
          <w:rtl w:val="0"/>
        </w:rPr>
        <w:t xml:space="preserve">“Who Dares To Desecrate Her Noble Stone? Answer This Exalted One, Or Await My Wrath.”</w:t>
      </w:r>
    </w:p>
    <w:p w:rsidR="00000000" w:rsidDel="00000000" w:rsidP="00000000" w:rsidRDefault="00000000" w:rsidRPr="00000000" w14:paraId="00001047">
      <w:pPr>
        <w:spacing w:after="0" w:before="0" w:line="480" w:lineRule="auto"/>
        <w:ind w:left="720" w:firstLine="720"/>
        <w:rPr/>
      </w:pPr>
      <w:r w:rsidDel="00000000" w:rsidR="00000000" w:rsidRPr="00000000">
        <w:rPr>
          <w:rtl w:val="0"/>
        </w:rPr>
        <w:t xml:space="preserve">  Her body collapsed, limp, spent, shaking. Her chest rose. Fell. A breath. Then another.</w:t>
      </w:r>
    </w:p>
    <w:p w:rsidR="00000000" w:rsidDel="00000000" w:rsidP="00000000" w:rsidRDefault="00000000" w:rsidRPr="00000000" w14:paraId="00001048">
      <w:pPr>
        <w:spacing w:after="0" w:before="0" w:line="480" w:lineRule="auto"/>
        <w:ind w:left="720" w:firstLine="720"/>
        <w:rPr/>
      </w:pPr>
      <w:r w:rsidDel="00000000" w:rsidR="00000000" w:rsidRPr="00000000">
        <w:rPr>
          <w:rtl w:val="0"/>
        </w:rPr>
        <w:t xml:space="preserve">  She was alive.</w:t>
      </w:r>
    </w:p>
    <w:p w:rsidR="00000000" w:rsidDel="00000000" w:rsidP="00000000" w:rsidRDefault="00000000" w:rsidRPr="00000000" w14:paraId="00001049">
      <w:pPr>
        <w:spacing w:after="0" w:before="0" w:line="480" w:lineRule="auto"/>
        <w:ind w:left="720" w:firstLine="720"/>
        <w:rPr/>
      </w:pPr>
      <w:r w:rsidDel="00000000" w:rsidR="00000000" w:rsidRPr="00000000">
        <w:rPr>
          <w:rtl w:val="0"/>
        </w:rPr>
        <w:t xml:space="preserve">  She was ALIVE!</w:t>
      </w:r>
    </w:p>
    <w:p w:rsidR="00000000" w:rsidDel="00000000" w:rsidP="00000000" w:rsidRDefault="00000000" w:rsidRPr="00000000" w14:paraId="0000104A">
      <w:pPr>
        <w:spacing w:after="0" w:before="0" w:line="480" w:lineRule="auto"/>
        <w:ind w:left="720" w:firstLine="720"/>
        <w:rPr/>
      </w:pPr>
      <w:r w:rsidDel="00000000" w:rsidR="00000000" w:rsidRPr="00000000">
        <w:rPr>
          <w:rtl w:val="0"/>
        </w:rPr>
        <w:t xml:space="preserve">  And no one had come to save her.</w:t>
      </w:r>
    </w:p>
    <w:p w:rsidR="00000000" w:rsidDel="00000000" w:rsidP="00000000" w:rsidRDefault="00000000" w:rsidRPr="00000000" w14:paraId="0000104B">
      <w:pPr>
        <w:spacing w:after="0" w:before="0" w:line="480" w:lineRule="auto"/>
        <w:ind w:left="720" w:firstLine="720"/>
        <w:rPr/>
      </w:pPr>
      <w:r w:rsidDel="00000000" w:rsidR="00000000" w:rsidRPr="00000000">
        <w:br w:type="page"/>
      </w:r>
      <w:r w:rsidDel="00000000" w:rsidR="00000000" w:rsidRPr="00000000">
        <w:rPr>
          <w:rtl w:val="0"/>
        </w:rPr>
      </w:r>
    </w:p>
    <w:p w:rsidR="00000000" w:rsidDel="00000000" w:rsidP="00000000" w:rsidRDefault="00000000" w:rsidRPr="00000000" w14:paraId="0000104C">
      <w:pPr>
        <w:spacing w:after="0" w:before="0" w:line="480" w:lineRule="auto"/>
        <w:ind w:left="720" w:firstLine="720"/>
        <w:rPr/>
      </w:pPr>
      <w:r w:rsidDel="00000000" w:rsidR="00000000" w:rsidRPr="00000000">
        <w:rPr>
          <w:rtl w:val="0"/>
        </w:rPr>
      </w:r>
    </w:p>
    <w:p w:rsidR="00000000" w:rsidDel="00000000" w:rsidP="00000000" w:rsidRDefault="00000000" w:rsidRPr="00000000" w14:paraId="0000104D">
      <w:pPr>
        <w:spacing w:after="0" w:before="0" w:line="480" w:lineRule="auto"/>
        <w:ind w:left="720" w:firstLine="720"/>
        <w:rPr/>
      </w:pPr>
      <w:r w:rsidDel="00000000" w:rsidR="00000000" w:rsidRPr="00000000">
        <w:rPr>
          <w:rtl w:val="0"/>
        </w:rPr>
      </w:r>
    </w:p>
    <w:p w:rsidR="00000000" w:rsidDel="00000000" w:rsidP="00000000" w:rsidRDefault="00000000" w:rsidRPr="00000000" w14:paraId="0000104E">
      <w:pPr>
        <w:spacing w:before="0" w:line="480" w:lineRule="auto"/>
        <w:ind w:left="720" w:firstLine="720"/>
        <w:rPr/>
      </w:pPr>
      <w:r w:rsidDel="00000000" w:rsidR="00000000" w:rsidRPr="00000000">
        <w:rPr>
          <w:rtl w:val="0"/>
        </w:rPr>
      </w:r>
    </w:p>
    <w:p w:rsidR="00000000" w:rsidDel="00000000" w:rsidP="00000000" w:rsidRDefault="00000000" w:rsidRPr="00000000" w14:paraId="0000104F">
      <w:pPr>
        <w:pStyle w:val="Heading2"/>
        <w:spacing w:after="0" w:before="240" w:line="480" w:lineRule="auto"/>
        <w:ind w:left="720" w:firstLine="720"/>
        <w:jc w:val="center"/>
        <w:rPr/>
      </w:pPr>
      <w:bookmarkStart w:colFirst="0" w:colLast="0" w:name="_heading=h.ton5u46u8hj4" w:id="17"/>
      <w:bookmarkEnd w:id="17"/>
      <w:r w:rsidDel="00000000" w:rsidR="00000000" w:rsidRPr="00000000">
        <w:rPr>
          <w:b w:val="1"/>
          <w:bCs w:val="1"/>
          <w:sz w:val="28"/>
          <w:szCs w:val="28"/>
          <w:u w:val="single"/>
          <w:rtl w:val="0"/>
        </w:rPr>
        <w:t xml:space="preserve">Chapter 17 - Recorrection Program</w:t>
      </w:r>
      <w:r w:rsidDel="00000000" w:rsidR="00000000" w:rsidRPr="00000000">
        <w:rPr>
          <w:rtl w:val="0"/>
        </w:rPr>
        <w:t xml:space="preserve"> </w:t>
      </w:r>
    </w:p>
    <w:p w:rsidR="00000000" w:rsidDel="00000000" w:rsidP="00000000" w:rsidRDefault="00000000" w:rsidRPr="00000000" w14:paraId="00001050">
      <w:pPr>
        <w:spacing w:after="0" w:before="0" w:line="480" w:lineRule="auto"/>
        <w:ind w:left="720" w:firstLine="0"/>
        <w:jc w:val="center"/>
        <w:rPr/>
      </w:pPr>
      <w:r w:rsidDel="00000000" w:rsidR="00000000" w:rsidRPr="00000000">
        <w:rPr>
          <w:rtl w:val="0"/>
        </w:rPr>
      </w:r>
    </w:p>
    <w:p w:rsidR="00000000" w:rsidDel="00000000" w:rsidP="00000000" w:rsidRDefault="00000000" w:rsidRPr="00000000" w14:paraId="00001051">
      <w:pPr>
        <w:spacing w:after="0" w:before="0" w:line="480" w:lineRule="auto"/>
        <w:ind w:left="720" w:firstLine="720"/>
        <w:jc w:val="center"/>
        <w:rPr>
          <w:i w:val="1"/>
          <w:iCs w:val="1"/>
        </w:rPr>
      </w:pPr>
      <w:r w:rsidDel="00000000" w:rsidR="00000000" w:rsidRPr="00000000">
        <w:rPr>
          <w:i w:val="1"/>
          <w:iCs w:val="1"/>
          <w:rtl w:val="0"/>
        </w:rPr>
        <w:t xml:space="preserve">“Change is on the horizon. Who are we to stand in its way?”</w:t>
      </w:r>
    </w:p>
    <w:p w:rsidR="00000000" w:rsidDel="00000000" w:rsidP="00000000" w:rsidRDefault="00000000" w:rsidRPr="00000000" w14:paraId="00001052">
      <w:pPr>
        <w:spacing w:after="0" w:before="0" w:line="480" w:lineRule="auto"/>
        <w:ind w:left="720" w:firstLine="720"/>
        <w:rPr/>
      </w:pPr>
      <w:r w:rsidDel="00000000" w:rsidR="00000000" w:rsidRPr="00000000">
        <w:rPr>
          <w:rtl w:val="0"/>
        </w:rPr>
      </w:r>
    </w:p>
    <w:p w:rsidR="00000000" w:rsidDel="00000000" w:rsidP="00000000" w:rsidRDefault="00000000" w:rsidRPr="00000000" w14:paraId="00001053">
      <w:pPr>
        <w:spacing w:after="0" w:before="0" w:line="480" w:lineRule="auto"/>
        <w:ind w:left="720" w:firstLine="720"/>
        <w:rPr/>
      </w:pPr>
      <w:r w:rsidDel="00000000" w:rsidR="00000000" w:rsidRPr="00000000">
        <w:rPr>
          <w:rtl w:val="0"/>
        </w:rPr>
      </w:r>
    </w:p>
    <w:p w:rsidR="00000000" w:rsidDel="00000000" w:rsidP="00000000" w:rsidRDefault="00000000" w:rsidRPr="00000000" w14:paraId="00001054">
      <w:pPr>
        <w:spacing w:after="0" w:before="0" w:line="480" w:lineRule="auto"/>
        <w:ind w:left="720" w:firstLine="720"/>
        <w:rPr/>
      </w:pPr>
      <w:r w:rsidDel="00000000" w:rsidR="00000000" w:rsidRPr="00000000">
        <w:rPr>
          <w:rtl w:val="0"/>
        </w:rPr>
      </w:r>
    </w:p>
    <w:p w:rsidR="00000000" w:rsidDel="00000000" w:rsidP="00000000" w:rsidRDefault="00000000" w:rsidRPr="00000000" w14:paraId="00001055">
      <w:pPr>
        <w:spacing w:after="0" w:before="0" w:line="480" w:lineRule="auto"/>
        <w:ind w:left="720" w:firstLine="720"/>
        <w:rPr/>
      </w:pPr>
      <w:r w:rsidDel="00000000" w:rsidR="00000000" w:rsidRPr="00000000">
        <w:rPr>
          <w:rtl w:val="0"/>
        </w:rPr>
      </w:r>
    </w:p>
    <w:p w:rsidR="00000000" w:rsidDel="00000000" w:rsidP="00000000" w:rsidRDefault="00000000" w:rsidRPr="00000000" w14:paraId="00001056">
      <w:pPr>
        <w:spacing w:after="0" w:before="0" w:line="480" w:lineRule="auto"/>
        <w:ind w:left="720" w:firstLine="720"/>
        <w:rPr/>
      </w:pPr>
      <w:r w:rsidDel="00000000" w:rsidR="00000000" w:rsidRPr="00000000">
        <w:rPr>
          <w:rtl w:val="0"/>
        </w:rPr>
        <w:t xml:space="preserve">Haldric couldn't believe his eyes. Carved out of the walls before him was a large balcony that circled a radiating chamber below.</w:t>
      </w:r>
    </w:p>
    <w:p w:rsidR="00000000" w:rsidDel="00000000" w:rsidP="00000000" w:rsidRDefault="00000000" w:rsidRPr="00000000" w14:paraId="00001057">
      <w:pPr>
        <w:spacing w:after="0" w:before="0" w:line="480" w:lineRule="auto"/>
        <w:ind w:left="720" w:firstLine="720"/>
        <w:rPr/>
      </w:pPr>
      <w:r w:rsidDel="00000000" w:rsidR="00000000" w:rsidRPr="00000000">
        <w:rPr>
          <w:rtl w:val="0"/>
        </w:rPr>
        <w:t xml:space="preserve">And in that moment, he hated being right. </w:t>
      </w:r>
    </w:p>
    <w:p w:rsidR="00000000" w:rsidDel="00000000" w:rsidP="00000000" w:rsidRDefault="00000000" w:rsidRPr="00000000" w14:paraId="00001058">
      <w:pPr>
        <w:spacing w:after="0" w:before="0" w:line="480" w:lineRule="auto"/>
        <w:ind w:left="720" w:firstLine="720"/>
        <w:rPr/>
      </w:pPr>
      <w:r w:rsidDel="00000000" w:rsidR="00000000" w:rsidRPr="00000000">
        <w:rPr>
          <w:rtl w:val="0"/>
        </w:rPr>
        <w:t xml:space="preserve">The entrance to the Fifth Floor? It had been in The Prime’s bolting office this whole time.</w:t>
      </w:r>
    </w:p>
    <w:p w:rsidR="00000000" w:rsidDel="00000000" w:rsidP="00000000" w:rsidRDefault="00000000" w:rsidRPr="00000000" w14:paraId="00001059">
      <w:pPr>
        <w:spacing w:after="0" w:before="0" w:line="480" w:lineRule="auto"/>
        <w:ind w:left="720" w:firstLine="720"/>
        <w:rPr/>
      </w:pPr>
      <w:r w:rsidDel="00000000" w:rsidR="00000000" w:rsidRPr="00000000">
        <w:rPr>
          <w:rtl w:val="0"/>
        </w:rPr>
        <w:t xml:space="preserve">When Haldric had been caught snooping before, it was only because The Prime had entered through a passage concealed behind some moving wall contraption in his office. At the time, Haldric had been too consumed by the shame of being discovered to question it. Too humiliated to notice what mattered.</w:t>
      </w:r>
    </w:p>
    <w:p w:rsidR="00000000" w:rsidDel="00000000" w:rsidP="00000000" w:rsidRDefault="00000000" w:rsidRPr="00000000" w14:paraId="0000105A">
      <w:pPr>
        <w:spacing w:after="0" w:before="0" w:line="480" w:lineRule="auto"/>
        <w:ind w:left="720" w:firstLine="720"/>
        <w:rPr/>
      </w:pPr>
      <w:r w:rsidDel="00000000" w:rsidR="00000000" w:rsidRPr="00000000">
        <w:rPr>
          <w:rtl w:val="0"/>
        </w:rPr>
        <w:t xml:space="preserve">Haldric and Godric crouched to sneak to the ledge of the balcony and peeked their heads just enough to look down. </w:t>
      </w:r>
    </w:p>
    <w:p w:rsidR="00000000" w:rsidDel="00000000" w:rsidP="00000000" w:rsidRDefault="00000000" w:rsidRPr="00000000" w14:paraId="0000105B">
      <w:pPr>
        <w:spacing w:after="0" w:before="0" w:line="480" w:lineRule="auto"/>
        <w:ind w:left="720" w:firstLine="720"/>
        <w:rPr/>
      </w:pPr>
      <w:r w:rsidDel="00000000" w:rsidR="00000000" w:rsidRPr="00000000">
        <w:rPr>
          <w:rtl w:val="0"/>
        </w:rPr>
        <w:t xml:space="preserve">  Below, six masked statues ringed the chamber, half lost in the shadows. Near the center, in a spill of gore, blood, and bile, two bodies lay on the floor piled on one another beside </w:t>
      </w:r>
      <w:sdt>
        <w:sdtPr>
          <w:id w:val="-251080354"/>
          <w:tag w:val="goog_rdk_151"/>
        </w:sdtPr>
        <w:sdtContent>
          <w:commentRangeStart w:id="79"/>
        </w:sdtContent>
      </w:sdt>
      <w:r w:rsidDel="00000000" w:rsidR="00000000" w:rsidRPr="00000000">
        <w:rPr>
          <w:rtl w:val="0"/>
        </w:rPr>
        <w:t xml:space="preserve">a nearly upright stone slab, both bodies were twisted unnaturally.</w:t>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105C">
      <w:pPr>
        <w:spacing w:after="0" w:before="0" w:line="480" w:lineRule="auto"/>
        <w:ind w:left="720" w:firstLine="720"/>
        <w:rPr/>
      </w:pPr>
      <w:r w:rsidDel="00000000" w:rsidR="00000000" w:rsidRPr="00000000">
        <w:rPr>
          <w:rtl w:val="0"/>
        </w:rPr>
        <w:t xml:space="preserve">  Haldric let out a silent sigh of relief to discover neither body was Praew’s.</w:t>
      </w:r>
    </w:p>
    <w:p w:rsidR="00000000" w:rsidDel="00000000" w:rsidP="00000000" w:rsidRDefault="00000000" w:rsidRPr="00000000" w14:paraId="0000105D">
      <w:pPr>
        <w:spacing w:after="0" w:before="0" w:line="480" w:lineRule="auto"/>
        <w:ind w:left="720" w:firstLine="720"/>
        <w:rPr/>
      </w:pPr>
      <w:r w:rsidDel="00000000" w:rsidR="00000000" w:rsidRPr="00000000">
        <w:rPr>
          <w:rtl w:val="0"/>
        </w:rPr>
        <w:t xml:space="preserve">  On the other side of the slab was the bolting Ratrod himself, The Prime Archon, completely unbothered by the gore before him.</w:t>
      </w:r>
    </w:p>
    <w:p w:rsidR="00000000" w:rsidDel="00000000" w:rsidP="00000000" w:rsidRDefault="00000000" w:rsidRPr="00000000" w14:paraId="0000105E">
      <w:pPr>
        <w:spacing w:after="0" w:before="0" w:line="480" w:lineRule="auto"/>
        <w:ind w:left="720" w:firstLine="720"/>
        <w:rPr/>
      </w:pPr>
      <w:r w:rsidDel="00000000" w:rsidR="00000000" w:rsidRPr="00000000">
        <w:rPr>
          <w:rtl w:val="0"/>
        </w:rPr>
        <w:t xml:space="preserve">  A wafting draft hit Haldric’s nose, causing his breakfast to surge up his throat and rest in his mouth. He shuddered and forced it back down.</w:t>
      </w:r>
    </w:p>
    <w:p w:rsidR="00000000" w:rsidDel="00000000" w:rsidP="00000000" w:rsidRDefault="00000000" w:rsidRPr="00000000" w14:paraId="0000105F">
      <w:pPr>
        <w:spacing w:after="0" w:before="0" w:line="480" w:lineRule="auto"/>
        <w:ind w:left="720" w:firstLine="720"/>
        <w:rPr/>
      </w:pPr>
      <w:r w:rsidDel="00000000" w:rsidR="00000000" w:rsidRPr="00000000">
        <w:rPr>
          <w:rtl w:val="0"/>
        </w:rPr>
        <w:t xml:space="preserve">  The Prime was a bolting sick man.</w:t>
      </w:r>
    </w:p>
    <w:p w:rsidR="00000000" w:rsidDel="00000000" w:rsidP="00000000" w:rsidRDefault="00000000" w:rsidRPr="00000000" w14:paraId="00001060">
      <w:pPr>
        <w:spacing w:after="0" w:before="0" w:line="480" w:lineRule="auto"/>
        <w:ind w:left="720" w:firstLine="720"/>
        <w:rPr/>
      </w:pPr>
      <w:r w:rsidDel="00000000" w:rsidR="00000000" w:rsidRPr="00000000">
        <w:rPr>
          <w:rtl w:val="0"/>
        </w:rPr>
        <w:t xml:space="preserve">  He should have known. </w:t>
      </w:r>
      <w:r w:rsidDel="00000000" w:rsidR="00000000" w:rsidRPr="00000000">
        <w:rPr>
          <w:i w:val="1"/>
          <w:iCs w:val="1"/>
          <w:rtl w:val="0"/>
        </w:rPr>
        <w:t xml:space="preserve">No,</w:t>
      </w:r>
      <w:r w:rsidDel="00000000" w:rsidR="00000000" w:rsidRPr="00000000">
        <w:rPr>
          <w:rtl w:val="0"/>
        </w:rPr>
        <w:t xml:space="preserve"> he had always known. Praew, Note, even The Prime himself had warned him in their own ways.</w:t>
      </w:r>
    </w:p>
    <w:p w:rsidR="00000000" w:rsidDel="00000000" w:rsidP="00000000" w:rsidRDefault="00000000" w:rsidRPr="00000000" w14:paraId="00001061">
      <w:pPr>
        <w:spacing w:after="0" w:before="0" w:line="480" w:lineRule="auto"/>
        <w:ind w:left="720" w:firstLine="720"/>
        <w:rPr/>
      </w:pPr>
      <w:r w:rsidDel="00000000" w:rsidR="00000000" w:rsidRPr="00000000">
        <w:rPr>
          <w:rtl w:val="0"/>
        </w:rPr>
        <w:t xml:space="preserve">  Was the title of Heir truly worth it? Or, if he were honest, had he simply wanted a father so badly that he clung to denial? He’d wandered the city, pretending to search for Praew, while she needed him most. And for what? Just to avoid facing the truth?</w:t>
      </w:r>
    </w:p>
    <w:p w:rsidR="00000000" w:rsidDel="00000000" w:rsidP="00000000" w:rsidRDefault="00000000" w:rsidRPr="00000000" w14:paraId="00001062">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Stone me, The Prime could have just finished murdering people when he caught me snooping last night. </w:t>
      </w:r>
    </w:p>
    <w:p w:rsidR="00000000" w:rsidDel="00000000" w:rsidP="00000000" w:rsidRDefault="00000000" w:rsidRPr="00000000" w14:paraId="00001063">
      <w:pPr>
        <w:spacing w:after="0" w:before="0" w:line="480" w:lineRule="auto"/>
        <w:ind w:left="720" w:firstLine="720"/>
        <w:rPr/>
      </w:pPr>
      <w:r w:rsidDel="00000000" w:rsidR="00000000" w:rsidRPr="00000000">
        <w:rPr>
          <w:rtl w:val="0"/>
        </w:rPr>
        <w:t xml:space="preserve">  But those bodies below looked fresher. </w:t>
      </w:r>
    </w:p>
    <w:p w:rsidR="00000000" w:rsidDel="00000000" w:rsidP="00000000" w:rsidRDefault="00000000" w:rsidRPr="00000000" w14:paraId="00001064">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If I’d suspected him sooner, could I have saved these two? </w:t>
      </w:r>
      <w:r w:rsidDel="00000000" w:rsidR="00000000" w:rsidRPr="00000000">
        <w:rPr>
          <w:rtl w:val="0"/>
        </w:rPr>
        <w:t xml:space="preserve">One was a girl around his age. </w:t>
      </w:r>
      <w:r w:rsidDel="00000000" w:rsidR="00000000" w:rsidRPr="00000000">
        <w:rPr>
          <w:i w:val="1"/>
          <w:iCs w:val="1"/>
          <w:rtl w:val="0"/>
        </w:rPr>
        <w:t xml:space="preserve">Praew will never forgive me if this was one of her missing friends.</w:t>
      </w:r>
    </w:p>
    <w:p w:rsidR="00000000" w:rsidDel="00000000" w:rsidP="00000000" w:rsidRDefault="00000000" w:rsidRPr="00000000" w14:paraId="00001065">
      <w:pPr>
        <w:spacing w:after="0" w:before="0" w:line="480" w:lineRule="auto"/>
        <w:ind w:left="720" w:firstLine="720"/>
        <w:rPr>
          <w:i w:val="1"/>
          <w:iCs w:val="1"/>
        </w:rPr>
      </w:pPr>
      <w:r w:rsidDel="00000000" w:rsidR="00000000" w:rsidRPr="00000000">
        <w:rPr>
          <w:rtl w:val="0"/>
        </w:rPr>
        <w:t xml:space="preserve">  Haldric shook his head. </w:t>
      </w:r>
      <w:r w:rsidDel="00000000" w:rsidR="00000000" w:rsidRPr="00000000">
        <w:rPr>
          <w:i w:val="1"/>
          <w:iCs w:val="1"/>
          <w:rtl w:val="0"/>
        </w:rPr>
        <w:t xml:space="preserve">Now is not the time for this! A true Hunter saves the living before mourning the dead. I need to find Praew!</w:t>
      </w:r>
    </w:p>
    <w:p w:rsidR="00000000" w:rsidDel="00000000" w:rsidP="00000000" w:rsidRDefault="00000000" w:rsidRPr="00000000" w14:paraId="00001066">
      <w:pPr>
        <w:spacing w:after="0" w:before="0" w:line="480" w:lineRule="auto"/>
        <w:ind w:left="720" w:firstLine="720"/>
        <w:rPr/>
      </w:pPr>
      <w:r w:rsidDel="00000000" w:rsidR="00000000" w:rsidRPr="00000000">
        <w:rPr>
          <w:rtl w:val="0"/>
        </w:rPr>
        <w:t xml:space="preserve">  Asher’s voice popped into his head. “</w:t>
      </w:r>
      <w:r w:rsidDel="00000000" w:rsidR="00000000" w:rsidRPr="00000000">
        <w:rPr>
          <w:i w:val="1"/>
          <w:iCs w:val="1"/>
          <w:rtl w:val="0"/>
        </w:rPr>
        <w:t xml:space="preserve">That bolting traitor! Please don’t let my father get away with this, Haldric!</w:t>
      </w:r>
      <w:r w:rsidDel="00000000" w:rsidR="00000000" w:rsidRPr="00000000">
        <w:rPr>
          <w:rtl w:val="0"/>
        </w:rPr>
        <w:t xml:space="preserve">”</w:t>
      </w:r>
    </w:p>
    <w:p w:rsidR="00000000" w:rsidDel="00000000" w:rsidP="00000000" w:rsidRDefault="00000000" w:rsidRPr="00000000" w14:paraId="00001067">
      <w:pPr>
        <w:spacing w:after="0" w:before="0" w:line="480" w:lineRule="auto"/>
        <w:ind w:left="720" w:firstLine="720"/>
        <w:rPr>
          <w:i w:val="1"/>
          <w:iCs w:val="1"/>
        </w:rPr>
      </w:pPr>
      <w:r w:rsidDel="00000000" w:rsidR="00000000" w:rsidRPr="00000000">
        <w:rPr>
          <w:rtl w:val="0"/>
        </w:rPr>
        <w:t xml:space="preserve">  Haldric gritted his teeth.</w:t>
      </w:r>
      <w:r w:rsidDel="00000000" w:rsidR="00000000" w:rsidRPr="00000000">
        <w:rPr>
          <w:i w:val="1"/>
          <w:iCs w:val="1"/>
          <w:rtl w:val="0"/>
        </w:rPr>
        <w:t xml:space="preserve"> Shut up, Asher! Are you really any better? Or did you forget the saying? ALL Rivers run cold.</w:t>
      </w:r>
    </w:p>
    <w:p w:rsidR="00000000" w:rsidDel="00000000" w:rsidP="00000000" w:rsidRDefault="00000000" w:rsidRPr="00000000" w14:paraId="00001068">
      <w:pPr>
        <w:spacing w:after="0" w:before="0" w:line="480" w:lineRule="auto"/>
        <w:ind w:left="720" w:firstLine="720"/>
        <w:rPr/>
      </w:pPr>
      <w:r w:rsidDel="00000000" w:rsidR="00000000" w:rsidRPr="00000000">
        <w:rPr>
          <w:rtl w:val="0"/>
        </w:rPr>
        <w:t xml:space="preserve">  A figure entered the room below, pulling Haldric from… whatever that was.</w:t>
      </w:r>
    </w:p>
    <w:p w:rsidR="00000000" w:rsidDel="00000000" w:rsidP="00000000" w:rsidRDefault="00000000" w:rsidRPr="00000000" w14:paraId="00001069">
      <w:pPr>
        <w:spacing w:after="0" w:before="0" w:line="480" w:lineRule="auto"/>
        <w:ind w:left="720" w:firstLine="720"/>
        <w:rPr>
          <w:i w:val="1"/>
          <w:iCs w:val="1"/>
        </w:rPr>
      </w:pPr>
      <w:r w:rsidDel="00000000" w:rsidR="00000000" w:rsidRPr="00000000">
        <w:rPr>
          <w:i w:val="1"/>
          <w:iCs w:val="1"/>
          <w:rtl w:val="0"/>
        </w:rPr>
        <w:t xml:space="preserve">  Was that Renwick?</w:t>
      </w:r>
    </w:p>
    <w:p w:rsidR="00000000" w:rsidDel="00000000" w:rsidP="00000000" w:rsidRDefault="00000000" w:rsidRPr="00000000" w14:paraId="0000106A">
      <w:pPr>
        <w:spacing w:after="0" w:before="0" w:line="480" w:lineRule="auto"/>
        <w:ind w:left="720" w:firstLine="720"/>
        <w:rPr/>
      </w:pPr>
      <w:r w:rsidDel="00000000" w:rsidR="00000000" w:rsidRPr="00000000">
        <w:rPr>
          <w:rtl w:val="0"/>
        </w:rPr>
        <w:t xml:space="preserve">  “</w:t>
      </w:r>
      <w:sdt>
        <w:sdtPr>
          <w:id w:val="1379052051"/>
          <w:tag w:val="goog_rdk_152"/>
        </w:sdtPr>
        <w:sdtContent>
          <w:commentRangeStart w:id="80"/>
        </w:sdtContent>
      </w:sdt>
      <w:r w:rsidDel="00000000" w:rsidR="00000000" w:rsidRPr="00000000">
        <w:rPr>
          <w:rtl w:val="0"/>
        </w:rPr>
        <w:t xml:space="preserve">What in the seven stones are you doing!?” Renwick yelled.</w:t>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106B">
      <w:pPr>
        <w:spacing w:after="0" w:before="0" w:line="480" w:lineRule="auto"/>
        <w:ind w:left="720" w:firstLine="720"/>
        <w:rPr>
          <w:i w:val="1"/>
          <w:iCs w:val="1"/>
        </w:rPr>
      </w:pPr>
      <w:r w:rsidDel="00000000" w:rsidR="00000000" w:rsidRPr="00000000">
        <w:rPr>
          <w:rtl w:val="0"/>
        </w:rPr>
        <w:t xml:space="preserve">  Haldric flinched. </w:t>
      </w:r>
      <w:r w:rsidDel="00000000" w:rsidR="00000000" w:rsidRPr="00000000">
        <w:rPr>
          <w:i w:val="1"/>
          <w:iCs w:val="1"/>
          <w:rtl w:val="0"/>
        </w:rPr>
        <w:t xml:space="preserve">How did he spot us?</w:t>
      </w:r>
    </w:p>
    <w:p w:rsidR="00000000" w:rsidDel="00000000" w:rsidP="00000000" w:rsidRDefault="00000000" w:rsidRPr="00000000" w14:paraId="0000106C">
      <w:pPr>
        <w:spacing w:after="0" w:before="0" w:line="480" w:lineRule="auto"/>
        <w:ind w:left="720" w:firstLine="720"/>
        <w:rPr/>
      </w:pPr>
      <w:r w:rsidDel="00000000" w:rsidR="00000000" w:rsidRPr="00000000">
        <w:rPr>
          <w:rtl w:val="0"/>
        </w:rPr>
        <w:t xml:space="preserve">  “Renwick,” The Prime said, voice flat, “I showed you the mural. When mankind grows fangs, claws, and scales, three will rise. Their hands will decide which force endures: the Beasts, the children of men, or the living breath of the world itself. The first life they choose to strike down will bind their fate. From that moment on, they will hunt the rest of that kin until none remain.</w:t>
      </w:r>
    </w:p>
    <w:p w:rsidR="00000000" w:rsidDel="00000000" w:rsidP="00000000" w:rsidRDefault="00000000" w:rsidRPr="00000000" w14:paraId="0000106D">
      <w:pPr>
        <w:spacing w:after="0" w:before="0" w:line="480" w:lineRule="auto"/>
        <w:ind w:left="720" w:firstLine="720"/>
        <w:rPr/>
      </w:pPr>
      <w:r w:rsidDel="00000000" w:rsidR="00000000" w:rsidRPr="00000000">
        <w:rPr>
          <w:rtl w:val="0"/>
        </w:rPr>
        <w:t xml:space="preserve">  “Now,” The Prime continued, “correct me if I’m wrong, but were we not threatened no more than a flash ago?”</w:t>
      </w:r>
    </w:p>
    <w:p w:rsidR="00000000" w:rsidDel="00000000" w:rsidP="00000000" w:rsidRDefault="00000000" w:rsidRPr="00000000" w14:paraId="0000106E">
      <w:pPr>
        <w:spacing w:after="0" w:before="0" w:line="480" w:lineRule="auto"/>
        <w:ind w:left="720" w:firstLine="720"/>
        <w:rPr/>
      </w:pPr>
      <w:r w:rsidDel="00000000" w:rsidR="00000000" w:rsidRPr="00000000">
        <w:rPr>
          <w:rtl w:val="0"/>
        </w:rPr>
        <w:t xml:space="preserve">  He pointed to something on the other side of the stone slab, just out of view. “Truly, would you risk our entire species over something as fleeting as unrequited feelings?”</w:t>
      </w:r>
    </w:p>
    <w:p w:rsidR="00000000" w:rsidDel="00000000" w:rsidP="00000000" w:rsidRDefault="00000000" w:rsidRPr="00000000" w14:paraId="0000106F">
      <w:pPr>
        <w:spacing w:after="0" w:before="0" w:line="480" w:lineRule="auto"/>
        <w:ind w:left="720" w:firstLine="720"/>
        <w:rPr/>
      </w:pPr>
      <w:r w:rsidDel="00000000" w:rsidR="00000000" w:rsidRPr="00000000">
        <w:rPr>
          <w:i w:val="1"/>
          <w:iCs w:val="1"/>
          <w:rtl w:val="0"/>
        </w:rPr>
        <w:t xml:space="preserve">  What unrequited feelings? </w:t>
      </w:r>
      <w:r w:rsidDel="00000000" w:rsidR="00000000" w:rsidRPr="00000000">
        <w:rPr>
          <w:rtl w:val="0"/>
        </w:rPr>
        <w:t xml:space="preserve">Haldric didn’t know if he wanted his guess to be right or not.</w:t>
      </w:r>
    </w:p>
    <w:p w:rsidR="00000000" w:rsidDel="00000000" w:rsidP="00000000" w:rsidRDefault="00000000" w:rsidRPr="00000000" w14:paraId="00001070">
      <w:pPr>
        <w:spacing w:after="0" w:before="0" w:line="480" w:lineRule="auto"/>
        <w:ind w:left="720" w:firstLine="720"/>
        <w:rPr/>
      </w:pPr>
      <w:r w:rsidDel="00000000" w:rsidR="00000000" w:rsidRPr="00000000">
        <w:rPr>
          <w:rtl w:val="0"/>
        </w:rPr>
        <w:t xml:space="preserve">  “Don’t you dare!” Renwick snapped, brandishing a sword toward The Prime.</w:t>
      </w:r>
    </w:p>
    <w:p w:rsidR="00000000" w:rsidDel="00000000" w:rsidP="00000000" w:rsidRDefault="00000000" w:rsidRPr="00000000" w14:paraId="00001071">
      <w:pPr>
        <w:spacing w:after="0" w:before="0" w:line="480" w:lineRule="auto"/>
        <w:ind w:left="720" w:firstLine="720"/>
        <w:rPr>
          <w:i w:val="1"/>
          <w:iCs w:val="1"/>
        </w:rPr>
      </w:pPr>
      <w:r w:rsidDel="00000000" w:rsidR="00000000" w:rsidRPr="00000000">
        <w:rPr>
          <w:i w:val="1"/>
          <w:iCs w:val="1"/>
          <w:rtl w:val="0"/>
        </w:rPr>
        <w:t xml:space="preserve">  Where did he get the weapon from? Is he going to kill The Prime?</w:t>
      </w:r>
    </w:p>
    <w:p w:rsidR="00000000" w:rsidDel="00000000" w:rsidP="00000000" w:rsidRDefault="00000000" w:rsidRPr="00000000" w14:paraId="00001072">
      <w:pPr>
        <w:spacing w:after="0" w:before="0" w:line="480" w:lineRule="auto"/>
        <w:ind w:left="720" w:firstLine="720"/>
        <w:rPr/>
      </w:pPr>
      <w:r w:rsidDel="00000000" w:rsidR="00000000" w:rsidRPr="00000000">
        <w:rPr>
          <w:rtl w:val="0"/>
        </w:rPr>
        <w:t xml:space="preserve">  The Prime didn’t seem to care, turning his back on Renwick to fiddle with whatever he’d pointed to earlier.</w:t>
      </w:r>
    </w:p>
    <w:p w:rsidR="00000000" w:rsidDel="00000000" w:rsidP="00000000" w:rsidRDefault="00000000" w:rsidRPr="00000000" w14:paraId="00001073">
      <w:pPr>
        <w:spacing w:after="0" w:before="0" w:line="480" w:lineRule="auto"/>
        <w:ind w:left="720" w:firstLine="720"/>
        <w:rPr/>
      </w:pPr>
      <w:r w:rsidDel="00000000" w:rsidR="00000000" w:rsidRPr="00000000">
        <w:rPr>
          <w:rtl w:val="0"/>
        </w:rPr>
        <w:t xml:space="preserve">  Renwick raised the sword to swing.</w:t>
      </w:r>
    </w:p>
    <w:p w:rsidR="00000000" w:rsidDel="00000000" w:rsidP="00000000" w:rsidRDefault="00000000" w:rsidRPr="00000000" w14:paraId="00001074">
      <w:pPr>
        <w:spacing w:after="0" w:before="0" w:line="480" w:lineRule="auto"/>
        <w:ind w:left="720" w:firstLine="720"/>
        <w:rPr/>
      </w:pPr>
      <w:r w:rsidDel="00000000" w:rsidR="00000000" w:rsidRPr="00000000">
        <w:rPr>
          <w:rtl w:val="0"/>
        </w:rPr>
        <w:t xml:space="preserve">  “Renwick,” The Prime said lazily, “drop the sword, stand down, and stand guard outside.”</w:t>
      </w:r>
    </w:p>
    <w:p w:rsidR="00000000" w:rsidDel="00000000" w:rsidP="00000000" w:rsidRDefault="00000000" w:rsidRPr="00000000" w14:paraId="00001075">
      <w:pPr>
        <w:spacing w:after="0" w:before="0" w:line="480" w:lineRule="auto"/>
        <w:ind w:left="720" w:firstLine="720"/>
        <w:rPr/>
      </w:pPr>
      <w:r w:rsidDel="00000000" w:rsidR="00000000" w:rsidRPr="00000000">
        <w:rPr>
          <w:rtl w:val="0"/>
        </w:rPr>
        <w:t xml:space="preserve">  Renwick went unnaturally stiff, dropping the sword with a clang. “Yes, sir.” He turned and disappeared out the door below.</w:t>
      </w:r>
    </w:p>
    <w:p w:rsidR="00000000" w:rsidDel="00000000" w:rsidP="00000000" w:rsidRDefault="00000000" w:rsidRPr="00000000" w14:paraId="00001076">
      <w:pPr>
        <w:spacing w:after="0" w:before="0" w:line="480" w:lineRule="auto"/>
        <w:ind w:left="720" w:firstLine="720"/>
        <w:rPr>
          <w:i w:val="1"/>
          <w:iCs w:val="1"/>
        </w:rPr>
      </w:pPr>
      <w:r w:rsidDel="00000000" w:rsidR="00000000" w:rsidRPr="00000000">
        <w:rPr>
          <w:i w:val="1"/>
          <w:iCs w:val="1"/>
          <w:rtl w:val="0"/>
        </w:rPr>
        <w:t xml:space="preserve">  Stone me, what just bolting happened?</w:t>
      </w:r>
    </w:p>
    <w:p w:rsidR="00000000" w:rsidDel="00000000" w:rsidP="00000000" w:rsidRDefault="00000000" w:rsidRPr="00000000" w14:paraId="00001077">
      <w:pPr>
        <w:spacing w:after="0" w:before="0" w:line="480" w:lineRule="auto"/>
        <w:ind w:left="720" w:firstLine="720"/>
        <w:rPr/>
      </w:pPr>
      <w:r w:rsidDel="00000000" w:rsidR="00000000" w:rsidRPr="00000000">
        <w:rPr>
          <w:rtl w:val="0"/>
        </w:rPr>
        <w:t xml:space="preserve">  Godric started rounding the balcony to get a better view, so Haldric began to follow.</w:t>
      </w:r>
    </w:p>
    <w:p w:rsidR="00000000" w:rsidDel="00000000" w:rsidP="00000000" w:rsidRDefault="00000000" w:rsidRPr="00000000" w14:paraId="00001078">
      <w:pPr>
        <w:spacing w:after="0" w:before="0" w:line="480" w:lineRule="auto"/>
        <w:ind w:left="720" w:firstLine="720"/>
        <w:rPr/>
      </w:pPr>
      <w:r w:rsidDel="00000000" w:rsidR="00000000" w:rsidRPr="00000000">
        <w:rPr>
          <w:rtl w:val="0"/>
        </w:rPr>
        <w:t xml:space="preserve">  “That bolting ratrod just doomed us all!” Godric hissed, staring at the stone slab before crouching below the railing a moment later. Haldric tried to peek his head up, but Godric pulled him back down. “Go home, Heir. Some things can </w:t>
      </w:r>
      <w:r w:rsidDel="00000000" w:rsidR="00000000" w:rsidRPr="00000000">
        <w:rPr>
          <w:i w:val="1"/>
          <w:iCs w:val="1"/>
          <w:rtl w:val="0"/>
        </w:rPr>
        <w:t xml:space="preserve">not</w:t>
      </w:r>
      <w:r w:rsidDel="00000000" w:rsidR="00000000" w:rsidRPr="00000000">
        <w:rPr>
          <w:rtl w:val="0"/>
        </w:rPr>
        <w:t xml:space="preserve"> be unseen.”</w:t>
      </w:r>
    </w:p>
    <w:p w:rsidR="00000000" w:rsidDel="00000000" w:rsidP="00000000" w:rsidRDefault="00000000" w:rsidRPr="00000000" w14:paraId="00001079">
      <w:pPr>
        <w:spacing w:after="0" w:before="0" w:line="480" w:lineRule="auto"/>
        <w:ind w:left="720" w:firstLine="720"/>
        <w:rPr/>
      </w:pPr>
      <w:r w:rsidDel="00000000" w:rsidR="00000000" w:rsidRPr="00000000">
        <w:rPr>
          <w:rtl w:val="0"/>
        </w:rPr>
        <w:t xml:space="preserve">  “No,” Haldric said. “I must… I have to see it for myself.”</w:t>
      </w:r>
    </w:p>
    <w:p w:rsidR="00000000" w:rsidDel="00000000" w:rsidP="00000000" w:rsidRDefault="00000000" w:rsidRPr="00000000" w14:paraId="0000107A">
      <w:pPr>
        <w:spacing w:after="0" w:before="0" w:line="480" w:lineRule="auto"/>
        <w:ind w:left="720" w:firstLine="720"/>
        <w:rPr/>
      </w:pPr>
      <w:r w:rsidDel="00000000" w:rsidR="00000000" w:rsidRPr="00000000">
        <w:rPr>
          <w:rtl w:val="0"/>
        </w:rPr>
        <w:t xml:space="preserve">  Godric nodded and let go of his shoulder.</w:t>
      </w:r>
    </w:p>
    <w:p w:rsidR="00000000" w:rsidDel="00000000" w:rsidP="00000000" w:rsidRDefault="00000000" w:rsidRPr="00000000" w14:paraId="0000107B">
      <w:pPr>
        <w:spacing w:after="0" w:before="0" w:line="480" w:lineRule="auto"/>
        <w:ind w:left="720" w:firstLine="720"/>
        <w:rPr/>
      </w:pPr>
      <w:r w:rsidDel="00000000" w:rsidR="00000000" w:rsidRPr="00000000">
        <w:rPr>
          <w:rtl w:val="0"/>
        </w:rPr>
        <w:t xml:space="preserve">  </w:t>
      </w:r>
      <w:sdt>
        <w:sdtPr>
          <w:id w:val="-1569267846"/>
          <w:tag w:val="goog_rdk_153"/>
        </w:sdtPr>
        <w:sdtContent>
          <w:commentRangeStart w:id="81"/>
        </w:sdtContent>
      </w:sdt>
      <w:r w:rsidDel="00000000" w:rsidR="00000000" w:rsidRPr="00000000">
        <w:rPr>
          <w:rtl w:val="0"/>
        </w:rPr>
        <w:t xml:space="preserve">They found her.</w:t>
      </w:r>
    </w:p>
    <w:p w:rsidR="00000000" w:rsidDel="00000000" w:rsidP="00000000" w:rsidRDefault="00000000" w:rsidRPr="00000000" w14:paraId="0000107C">
      <w:pPr>
        <w:spacing w:after="0" w:before="0" w:line="480" w:lineRule="auto"/>
        <w:ind w:left="720" w:firstLine="720"/>
        <w:rPr/>
      </w:pPr>
      <w:r w:rsidDel="00000000" w:rsidR="00000000" w:rsidRPr="00000000">
        <w:rPr>
          <w:rtl w:val="0"/>
        </w:rPr>
        <w:t xml:space="preserve">  Praew was strapped against a slanted stone slab, nearly standing. Her wrists, ankles, and neck fixed in the same brutal restraints described in the medical records he had skimmed earlier. </w:t>
      </w:r>
      <w:commentRangeEnd w:id="81"/>
      <w:r w:rsidDel="00000000" w:rsidR="00000000" w:rsidRPr="00000000">
        <w:commentReference w:id="81"/>
      </w:r>
      <w:r w:rsidDel="00000000" w:rsidR="00000000" w:rsidRPr="00000000">
        <w:rPr>
          <w:rtl w:val="0"/>
        </w:rPr>
      </w:r>
    </w:p>
    <w:p w:rsidR="00000000" w:rsidDel="00000000" w:rsidP="00000000" w:rsidRDefault="00000000" w:rsidRPr="00000000" w14:paraId="0000107D">
      <w:pPr>
        <w:spacing w:after="0" w:before="0" w:line="480" w:lineRule="auto"/>
        <w:ind w:left="720" w:firstLine="720"/>
        <w:rPr/>
      </w:pPr>
      <w:r w:rsidDel="00000000" w:rsidR="00000000" w:rsidRPr="00000000">
        <w:rPr>
          <w:rtl w:val="0"/>
        </w:rPr>
        <w:t xml:space="preserve">  Her head hung forward, lifeless. Blood streaked the front of her shirt, trailing down and pooling beneath her feet. Her skin looked colorless in the harsh light.</w:t>
      </w:r>
    </w:p>
    <w:p w:rsidR="00000000" w:rsidDel="00000000" w:rsidP="00000000" w:rsidRDefault="00000000" w:rsidRPr="00000000" w14:paraId="0000107E">
      <w:pPr>
        <w:spacing w:after="0" w:before="0" w:line="480" w:lineRule="auto"/>
        <w:ind w:left="720" w:firstLine="720"/>
        <w:rPr/>
      </w:pPr>
      <w:r w:rsidDel="00000000" w:rsidR="00000000" w:rsidRPr="00000000">
        <w:rPr>
          <w:rtl w:val="0"/>
        </w:rPr>
        <w:t xml:space="preserve">  Before Haldric could process what this meant, something else caught his eye.</w:t>
      </w:r>
    </w:p>
    <w:p w:rsidR="00000000" w:rsidDel="00000000" w:rsidP="00000000" w:rsidRDefault="00000000" w:rsidRPr="00000000" w14:paraId="0000107F">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That…wasn’t a medallion, was it?</w:t>
      </w:r>
      <w:r w:rsidDel="00000000" w:rsidR="00000000" w:rsidRPr="00000000">
        <w:rPr>
          <w:rtl w:val="0"/>
        </w:rPr>
      </w:r>
    </w:p>
    <w:p w:rsidR="00000000" w:rsidDel="00000000" w:rsidP="00000000" w:rsidRDefault="00000000" w:rsidRPr="00000000" w14:paraId="00001080">
      <w:pPr>
        <w:spacing w:after="0" w:before="0" w:line="480" w:lineRule="auto"/>
        <w:ind w:left="720" w:firstLine="720"/>
        <w:rPr/>
      </w:pPr>
      <w:r w:rsidDel="00000000" w:rsidR="00000000" w:rsidRPr="00000000">
        <w:rPr>
          <w:rtl w:val="0"/>
        </w:rPr>
        <w:t xml:space="preserve">  Below her throat, something embedded in her chest reflected the light of the SolarStones.</w:t>
      </w:r>
    </w:p>
    <w:p w:rsidR="00000000" w:rsidDel="00000000" w:rsidP="00000000" w:rsidRDefault="00000000" w:rsidRPr="00000000" w14:paraId="00001081">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“Don’t panic,” </w:t>
      </w:r>
      <w:r w:rsidDel="00000000" w:rsidR="00000000" w:rsidRPr="00000000">
        <w:rPr>
          <w:rtl w:val="0"/>
        </w:rPr>
        <w:t xml:space="preserve">Asher pleaded in his head. “</w:t>
      </w:r>
      <w:r w:rsidDel="00000000" w:rsidR="00000000" w:rsidRPr="00000000">
        <w:rPr>
          <w:i w:val="1"/>
          <w:iCs w:val="1"/>
          <w:rtl w:val="0"/>
        </w:rPr>
        <w:t xml:space="preserve">If she’s bound, she might still be alive. Look for signs of life.”</w:t>
      </w:r>
      <w:r w:rsidDel="00000000" w:rsidR="00000000" w:rsidRPr="00000000">
        <w:rPr>
          <w:rtl w:val="0"/>
        </w:rPr>
      </w:r>
    </w:p>
    <w:p w:rsidR="00000000" w:rsidDel="00000000" w:rsidP="00000000" w:rsidRDefault="00000000" w:rsidRPr="00000000" w14:paraId="00001082">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He’s right, </w:t>
      </w:r>
      <w:r w:rsidDel="00000000" w:rsidR="00000000" w:rsidRPr="00000000">
        <w:rPr>
          <w:rtl w:val="0"/>
        </w:rPr>
        <w:t xml:space="preserve">Haldric thought.</w:t>
      </w:r>
    </w:p>
    <w:p w:rsidR="00000000" w:rsidDel="00000000" w:rsidP="00000000" w:rsidRDefault="00000000" w:rsidRPr="00000000" w14:paraId="00001083">
      <w:pPr>
        <w:spacing w:after="0" w:before="0" w:line="480" w:lineRule="auto"/>
        <w:ind w:left="720" w:firstLine="720"/>
        <w:rPr/>
      </w:pPr>
      <w:r w:rsidDel="00000000" w:rsidR="00000000" w:rsidRPr="00000000">
        <w:rPr>
          <w:rtl w:val="0"/>
        </w:rPr>
        <w:t xml:space="preserve">  But she was way too still. Too limp. He was too high up to see whether she was breathing.</w:t>
      </w:r>
    </w:p>
    <w:p w:rsidR="00000000" w:rsidDel="00000000" w:rsidP="00000000" w:rsidRDefault="00000000" w:rsidRPr="00000000" w14:paraId="00001084">
      <w:pPr>
        <w:spacing w:after="0" w:before="0" w:line="480" w:lineRule="auto"/>
        <w:ind w:left="720" w:firstLine="720"/>
        <w:rPr>
          <w:i w:val="1"/>
          <w:iCs w:val="1"/>
        </w:rPr>
      </w:pPr>
      <w:r w:rsidDel="00000000" w:rsidR="00000000" w:rsidRPr="00000000">
        <w:rPr>
          <w:i w:val="1"/>
          <w:iCs w:val="1"/>
          <w:rtl w:val="0"/>
        </w:rPr>
        <w:t xml:space="preserve">  And by the stones… all that blood.</w:t>
      </w:r>
    </w:p>
    <w:p w:rsidR="00000000" w:rsidDel="00000000" w:rsidP="00000000" w:rsidRDefault="00000000" w:rsidRPr="00000000" w14:paraId="00001085">
      <w:pPr>
        <w:spacing w:after="0" w:before="0" w:line="480" w:lineRule="auto"/>
        <w:ind w:left="720" w:firstLine="720"/>
        <w:rPr/>
      </w:pPr>
      <w:r w:rsidDel="00000000" w:rsidR="00000000" w:rsidRPr="00000000">
        <w:rPr>
          <w:rtl w:val="0"/>
        </w:rPr>
        <w:t xml:space="preserve">  A rush of panic seized his chest.</w:t>
      </w:r>
    </w:p>
    <w:p w:rsidR="00000000" w:rsidDel="00000000" w:rsidP="00000000" w:rsidRDefault="00000000" w:rsidRPr="00000000" w14:paraId="00001086">
      <w:pPr>
        <w:spacing w:after="0" w:before="0" w:line="480" w:lineRule="auto"/>
        <w:ind w:left="720" w:firstLine="720"/>
        <w:rPr/>
      </w:pPr>
      <w:r w:rsidDel="00000000" w:rsidR="00000000" w:rsidRPr="00000000">
        <w:rPr>
          <w:rtl w:val="0"/>
        </w:rPr>
        <w:t xml:space="preserve">  Praew’s head weakly turned to the side.</w:t>
      </w:r>
    </w:p>
    <w:p w:rsidR="00000000" w:rsidDel="00000000" w:rsidP="00000000" w:rsidRDefault="00000000" w:rsidRPr="00000000" w14:paraId="00001087">
      <w:pPr>
        <w:spacing w:after="0" w:before="0" w:line="480" w:lineRule="auto"/>
        <w:ind w:left="720" w:firstLine="720"/>
        <w:rPr/>
      </w:pPr>
      <w:r w:rsidDel="00000000" w:rsidR="00000000" w:rsidRPr="00000000">
        <w:rPr>
          <w:rtl w:val="0"/>
        </w:rPr>
        <w:t xml:space="preserve">  His feet were already moving when Godric’s arm shot out, catching him before he could take another step. “Hold.”</w:t>
      </w:r>
    </w:p>
    <w:p w:rsidR="00000000" w:rsidDel="00000000" w:rsidP="00000000" w:rsidRDefault="00000000" w:rsidRPr="00000000" w14:paraId="00001088">
      <w:pPr>
        <w:spacing w:after="0" w:before="0" w:line="480" w:lineRule="auto"/>
        <w:ind w:left="720" w:firstLine="720"/>
        <w:rPr/>
      </w:pPr>
      <w:r w:rsidDel="00000000" w:rsidR="00000000" w:rsidRPr="00000000">
        <w:rPr>
          <w:rtl w:val="0"/>
        </w:rPr>
        <w:t xml:space="preserve">  Haldric nearly shoved him off. “Move, stone you!” </w:t>
      </w:r>
    </w:p>
    <w:p w:rsidR="00000000" w:rsidDel="00000000" w:rsidP="00000000" w:rsidRDefault="00000000" w:rsidRPr="00000000" w14:paraId="00001089">
      <w:pPr>
        <w:spacing w:after="0" w:before="0" w:line="480" w:lineRule="auto"/>
        <w:ind w:left="720" w:firstLine="720"/>
        <w:rPr/>
      </w:pPr>
      <w:r w:rsidDel="00000000" w:rsidR="00000000" w:rsidRPr="00000000">
        <w:rPr>
          <w:rtl w:val="0"/>
        </w:rPr>
      </w:r>
    </w:p>
    <w:p w:rsidR="00000000" w:rsidDel="00000000" w:rsidP="00000000" w:rsidRDefault="00000000" w:rsidRPr="00000000" w14:paraId="0000108A">
      <w:pPr>
        <w:spacing w:after="0" w:before="0" w:line="480" w:lineRule="auto"/>
        <w:ind w:left="720" w:firstLine="720"/>
        <w:rPr/>
      </w:pPr>
      <w:r w:rsidDel="00000000" w:rsidR="00000000" w:rsidRPr="00000000">
        <w:rPr>
          <w:rtl w:val="0"/>
        </w:rPr>
        <w:t xml:space="preserve">  “Look!” Godric hissed.</w:t>
      </w:r>
    </w:p>
    <w:p w:rsidR="00000000" w:rsidDel="00000000" w:rsidP="00000000" w:rsidRDefault="00000000" w:rsidRPr="00000000" w14:paraId="0000108B">
      <w:pPr>
        <w:spacing w:after="0" w:before="0" w:line="480" w:lineRule="auto"/>
        <w:ind w:left="720" w:firstLine="720"/>
        <w:rPr/>
      </w:pPr>
      <w:r w:rsidDel="00000000" w:rsidR="00000000" w:rsidRPr="00000000">
        <w:rPr>
          <w:rtl w:val="0"/>
        </w:rPr>
        <w:t xml:space="preserve">  Haldric followed his gaze, then stopped cold. Those six masked statues he had glanced over earlier… weren’t statues at all. Unnaturally still, masked figures stood watching the room below.</w:t>
      </w:r>
    </w:p>
    <w:p w:rsidR="00000000" w:rsidDel="00000000" w:rsidP="00000000" w:rsidRDefault="00000000" w:rsidRPr="00000000" w14:paraId="0000108C">
      <w:pPr>
        <w:spacing w:after="0" w:before="0" w:line="480" w:lineRule="auto"/>
        <w:ind w:left="720" w:firstLine="720"/>
        <w:rPr/>
      </w:pPr>
      <w:r w:rsidDel="00000000" w:rsidR="00000000" w:rsidRPr="00000000">
        <w:rPr>
          <w:rtl w:val="0"/>
        </w:rPr>
        <w:t xml:space="preserve">  They weren’t guards, nor were they Hunters. There was something else about them. Something wrong. </w:t>
      </w:r>
    </w:p>
    <w:p w:rsidR="00000000" w:rsidDel="00000000" w:rsidP="00000000" w:rsidRDefault="00000000" w:rsidRPr="00000000" w14:paraId="0000108D">
      <w:pPr>
        <w:spacing w:after="0" w:before="0" w:line="480" w:lineRule="auto"/>
        <w:ind w:left="720" w:firstLine="720"/>
        <w:rPr/>
      </w:pPr>
      <w:r w:rsidDel="00000000" w:rsidR="00000000" w:rsidRPr="00000000">
        <w:rPr>
          <w:rtl w:val="0"/>
        </w:rPr>
        <w:t xml:space="preserve">  “Embedded Special Forces,” Godric growled quietly.</w:t>
      </w:r>
    </w:p>
    <w:p w:rsidR="00000000" w:rsidDel="00000000" w:rsidP="00000000" w:rsidRDefault="00000000" w:rsidRPr="00000000" w14:paraId="0000108E">
      <w:pPr>
        <w:spacing w:after="0" w:before="0" w:line="480" w:lineRule="auto"/>
        <w:ind w:left="720" w:firstLine="720"/>
        <w:rPr/>
      </w:pPr>
      <w:r w:rsidDel="00000000" w:rsidR="00000000" w:rsidRPr="00000000">
        <w:rPr>
          <w:rtl w:val="0"/>
        </w:rPr>
        <w:t xml:space="preserve">  Haldric’s pulse roared in his ears. He already knew what they were. Godric had told him earlier: some humans could fuse with Sifaraliths just like the beasts, and somehow that made them stronger.</w:t>
      </w:r>
    </w:p>
    <w:p w:rsidR="00000000" w:rsidDel="00000000" w:rsidP="00000000" w:rsidRDefault="00000000" w:rsidRPr="00000000" w14:paraId="0000108F">
      <w:pPr>
        <w:spacing w:after="0" w:before="0" w:line="480" w:lineRule="auto"/>
        <w:ind w:left="720" w:firstLine="720"/>
        <w:rPr/>
      </w:pPr>
      <w:r w:rsidDel="00000000" w:rsidR="00000000" w:rsidRPr="00000000">
        <w:rPr>
          <w:rtl w:val="0"/>
        </w:rPr>
        <w:t xml:space="preserve">  Godric growled. “No way through them.”</w:t>
      </w:r>
    </w:p>
    <w:p w:rsidR="00000000" w:rsidDel="00000000" w:rsidP="00000000" w:rsidRDefault="00000000" w:rsidRPr="00000000" w14:paraId="00001090">
      <w:pPr>
        <w:spacing w:after="0" w:before="0" w:line="480" w:lineRule="auto"/>
        <w:ind w:left="720" w:firstLine="720"/>
        <w:rPr/>
      </w:pPr>
      <w:r w:rsidDel="00000000" w:rsidR="00000000" w:rsidRPr="00000000">
        <w:rPr>
          <w:rtl w:val="0"/>
        </w:rPr>
        <w:t xml:space="preserve">  Haldric’s teeth clenched. </w:t>
      </w:r>
      <w:r w:rsidDel="00000000" w:rsidR="00000000" w:rsidRPr="00000000">
        <w:rPr>
          <w:i w:val="1"/>
          <w:iCs w:val="1"/>
          <w:rtl w:val="0"/>
        </w:rPr>
        <w:t xml:space="preserve">So what?</w:t>
      </w:r>
      <w:r w:rsidDel="00000000" w:rsidR="00000000" w:rsidRPr="00000000">
        <w:rPr>
          <w:rtl w:val="0"/>
        </w:rPr>
        <w:t xml:space="preserve"> Was he supposed to just stand here while Praew bled out? Every instinct screamed at him to go now, fight now, save her now — but Godric seemed certain they wouldn’t win.</w:t>
      </w:r>
    </w:p>
    <w:p w:rsidR="00000000" w:rsidDel="00000000" w:rsidP="00000000" w:rsidRDefault="00000000" w:rsidRPr="00000000" w14:paraId="00001091">
      <w:pPr>
        <w:spacing w:after="0" w:before="0" w:line="480" w:lineRule="auto"/>
        <w:ind w:left="720" w:firstLine="720"/>
        <w:rPr/>
      </w:pPr>
      <w:r w:rsidDel="00000000" w:rsidR="00000000" w:rsidRPr="00000000">
        <w:rPr>
          <w:rtl w:val="0"/>
        </w:rPr>
        <w:t xml:space="preserve">  “Not yet, at least,” Godric whispered. “We need a distraction. Something big enough to lure them away.”</w:t>
      </w:r>
    </w:p>
    <w:p w:rsidR="00000000" w:rsidDel="00000000" w:rsidP="00000000" w:rsidRDefault="00000000" w:rsidRPr="00000000" w14:paraId="00001092">
      <w:pPr>
        <w:spacing w:after="0" w:before="0" w:line="480" w:lineRule="auto"/>
        <w:ind w:left="720" w:firstLine="720"/>
        <w:rPr/>
      </w:pPr>
      <w:r w:rsidDel="00000000" w:rsidR="00000000" w:rsidRPr="00000000">
        <w:rPr>
          <w:rtl w:val="0"/>
        </w:rPr>
        <w:t xml:space="preserve">  Haldric’s mind raced. He shook his head in frustration. The Master Key around his neck brushed his chest.</w:t>
      </w:r>
    </w:p>
    <w:p w:rsidR="00000000" w:rsidDel="00000000" w:rsidP="00000000" w:rsidRDefault="00000000" w:rsidRPr="00000000" w14:paraId="00001093">
      <w:pPr>
        <w:spacing w:after="0" w:before="0" w:line="480" w:lineRule="auto"/>
        <w:ind w:left="720" w:firstLine="720"/>
        <w:rPr/>
      </w:pPr>
      <w:r w:rsidDel="00000000" w:rsidR="00000000" w:rsidRPr="00000000">
        <w:rPr>
          <w:rtl w:val="0"/>
        </w:rPr>
        <w:t xml:space="preserve">  He grabbed his shirt, fingers wrapping around the key beneath it.</w:t>
      </w:r>
    </w:p>
    <w:p w:rsidR="00000000" w:rsidDel="00000000" w:rsidP="00000000" w:rsidRDefault="00000000" w:rsidRPr="00000000" w14:paraId="00001094">
      <w:pPr>
        <w:spacing w:after="0" w:before="0" w:line="480" w:lineRule="auto"/>
        <w:ind w:left="720" w:firstLine="720"/>
        <w:rPr/>
      </w:pPr>
      <w:r w:rsidDel="00000000" w:rsidR="00000000" w:rsidRPr="00000000">
        <w:rPr>
          <w:rtl w:val="0"/>
        </w:rPr>
        <w:t xml:space="preserve">  Then it clicked.</w:t>
      </w:r>
    </w:p>
    <w:p w:rsidR="00000000" w:rsidDel="00000000" w:rsidP="00000000" w:rsidRDefault="00000000" w:rsidRPr="00000000" w14:paraId="00001095">
      <w:pPr>
        <w:spacing w:after="0" w:before="0" w:line="480" w:lineRule="auto"/>
        <w:ind w:left="720" w:firstLine="720"/>
        <w:rPr/>
      </w:pPr>
      <w:r w:rsidDel="00000000" w:rsidR="00000000" w:rsidRPr="00000000">
        <w:rPr>
          <w:rtl w:val="0"/>
        </w:rPr>
        <w:t xml:space="preserve">  </w:t>
      </w:r>
      <w:sdt>
        <w:sdtPr>
          <w:id w:val="-1380695628"/>
          <w:tag w:val="goog_rdk_154"/>
        </w:sdtPr>
        <w:sdtContent>
          <w:commentRangeStart w:id="82"/>
        </w:sdtContent>
      </w:sdt>
      <w:sdt>
        <w:sdtPr>
          <w:id w:val="666104766"/>
          <w:tag w:val="goog_rdk_155"/>
        </w:sdtPr>
        <w:sdtContent>
          <w:commentRangeStart w:id="83"/>
        </w:sdtContent>
      </w:sdt>
      <w:r w:rsidDel="00000000" w:rsidR="00000000" w:rsidRPr="00000000">
        <w:rPr>
          <w:rtl w:val="0"/>
        </w:rPr>
        <w:t xml:space="preserve">The Third Floor prisoners.</w:t>
      </w:r>
      <w:commentRangeEnd w:id="82"/>
      <w:r w:rsidDel="00000000" w:rsidR="00000000" w:rsidRPr="00000000">
        <w:commentReference w:id="82"/>
      </w:r>
      <w:commentRangeEnd w:id="83"/>
      <w:r w:rsidDel="00000000" w:rsidR="00000000" w:rsidRPr="00000000">
        <w:commentReference w:id="83"/>
      </w:r>
      <w:r w:rsidDel="00000000" w:rsidR="00000000" w:rsidRPr="00000000">
        <w:rPr>
          <w:rtl w:val="0"/>
        </w:rPr>
      </w:r>
    </w:p>
    <w:p w:rsidR="00000000" w:rsidDel="00000000" w:rsidP="00000000" w:rsidRDefault="00000000" w:rsidRPr="00000000" w14:paraId="00001096">
      <w:pPr>
        <w:spacing w:after="0" w:before="0" w:line="480" w:lineRule="auto"/>
        <w:ind w:left="720" w:firstLine="720"/>
        <w:rPr/>
      </w:pPr>
      <w:r w:rsidDel="00000000" w:rsidR="00000000" w:rsidRPr="00000000">
        <w:rPr>
          <w:rtl w:val="0"/>
        </w:rPr>
        <w:t xml:space="preserve">  Without hesitation, he turned to Godric. “I have an idea… if I can get to the Third Floor.”</w:t>
      </w:r>
    </w:p>
    <w:p w:rsidR="00000000" w:rsidDel="00000000" w:rsidP="00000000" w:rsidRDefault="00000000" w:rsidRPr="00000000" w14:paraId="00001097">
      <w:pPr>
        <w:spacing w:after="0" w:before="0" w:line="480" w:lineRule="auto"/>
        <w:ind w:left="720" w:firstLine="720"/>
        <w:rPr/>
      </w:pPr>
      <w:r w:rsidDel="00000000" w:rsidR="00000000" w:rsidRPr="00000000">
        <w:rPr>
          <w:rtl w:val="0"/>
        </w:rPr>
        <w:t xml:space="preserve">  Godric nodded, but the fury on his face was… well, terrifying.</w:t>
      </w:r>
    </w:p>
    <w:p w:rsidR="00000000" w:rsidDel="00000000" w:rsidP="00000000" w:rsidRDefault="00000000" w:rsidRPr="00000000" w14:paraId="00001098">
      <w:pPr>
        <w:spacing w:after="0" w:before="0" w:line="480" w:lineRule="auto"/>
        <w:ind w:left="720" w:firstLine="720"/>
        <w:rPr>
          <w:i w:val="1"/>
          <w:iCs w:val="1"/>
        </w:rPr>
      </w:pPr>
      <w:r w:rsidDel="00000000" w:rsidR="00000000" w:rsidRPr="00000000">
        <w:rPr>
          <w:i w:val="1"/>
          <w:iCs w:val="1"/>
          <w:rtl w:val="0"/>
        </w:rPr>
        <w:t xml:space="preserve">  I’ll take that as approval.</w:t>
      </w:r>
    </w:p>
    <w:p w:rsidR="00000000" w:rsidDel="00000000" w:rsidP="00000000" w:rsidRDefault="00000000" w:rsidRPr="00000000" w14:paraId="00001099">
      <w:pPr>
        <w:spacing w:after="0" w:before="0" w:line="480" w:lineRule="auto"/>
        <w:ind w:left="720" w:firstLine="720"/>
        <w:rPr/>
      </w:pPr>
      <w:r w:rsidDel="00000000" w:rsidR="00000000" w:rsidRPr="00000000">
        <w:rPr>
          <w:rtl w:val="0"/>
        </w:rPr>
        <w:t xml:space="preserve">  “Then what are you waiting for?” Godric hissed. </w:t>
      </w:r>
      <w:sdt>
        <w:sdtPr>
          <w:id w:val="156275811"/>
          <w:tag w:val="goog_rdk_156"/>
        </w:sdtPr>
        <w:sdtContent>
          <w:commentRangeStart w:id="84"/>
        </w:sdtContent>
      </w:sdt>
      <w:sdt>
        <w:sdtPr>
          <w:id w:val="1173626338"/>
          <w:tag w:val="goog_rdk_157"/>
        </w:sdtPr>
        <w:sdtContent>
          <w:commentRangeStart w:id="85"/>
        </w:sdtContent>
      </w:sdt>
      <w:r w:rsidDel="00000000" w:rsidR="00000000" w:rsidRPr="00000000">
        <w:rPr>
          <w:rtl w:val="0"/>
        </w:rPr>
        <w:t xml:space="preserve">“I must reach her parents’ home to capture an Echo of their voices</w:t>
      </w:r>
      <w:commentRangeEnd w:id="84"/>
      <w:r w:rsidDel="00000000" w:rsidR="00000000" w:rsidRPr="00000000">
        <w:commentReference w:id="84"/>
      </w:r>
      <w:commentRangeEnd w:id="85"/>
      <w:r w:rsidDel="00000000" w:rsidR="00000000" w:rsidRPr="00000000">
        <w:commentReference w:id="85"/>
      </w:r>
      <w:r w:rsidDel="00000000" w:rsidR="00000000" w:rsidRPr="00000000">
        <w:rPr>
          <w:rtl w:val="0"/>
        </w:rPr>
        <w:t xml:space="preserve">. So make your distraction right at the next flash. Do not let anyone see you. Then go home pretending like you know nothing.”</w:t>
      </w:r>
    </w:p>
    <w:p w:rsidR="00000000" w:rsidDel="00000000" w:rsidP="00000000" w:rsidRDefault="00000000" w:rsidRPr="00000000" w14:paraId="0000109A">
      <w:pPr>
        <w:spacing w:after="0" w:before="0" w:line="480" w:lineRule="auto"/>
        <w:ind w:left="720" w:firstLine="720"/>
        <w:rPr/>
      </w:pPr>
      <w:r w:rsidDel="00000000" w:rsidR="00000000" w:rsidRPr="00000000">
        <w:rPr>
          <w:rtl w:val="0"/>
        </w:rPr>
        <w:t xml:space="preserve">  His voice lowered.</w:t>
      </w:r>
    </w:p>
    <w:p w:rsidR="00000000" w:rsidDel="00000000" w:rsidP="00000000" w:rsidRDefault="00000000" w:rsidRPr="00000000" w14:paraId="0000109B">
      <w:pPr>
        <w:spacing w:after="0" w:before="0" w:line="480" w:lineRule="auto"/>
        <w:ind w:left="720" w:firstLine="720"/>
        <w:rPr/>
      </w:pPr>
      <w:r w:rsidDel="00000000" w:rsidR="00000000" w:rsidRPr="00000000">
        <w:rPr>
          <w:rtl w:val="0"/>
        </w:rPr>
        <w:t xml:space="preserve">  “Do you understand? Deny any involvement.”</w:t>
      </w:r>
    </w:p>
    <w:p w:rsidR="00000000" w:rsidDel="00000000" w:rsidP="00000000" w:rsidRDefault="00000000" w:rsidRPr="00000000" w14:paraId="0000109C">
      <w:pPr>
        <w:spacing w:after="0" w:before="0" w:line="480" w:lineRule="auto"/>
        <w:ind w:left="720" w:firstLine="720"/>
        <w:rPr/>
      </w:pPr>
      <w:r w:rsidDel="00000000" w:rsidR="00000000" w:rsidRPr="00000000">
        <w:rPr>
          <w:rtl w:val="0"/>
        </w:rPr>
        <w:t xml:space="preserve">  Haldric nodded. “I understand. But do you have another EchoStone I could use?”</w:t>
      </w:r>
    </w:p>
    <w:p w:rsidR="00000000" w:rsidDel="00000000" w:rsidP="00000000" w:rsidRDefault="00000000" w:rsidRPr="00000000" w14:paraId="0000109D">
      <w:pPr>
        <w:spacing w:after="0" w:before="0" w:line="480" w:lineRule="auto"/>
        <w:ind w:left="720" w:firstLine="720"/>
        <w:rPr/>
      </w:pPr>
      <w:r w:rsidDel="00000000" w:rsidR="00000000" w:rsidRPr="00000000">
        <w:rPr>
          <w:rtl w:val="0"/>
        </w:rPr>
        <w:t xml:space="preserve">  Godric rolled his eyes and pulled out both an EchoStone and a NullStone. “Here. These two are useless to me. They are both triggered by sound, so be careful.”</w:t>
      </w:r>
    </w:p>
    <w:p w:rsidR="00000000" w:rsidDel="00000000" w:rsidP="00000000" w:rsidRDefault="00000000" w:rsidRPr="00000000" w14:paraId="0000109E">
      <w:pPr>
        <w:spacing w:after="0" w:before="0" w:line="480" w:lineRule="auto"/>
        <w:ind w:left="720" w:firstLine="720"/>
        <w:rPr/>
      </w:pPr>
      <w:r w:rsidDel="00000000" w:rsidR="00000000" w:rsidRPr="00000000">
        <w:rPr>
          <w:rtl w:val="0"/>
        </w:rPr>
        <w:t xml:space="preserve">  Haldric nodded again, but before he ran off, he hesitated — looking back at Praew. “What will happen to her? It’s not like she can just hide in the city forever…”</w:t>
      </w:r>
    </w:p>
    <w:p w:rsidR="00000000" w:rsidDel="00000000" w:rsidP="00000000" w:rsidRDefault="00000000" w:rsidRPr="00000000" w14:paraId="0000109F">
      <w:pPr>
        <w:spacing w:after="0" w:before="0" w:line="480" w:lineRule="auto"/>
        <w:ind w:left="720" w:firstLine="720"/>
        <w:rPr/>
      </w:pPr>
      <w:r w:rsidDel="00000000" w:rsidR="00000000" w:rsidRPr="00000000">
        <w:rPr>
          <w:rtl w:val="0"/>
        </w:rPr>
        <w:t xml:space="preserve">  “I will take her to the surface,” said Godric. “I have connections with another city. She will be safe until you become the next Prime. Then she can return to her family.”</w:t>
      </w:r>
    </w:p>
    <w:p w:rsidR="00000000" w:rsidDel="00000000" w:rsidP="00000000" w:rsidRDefault="00000000" w:rsidRPr="00000000" w14:paraId="000010A0">
      <w:pPr>
        <w:spacing w:after="0" w:before="0" w:line="480" w:lineRule="auto"/>
        <w:ind w:left="720" w:firstLine="720"/>
        <w:rPr/>
      </w:pPr>
      <w:r w:rsidDel="00000000" w:rsidR="00000000" w:rsidRPr="00000000">
        <w:rPr>
          <w:rtl w:val="0"/>
        </w:rPr>
        <w:t xml:space="preserve">  Haldric nodded, only to hesitate again. “Please tell Praew… that… that I love her.”</w:t>
      </w:r>
    </w:p>
    <w:p w:rsidR="00000000" w:rsidDel="00000000" w:rsidP="00000000" w:rsidRDefault="00000000" w:rsidRPr="00000000" w14:paraId="000010A1">
      <w:pPr>
        <w:spacing w:after="0" w:before="0" w:line="480" w:lineRule="auto"/>
        <w:ind w:left="720" w:firstLine="720"/>
        <w:rPr/>
      </w:pPr>
      <w:r w:rsidDel="00000000" w:rsidR="00000000" w:rsidRPr="00000000">
        <w:rPr>
          <w:rtl w:val="0"/>
        </w:rPr>
        <w:t xml:space="preserve">  Godric stared at Haldric. “I’m not going to bolting say that, Heir. And would you get going? We don’t have all day!”</w:t>
      </w:r>
    </w:p>
    <w:p w:rsidR="00000000" w:rsidDel="00000000" w:rsidP="00000000" w:rsidRDefault="00000000" w:rsidRPr="00000000" w14:paraId="000010A2">
      <w:pPr>
        <w:spacing w:after="0" w:before="0" w:line="480" w:lineRule="auto"/>
        <w:ind w:left="720" w:firstLine="720"/>
        <w:rPr/>
      </w:pPr>
      <w:r w:rsidDel="00000000" w:rsidR="00000000" w:rsidRPr="00000000">
        <w:rPr>
          <w:rtl w:val="0"/>
        </w:rPr>
      </w:r>
    </w:p>
    <w:p w:rsidR="00000000" w:rsidDel="00000000" w:rsidP="00000000" w:rsidRDefault="00000000" w:rsidRPr="00000000" w14:paraId="000010A3">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10A4">
      <w:pPr>
        <w:spacing w:after="0" w:before="0" w:line="480" w:lineRule="auto"/>
        <w:ind w:left="720" w:firstLine="720"/>
        <w:rPr/>
      </w:pPr>
      <w:r w:rsidDel="00000000" w:rsidR="00000000" w:rsidRPr="00000000">
        <w:rPr>
          <w:rtl w:val="0"/>
        </w:rPr>
      </w:r>
    </w:p>
    <w:p w:rsidR="00000000" w:rsidDel="00000000" w:rsidP="00000000" w:rsidRDefault="00000000" w:rsidRPr="00000000" w14:paraId="000010A5">
      <w:pPr>
        <w:spacing w:after="0" w:before="0" w:line="480" w:lineRule="auto"/>
        <w:ind w:left="720" w:firstLine="720"/>
        <w:rPr/>
      </w:pPr>
      <w:r w:rsidDel="00000000" w:rsidR="00000000" w:rsidRPr="00000000">
        <w:rPr>
          <w:rtl w:val="0"/>
        </w:rPr>
        <w:t xml:space="preserve">    Haldric moved quickly through the corridors </w:t>
      </w:r>
      <w:sdt>
        <w:sdtPr>
          <w:id w:val="715108997"/>
          <w:tag w:val="goog_rdk_158"/>
        </w:sdtPr>
        <w:sdtContent>
          <w:commentRangeStart w:id="86"/>
        </w:sdtContent>
      </w:sdt>
      <w:r w:rsidDel="00000000" w:rsidR="00000000" w:rsidRPr="00000000">
        <w:rPr>
          <w:rtl w:val="0"/>
        </w:rPr>
        <w:t xml:space="preserve">of the city, </w:t>
      </w:r>
      <w:commentRangeEnd w:id="86"/>
      <w:r w:rsidDel="00000000" w:rsidR="00000000" w:rsidRPr="00000000">
        <w:commentReference w:id="86"/>
      </w:r>
      <w:r w:rsidDel="00000000" w:rsidR="00000000" w:rsidRPr="00000000">
        <w:rPr>
          <w:rtl w:val="0"/>
        </w:rPr>
        <w:t xml:space="preserve">footsteps light but urgent, the echo of them pressing at his ears. He kept brushing at his shirt as if to reassure himself the master key didn’t abandon him before becoming an accomplice in the highest level of treason.</w:t>
      </w:r>
    </w:p>
    <w:p w:rsidR="00000000" w:rsidDel="00000000" w:rsidP="00000000" w:rsidRDefault="00000000" w:rsidRPr="00000000" w14:paraId="000010A6">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What if The Prime found the stones in the office?</w:t>
      </w:r>
      <w:r w:rsidDel="00000000" w:rsidR="00000000" w:rsidRPr="00000000">
        <w:rPr>
          <w:rtl w:val="0"/>
        </w:rPr>
        <w:t xml:space="preserve"> No. He’d hid them well. It would be impossible. And even if it wasn’t, it didn’t matter.</w:t>
      </w:r>
    </w:p>
    <w:p w:rsidR="00000000" w:rsidDel="00000000" w:rsidP="00000000" w:rsidRDefault="00000000" w:rsidRPr="00000000" w14:paraId="000010A7">
      <w:pPr>
        <w:spacing w:after="0" w:before="0" w:line="480" w:lineRule="auto"/>
        <w:ind w:left="720" w:firstLine="720"/>
        <w:rPr>
          <w:i w:val="1"/>
          <w:iCs w:val="1"/>
        </w:rPr>
      </w:pPr>
      <w:r w:rsidDel="00000000" w:rsidR="00000000" w:rsidRPr="00000000">
        <w:rPr>
          <w:rtl w:val="0"/>
        </w:rPr>
        <w:t xml:space="preserve">     The Prime had betrayed him first. </w:t>
      </w:r>
      <w:r w:rsidDel="00000000" w:rsidR="00000000" w:rsidRPr="00000000">
        <w:rPr>
          <w:i w:val="1"/>
          <w:iCs w:val="1"/>
          <w:rtl w:val="0"/>
        </w:rPr>
        <w:t xml:space="preserve">Why Praew? Why would Arthur Rivers ever do that to her? No. Why would he do that to anyone?</w:t>
      </w:r>
    </w:p>
    <w:p w:rsidR="00000000" w:rsidDel="00000000" w:rsidP="00000000" w:rsidRDefault="00000000" w:rsidRPr="00000000" w14:paraId="000010A8">
      <w:pPr>
        <w:spacing w:after="0" w:before="0" w:line="480" w:lineRule="auto"/>
        <w:ind w:left="720" w:firstLine="720"/>
        <w:rPr/>
      </w:pPr>
      <w:r w:rsidDel="00000000" w:rsidR="00000000" w:rsidRPr="00000000">
        <w:rPr>
          <w:rtl w:val="0"/>
        </w:rPr>
      </w:r>
    </w:p>
    <w:p w:rsidR="00000000" w:rsidDel="00000000" w:rsidP="00000000" w:rsidRDefault="00000000" w:rsidRPr="00000000" w14:paraId="000010A9">
      <w:pPr>
        <w:spacing w:after="0" w:before="0" w:line="480" w:lineRule="auto"/>
        <w:ind w:left="720" w:firstLine="720"/>
        <w:rPr/>
      </w:pPr>
      <w:r w:rsidDel="00000000" w:rsidR="00000000" w:rsidRPr="00000000">
        <w:rPr>
          <w:rtl w:val="0"/>
        </w:rPr>
        <w:t xml:space="preserve">     The image of Praew strapped against the slab clung to him like a weight around his ribs. Her head limp. Her clothes stained with blood. Her skin too pale in the harsh light. He swallowed hard. He couldn’t rid himself of what he saw.</w:t>
      </w:r>
    </w:p>
    <w:p w:rsidR="00000000" w:rsidDel="00000000" w:rsidP="00000000" w:rsidRDefault="00000000" w:rsidRPr="00000000" w14:paraId="000010AA">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This, Haldric, is your own fault,</w:t>
      </w:r>
      <w:r w:rsidDel="00000000" w:rsidR="00000000" w:rsidRPr="00000000">
        <w:rPr>
          <w:rtl w:val="0"/>
        </w:rPr>
        <w:t xml:space="preserve">” The Prime accused in his head. “</w:t>
      </w:r>
      <w:r w:rsidDel="00000000" w:rsidR="00000000" w:rsidRPr="00000000">
        <w:rPr>
          <w:i w:val="1"/>
          <w:iCs w:val="1"/>
          <w:rtl w:val="0"/>
        </w:rPr>
        <w:t xml:space="preserve">Foolish, you chose to believe my lies over the truth your friend made you witness. How unfitting of an Heir Archon.</w:t>
      </w:r>
      <w:r w:rsidDel="00000000" w:rsidR="00000000" w:rsidRPr="00000000">
        <w:rPr>
          <w:rtl w:val="0"/>
        </w:rPr>
        <w:t xml:space="preserve">”</w:t>
      </w:r>
    </w:p>
    <w:p w:rsidR="00000000" w:rsidDel="00000000" w:rsidP="00000000" w:rsidRDefault="00000000" w:rsidRPr="00000000" w14:paraId="000010AB">
      <w:pPr>
        <w:spacing w:after="0" w:before="0" w:line="480" w:lineRule="auto"/>
        <w:ind w:left="720" w:firstLine="720"/>
        <w:rPr/>
      </w:pPr>
      <w:r w:rsidDel="00000000" w:rsidR="00000000" w:rsidRPr="00000000">
        <w:rPr>
          <w:rtl w:val="0"/>
        </w:rPr>
        <w:t xml:space="preserve">     He stumbled to a halt. Hearing Praew, Asher, and that woman in white was already unsettling. But The Prime’s voice invading his mind?</w:t>
      </w:r>
    </w:p>
    <w:p w:rsidR="00000000" w:rsidDel="00000000" w:rsidP="00000000" w:rsidRDefault="00000000" w:rsidRPr="00000000" w14:paraId="000010AC">
      <w:pPr>
        <w:spacing w:after="0" w:before="0" w:line="480" w:lineRule="auto"/>
        <w:ind w:left="720" w:firstLine="720"/>
        <w:rPr/>
      </w:pPr>
      <w:r w:rsidDel="00000000" w:rsidR="00000000" w:rsidRPr="00000000">
        <w:rPr>
          <w:rtl w:val="0"/>
        </w:rPr>
        <w:t xml:space="preserve">     Haldric shuddered before forcing himself back into motion.</w:t>
      </w:r>
    </w:p>
    <w:p w:rsidR="00000000" w:rsidDel="00000000" w:rsidP="00000000" w:rsidRDefault="00000000" w:rsidRPr="00000000" w14:paraId="000010AD">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Praew found the truth, and I attacked her for it. Then when she needed me most, I wasted too much time pretending The Prime was innocent and unaware.</w:t>
      </w:r>
      <w:r w:rsidDel="00000000" w:rsidR="00000000" w:rsidRPr="00000000">
        <w:rPr>
          <w:rtl w:val="0"/>
        </w:rPr>
      </w:r>
    </w:p>
    <w:p w:rsidR="00000000" w:rsidDel="00000000" w:rsidP="00000000" w:rsidRDefault="00000000" w:rsidRPr="00000000" w14:paraId="000010AE">
      <w:pPr>
        <w:spacing w:after="0" w:before="0" w:line="480" w:lineRule="auto"/>
        <w:ind w:left="720" w:firstLine="720"/>
        <w:rPr/>
      </w:pPr>
      <w:r w:rsidDel="00000000" w:rsidR="00000000" w:rsidRPr="00000000">
        <w:rPr>
          <w:rtl w:val="0"/>
        </w:rPr>
        <w:t xml:space="preserve">     He reached the stairwell leading to the Third Floor. The air was colder here, thicker. Empty. Perfect for what he needed. He descended with quick, controlled steps, gripping the railing once to steady himself before heading toward the prison hall. </w:t>
      </w:r>
    </w:p>
    <w:p w:rsidR="00000000" w:rsidDel="00000000" w:rsidP="00000000" w:rsidRDefault="00000000" w:rsidRPr="00000000" w14:paraId="000010AF">
      <w:pPr>
        <w:spacing w:after="0" w:before="0" w:line="480" w:lineRule="auto"/>
        <w:ind w:left="720" w:firstLine="720"/>
        <w:rPr>
          <w:i w:val="1"/>
          <w:iCs w:val="1"/>
        </w:rPr>
      </w:pPr>
      <w:r w:rsidDel="00000000" w:rsidR="00000000" w:rsidRPr="00000000">
        <w:rPr>
          <w:rtl w:val="0"/>
        </w:rPr>
        <w:t xml:space="preserve">    His own words echoed in his head. “</w:t>
      </w:r>
      <w:r w:rsidDel="00000000" w:rsidR="00000000" w:rsidRPr="00000000">
        <w:rPr>
          <w:i w:val="1"/>
          <w:iCs w:val="1"/>
          <w:rtl w:val="0"/>
        </w:rPr>
        <w:t xml:space="preserve">You’re not as smart as you pretend to be.”</w:t>
      </w:r>
    </w:p>
    <w:p w:rsidR="00000000" w:rsidDel="00000000" w:rsidP="00000000" w:rsidRDefault="00000000" w:rsidRPr="00000000" w14:paraId="000010B0">
      <w:pPr>
        <w:spacing w:after="0" w:before="0" w:line="480" w:lineRule="auto"/>
        <w:ind w:left="720" w:firstLine="720"/>
        <w:rPr/>
      </w:pPr>
      <w:r w:rsidDel="00000000" w:rsidR="00000000" w:rsidRPr="00000000">
        <w:rPr>
          <w:rtl w:val="0"/>
        </w:rPr>
        <w:t xml:space="preserve">    He tightened his hands until his palms ached. Praew’s voice, the way it cracked when he yelled at her, replayed with painful clarity. The hurt in her eyes. The way she flinched when he snapped.</w:t>
      </w:r>
    </w:p>
    <w:p w:rsidR="00000000" w:rsidDel="00000000" w:rsidP="00000000" w:rsidRDefault="00000000" w:rsidRPr="00000000" w14:paraId="000010B1">
      <w:pPr>
        <w:spacing w:after="0" w:before="0" w:line="480" w:lineRule="auto"/>
        <w:ind w:left="720" w:firstLine="720"/>
        <w:rPr/>
      </w:pPr>
      <w:r w:rsidDel="00000000" w:rsidR="00000000" w:rsidRPr="00000000">
        <w:rPr>
          <w:rtl w:val="0"/>
        </w:rPr>
        <w:t xml:space="preserve">     Haldric turned a corner sharply, nearly scraping a wall. His lungs were frantic by the time he spotted a guard up ahead, leaning on his spear, half asleep. Haldric slowed just enough to pass without drawing attention, keeping his head down like any restless Admin on an errand.</w:t>
      </w:r>
    </w:p>
    <w:p w:rsidR="00000000" w:rsidDel="00000000" w:rsidP="00000000" w:rsidRDefault="00000000" w:rsidRPr="00000000" w14:paraId="000010B2">
      <w:pPr>
        <w:spacing w:after="0" w:before="0" w:line="480" w:lineRule="auto"/>
        <w:ind w:left="720" w:firstLine="720"/>
        <w:rPr/>
      </w:pPr>
      <w:r w:rsidDel="00000000" w:rsidR="00000000" w:rsidRPr="00000000">
        <w:rPr>
          <w:rtl w:val="0"/>
        </w:rPr>
        <w:t xml:space="preserve">     He moved past the guard, heartbeat pounding, the rhythm matching each thought striking him one after another.</w:t>
      </w:r>
    </w:p>
    <w:p w:rsidR="00000000" w:rsidDel="00000000" w:rsidP="00000000" w:rsidRDefault="00000000" w:rsidRPr="00000000" w14:paraId="000010B3">
      <w:pPr>
        <w:spacing w:after="0" w:before="0" w:line="480" w:lineRule="auto"/>
        <w:ind w:left="720" w:firstLine="720"/>
        <w:rPr/>
      </w:pPr>
      <w:r w:rsidDel="00000000" w:rsidR="00000000" w:rsidRPr="00000000">
        <w:rPr>
          <w:rtl w:val="0"/>
        </w:rPr>
        <w:t xml:space="preserve">     He remembered Praew walking away, refusing to look back. That was the last moment he saw her before she vanished.</w:t>
      </w:r>
    </w:p>
    <w:p w:rsidR="00000000" w:rsidDel="00000000" w:rsidP="00000000" w:rsidRDefault="00000000" w:rsidRPr="00000000" w14:paraId="000010B4">
      <w:pPr>
        <w:spacing w:after="0" w:before="0" w:line="480" w:lineRule="auto"/>
        <w:ind w:left="720" w:firstLine="720"/>
        <w:rPr/>
      </w:pPr>
      <w:r w:rsidDel="00000000" w:rsidR="00000000" w:rsidRPr="00000000">
        <w:rPr>
          <w:rtl w:val="0"/>
        </w:rPr>
        <w:t xml:space="preserve">     The SolarStones along the prison walls flickered, dimming for the last time before the next flash.</w:t>
      </w:r>
    </w:p>
    <w:p w:rsidR="00000000" w:rsidDel="00000000" w:rsidP="00000000" w:rsidRDefault="00000000" w:rsidRPr="00000000" w14:paraId="000010B5">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When has time ever passed so fast?</w:t>
      </w:r>
      <w:r w:rsidDel="00000000" w:rsidR="00000000" w:rsidRPr="00000000">
        <w:rPr>
          <w:rtl w:val="0"/>
        </w:rPr>
      </w:r>
    </w:p>
    <w:p w:rsidR="00000000" w:rsidDel="00000000" w:rsidP="00000000" w:rsidRDefault="00000000" w:rsidRPr="00000000" w14:paraId="000010B6">
      <w:pPr>
        <w:spacing w:after="0" w:before="0" w:line="480" w:lineRule="auto"/>
        <w:ind w:left="720" w:firstLine="720"/>
        <w:rPr/>
      </w:pPr>
      <w:r w:rsidDel="00000000" w:rsidR="00000000" w:rsidRPr="00000000">
        <w:rPr>
          <w:rtl w:val="0"/>
        </w:rPr>
        <w:t xml:space="preserve">     The silence wrapped around him. No guards in sight. Luck or fate, he didn’t care.</w:t>
      </w:r>
    </w:p>
    <w:p w:rsidR="00000000" w:rsidDel="00000000" w:rsidP="00000000" w:rsidRDefault="00000000" w:rsidRPr="00000000" w14:paraId="000010B7">
      <w:pPr>
        <w:spacing w:after="0" w:before="0" w:line="480" w:lineRule="auto"/>
        <w:ind w:left="720" w:firstLine="720"/>
        <w:rPr/>
      </w:pPr>
      <w:r w:rsidDel="00000000" w:rsidR="00000000" w:rsidRPr="00000000">
        <w:rPr>
          <w:rtl w:val="0"/>
        </w:rPr>
        <w:t xml:space="preserve">     He stopped in front of the first cell.</w:t>
      </w:r>
    </w:p>
    <w:p w:rsidR="00000000" w:rsidDel="00000000" w:rsidP="00000000" w:rsidRDefault="00000000" w:rsidRPr="00000000" w14:paraId="000010B8">
      <w:pPr>
        <w:spacing w:after="0" w:before="0" w:line="480" w:lineRule="auto"/>
        <w:ind w:left="720" w:firstLine="720"/>
        <w:rPr/>
      </w:pPr>
      <w:r w:rsidDel="00000000" w:rsidR="00000000" w:rsidRPr="00000000">
        <w:rPr>
          <w:rtl w:val="0"/>
        </w:rPr>
        <w:t xml:space="preserve">     The flash began.</w:t>
      </w:r>
    </w:p>
    <w:p w:rsidR="00000000" w:rsidDel="00000000" w:rsidP="00000000" w:rsidRDefault="00000000" w:rsidRPr="00000000" w14:paraId="000010B9">
      <w:pPr>
        <w:spacing w:after="0" w:before="0" w:line="480" w:lineRule="auto"/>
        <w:ind w:left="720" w:firstLine="720"/>
        <w:rPr/>
      </w:pPr>
      <w:r w:rsidDel="00000000" w:rsidR="00000000" w:rsidRPr="00000000">
        <w:rPr>
          <w:rtl w:val="0"/>
        </w:rPr>
        <w:t xml:space="preserve">     Haldric reached beneath his shirt, pulled out the key, and hesitated.</w:t>
      </w:r>
    </w:p>
    <w:p w:rsidR="00000000" w:rsidDel="00000000" w:rsidP="00000000" w:rsidRDefault="00000000" w:rsidRPr="00000000" w14:paraId="000010BA">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When will I see her again? What if I never do? What if I never get to say I’m sorry or tell her how I feel?</w:t>
      </w:r>
    </w:p>
    <w:p w:rsidR="00000000" w:rsidDel="00000000" w:rsidP="00000000" w:rsidRDefault="00000000" w:rsidRPr="00000000" w14:paraId="000010BB">
      <w:pPr>
        <w:spacing w:after="0" w:before="0" w:line="480" w:lineRule="auto"/>
        <w:ind w:left="720" w:firstLine="720"/>
        <w:rPr/>
      </w:pPr>
      <w:r w:rsidDel="00000000" w:rsidR="00000000" w:rsidRPr="00000000">
        <w:rPr>
          <w:rtl w:val="0"/>
        </w:rPr>
        <w:t xml:space="preserve">     Shaking his head, Haldric shoved the key into the first lock.</w:t>
      </w:r>
    </w:p>
    <w:p w:rsidR="00000000" w:rsidDel="00000000" w:rsidP="00000000" w:rsidRDefault="00000000" w:rsidRPr="00000000" w14:paraId="000010BC">
      <w:pPr>
        <w:spacing w:after="0" w:before="0" w:line="480" w:lineRule="auto"/>
        <w:ind w:left="720" w:firstLine="720"/>
        <w:rPr/>
      </w:pPr>
      <w:r w:rsidDel="00000000" w:rsidR="00000000" w:rsidRPr="00000000">
        <w:rPr>
          <w:rtl w:val="0"/>
        </w:rPr>
        <w:t xml:space="preserve">     He moved fast, with steady hands and a set mind. The Archon key fit every lock, just as </w:t>
      </w:r>
      <w:r w:rsidDel="00000000" w:rsidR="00000000" w:rsidRPr="00000000">
        <w:rPr>
          <w:rtl w:val="0"/>
        </w:rPr>
        <w:t xml:space="preserve">promised. </w:t>
      </w:r>
      <w:r w:rsidDel="00000000" w:rsidR="00000000" w:rsidRPr="00000000">
        <w:rPr>
          <w:rtl w:val="0"/>
        </w:rPr>
      </w:r>
    </w:p>
    <w:p w:rsidR="00000000" w:rsidDel="00000000" w:rsidP="00000000" w:rsidRDefault="00000000" w:rsidRPr="00000000" w14:paraId="000010BD">
      <w:pPr>
        <w:spacing w:after="0" w:before="0" w:line="480" w:lineRule="auto"/>
        <w:ind w:left="720" w:firstLine="720"/>
        <w:rPr>
          <w:i w:val="1"/>
          <w:iCs w:val="1"/>
        </w:rPr>
      </w:pPr>
      <w:r w:rsidDel="00000000" w:rsidR="00000000" w:rsidRPr="00000000">
        <w:rPr>
          <w:rtl w:val="0"/>
        </w:rPr>
        <w:t xml:space="preserve">     Cell after cell swung open. Murderers. Thieves. Smugglers. Traitors. It didn’t matter. Some were infamous. Some were dangerous and… </w:t>
      </w:r>
      <w:r w:rsidDel="00000000" w:rsidR="00000000" w:rsidRPr="00000000">
        <w:rPr>
          <w:i w:val="1"/>
          <w:iCs w:val="1"/>
          <w:rtl w:val="0"/>
        </w:rPr>
        <w:t xml:space="preserve">was that one Embedded?</w:t>
      </w:r>
    </w:p>
    <w:p w:rsidR="00000000" w:rsidDel="00000000" w:rsidP="00000000" w:rsidRDefault="00000000" w:rsidRPr="00000000" w14:paraId="000010BE">
      <w:pPr>
        <w:spacing w:after="0" w:before="0" w:line="480" w:lineRule="auto"/>
        <w:ind w:left="720" w:firstLine="720"/>
        <w:rPr/>
      </w:pPr>
      <w:r w:rsidDel="00000000" w:rsidR="00000000" w:rsidRPr="00000000">
        <w:rPr>
          <w:rtl w:val="0"/>
        </w:rPr>
        <w:t xml:space="preserve">     Haldric didn’t care.</w:t>
      </w:r>
    </w:p>
    <w:p w:rsidR="00000000" w:rsidDel="00000000" w:rsidP="00000000" w:rsidRDefault="00000000" w:rsidRPr="00000000" w14:paraId="000010BF">
      <w:pPr>
        <w:spacing w:after="0" w:before="0" w:line="480" w:lineRule="auto"/>
        <w:ind w:left="720" w:firstLine="720"/>
        <w:rPr/>
      </w:pPr>
      <w:r w:rsidDel="00000000" w:rsidR="00000000" w:rsidRPr="00000000">
        <w:rPr>
          <w:rtl w:val="0"/>
        </w:rPr>
        <w:t xml:space="preserve">     They poured into the hall in a frenzy, a mass of ragged bodies colliding with each other as they bolted for freedom. Shouts rose. Footsteps pounded. Someone laughed. Someone screamed. The guards didn’t stand a chance.</w:t>
      </w:r>
    </w:p>
    <w:p w:rsidR="00000000" w:rsidDel="00000000" w:rsidP="00000000" w:rsidRDefault="00000000" w:rsidRPr="00000000" w14:paraId="000010C0">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Good.</w:t>
      </w:r>
    </w:p>
    <w:p w:rsidR="00000000" w:rsidDel="00000000" w:rsidP="00000000" w:rsidRDefault="00000000" w:rsidRPr="00000000" w14:paraId="000010C1">
      <w:pPr>
        <w:spacing w:after="0" w:before="0" w:line="480" w:lineRule="auto"/>
        <w:ind w:left="720" w:firstLine="720"/>
        <w:rPr/>
      </w:pPr>
      <w:r w:rsidDel="00000000" w:rsidR="00000000" w:rsidRPr="00000000">
        <w:rPr>
          <w:rtl w:val="0"/>
        </w:rPr>
        <w:t xml:space="preserve">     Cell after cell. Lock after lock. Hinges groaned. Bodies shoved past him, the air thick with heat and breath. The SolarStones flickered as the next flash crept closer.</w:t>
      </w:r>
    </w:p>
    <w:p w:rsidR="00000000" w:rsidDel="00000000" w:rsidP="00000000" w:rsidRDefault="00000000" w:rsidRPr="00000000" w14:paraId="000010C2">
      <w:pPr>
        <w:spacing w:after="0" w:before="0" w:line="480" w:lineRule="auto"/>
        <w:ind w:left="720" w:firstLine="720"/>
        <w:rPr/>
      </w:pPr>
      <w:r w:rsidDel="00000000" w:rsidR="00000000" w:rsidRPr="00000000">
        <w:rPr>
          <w:rtl w:val="0"/>
        </w:rPr>
        <w:t xml:space="preserve">     A voice called out from a cell he had already unlocked.</w:t>
      </w:r>
    </w:p>
    <w:p w:rsidR="00000000" w:rsidDel="00000000" w:rsidP="00000000" w:rsidRDefault="00000000" w:rsidRPr="00000000" w14:paraId="000010C3">
      <w:pPr>
        <w:spacing w:after="0" w:before="0" w:line="480" w:lineRule="auto"/>
        <w:ind w:left="720" w:firstLine="720"/>
        <w:rPr/>
      </w:pPr>
      <w:r w:rsidDel="00000000" w:rsidR="00000000" w:rsidRPr="00000000">
        <w:rPr>
          <w:rtl w:val="0"/>
        </w:rPr>
        <w:t xml:space="preserve">  “You think this changes anything? Some wounds never heal… and yours won’t either, not while you stand beside him.”</w:t>
      </w:r>
    </w:p>
    <w:p w:rsidR="00000000" w:rsidDel="00000000" w:rsidP="00000000" w:rsidRDefault="00000000" w:rsidRPr="00000000" w14:paraId="000010C4">
      <w:pPr>
        <w:spacing w:after="0" w:before="0" w:line="480" w:lineRule="auto"/>
        <w:ind w:left="720" w:firstLine="720"/>
        <w:rPr/>
      </w:pPr>
      <w:r w:rsidDel="00000000" w:rsidR="00000000" w:rsidRPr="00000000">
        <w:rPr>
          <w:rtl w:val="0"/>
        </w:rPr>
        <w:t xml:space="preserve">     Haldric froze. He looked back.</w:t>
      </w:r>
    </w:p>
    <w:p w:rsidR="00000000" w:rsidDel="00000000" w:rsidP="00000000" w:rsidRDefault="00000000" w:rsidRPr="00000000" w14:paraId="000010C5">
      <w:pPr>
        <w:spacing w:after="0" w:before="0" w:line="480" w:lineRule="auto"/>
        <w:ind w:left="720" w:firstLine="720"/>
        <w:rPr/>
      </w:pPr>
      <w:r w:rsidDel="00000000" w:rsidR="00000000" w:rsidRPr="00000000">
        <w:rPr>
          <w:rtl w:val="0"/>
        </w:rPr>
        <w:t xml:space="preserve">     War Claw Bresdin.</w:t>
      </w:r>
    </w:p>
    <w:p w:rsidR="00000000" w:rsidDel="00000000" w:rsidP="00000000" w:rsidRDefault="00000000" w:rsidRPr="00000000" w14:paraId="000010C6">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Not so legendary now.</w:t>
      </w:r>
    </w:p>
    <w:p w:rsidR="00000000" w:rsidDel="00000000" w:rsidP="00000000" w:rsidRDefault="00000000" w:rsidRPr="00000000" w14:paraId="000010C7">
      <w:pPr>
        <w:spacing w:after="0" w:before="0" w:line="480" w:lineRule="auto"/>
        <w:ind w:left="720" w:firstLine="720"/>
        <w:rPr/>
      </w:pPr>
      <w:r w:rsidDel="00000000" w:rsidR="00000000" w:rsidRPr="00000000">
        <w:rPr>
          <w:rtl w:val="0"/>
        </w:rPr>
        <w:t xml:space="preserve">     The fallen Beast Hunter stood in the hall, unshaken amidst the chaos, rubbing the stump where his right hand used to be.</w:t>
      </w:r>
    </w:p>
    <w:p w:rsidR="00000000" w:rsidDel="00000000" w:rsidP="00000000" w:rsidRDefault="00000000" w:rsidRPr="00000000" w14:paraId="000010C8">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No time for riddles.</w:t>
      </w:r>
    </w:p>
    <w:p w:rsidR="00000000" w:rsidDel="00000000" w:rsidP="00000000" w:rsidRDefault="00000000" w:rsidRPr="00000000" w14:paraId="000010C9">
      <w:pPr>
        <w:spacing w:after="0" w:before="0" w:line="480" w:lineRule="auto"/>
        <w:ind w:left="720" w:firstLine="720"/>
        <w:rPr/>
      </w:pPr>
      <w:r w:rsidDel="00000000" w:rsidR="00000000" w:rsidRPr="00000000">
        <w:rPr>
          <w:rtl w:val="0"/>
        </w:rPr>
        <w:t xml:space="preserve">     “I have no time for the cryptic nonsense of a crumbling relic,” Haldric called out.</w:t>
      </w:r>
    </w:p>
    <w:p w:rsidR="00000000" w:rsidDel="00000000" w:rsidP="00000000" w:rsidRDefault="00000000" w:rsidRPr="00000000" w14:paraId="000010CA">
      <w:pPr>
        <w:spacing w:after="0" w:before="0" w:line="480" w:lineRule="auto"/>
        <w:ind w:left="720" w:firstLine="720"/>
        <w:rPr/>
      </w:pPr>
      <w:r w:rsidDel="00000000" w:rsidR="00000000" w:rsidRPr="00000000">
        <w:rPr>
          <w:rtl w:val="0"/>
        </w:rPr>
        <w:t xml:space="preserve">     Without another word, Bresdin turned and walked away through the storm of bodies.</w:t>
      </w:r>
    </w:p>
    <w:p w:rsidR="00000000" w:rsidDel="00000000" w:rsidP="00000000" w:rsidRDefault="00000000" w:rsidRPr="00000000" w14:paraId="000010CB">
      <w:pPr>
        <w:spacing w:after="0" w:before="0" w:line="480" w:lineRule="auto"/>
        <w:ind w:left="720" w:firstLine="720"/>
        <w:rPr/>
      </w:pPr>
      <w:r w:rsidDel="00000000" w:rsidR="00000000" w:rsidRPr="00000000">
        <w:rPr>
          <w:rtl w:val="0"/>
        </w:rPr>
        <w:t xml:space="preserve">     Haldric shook his head, unlocking the last cell before pushing into the chaos as well.</w:t>
      </w:r>
    </w:p>
    <w:p w:rsidR="00000000" w:rsidDel="00000000" w:rsidP="00000000" w:rsidRDefault="00000000" w:rsidRPr="00000000" w14:paraId="000010CC">
      <w:pPr>
        <w:spacing w:after="0" w:before="0" w:line="480" w:lineRule="auto"/>
        <w:ind w:left="720" w:firstLine="720"/>
        <w:rPr>
          <w:i w:val="1"/>
          <w:iCs w:val="1"/>
        </w:rPr>
      </w:pPr>
      <w:r w:rsidDel="00000000" w:rsidR="00000000" w:rsidRPr="00000000">
        <w:rPr>
          <w:rtl w:val="0"/>
        </w:rPr>
        <w:t xml:space="preserve">     He kept his head low as he slipped out of the prison hall, the Archon key still warm against his chest. He didn’t look back. The echo of the last cell door creaking open rang in his ears like a private victory. </w:t>
      </w:r>
      <w:r w:rsidDel="00000000" w:rsidR="00000000" w:rsidRPr="00000000">
        <w:rPr>
          <w:i w:val="1"/>
          <w:iCs w:val="1"/>
          <w:rtl w:val="0"/>
        </w:rPr>
        <w:t xml:space="preserve">That should be enough of a distraction.</w:t>
      </w:r>
    </w:p>
    <w:p w:rsidR="00000000" w:rsidDel="00000000" w:rsidP="00000000" w:rsidRDefault="00000000" w:rsidRPr="00000000" w14:paraId="000010CD">
      <w:pPr>
        <w:spacing w:after="0" w:before="0" w:line="480" w:lineRule="auto"/>
        <w:ind w:left="720" w:firstLine="720"/>
        <w:rPr/>
      </w:pPr>
      <w:r w:rsidDel="00000000" w:rsidR="00000000" w:rsidRPr="00000000">
        <w:rPr>
          <w:rtl w:val="0"/>
        </w:rPr>
        <w:t xml:space="preserve">     A muffled scream drifted from a path to his right.</w:t>
      </w:r>
    </w:p>
    <w:p w:rsidR="00000000" w:rsidDel="00000000" w:rsidP="00000000" w:rsidRDefault="00000000" w:rsidRPr="00000000" w14:paraId="000010CE">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Let’s see how The Prime deals with this mess.</w:t>
      </w:r>
      <w:r w:rsidDel="00000000" w:rsidR="00000000" w:rsidRPr="00000000">
        <w:rPr>
          <w:rtl w:val="0"/>
        </w:rPr>
        <w:t xml:space="preserve"> The thought almost made him smile.</w:t>
      </w:r>
    </w:p>
    <w:p w:rsidR="00000000" w:rsidDel="00000000" w:rsidP="00000000" w:rsidRDefault="00000000" w:rsidRPr="00000000" w14:paraId="000010CF">
      <w:pPr>
        <w:spacing w:after="0" w:before="0" w:line="480" w:lineRule="auto"/>
        <w:ind w:left="720" w:firstLine="720"/>
        <w:rPr/>
      </w:pPr>
      <w:r w:rsidDel="00000000" w:rsidR="00000000" w:rsidRPr="00000000">
        <w:rPr>
          <w:rtl w:val="0"/>
        </w:rPr>
        <w:t xml:space="preserve">     He cut across the outer ring walkway, slipping past shadowed corridors and sidestreets as he headed toward the Third Floor’s central market. The heavy air felt lighter than it had all day. He imagined Praew exploring the surface like she had always dreamed of. He imagined seeing her again someday. Once he became Prime, he could welcome her back. But until then, he could relocate her family and keep them safe. When she learned of his consideration, he could finally make things right, fixing, and maybe even advancing, their relationship.</w:t>
      </w:r>
    </w:p>
    <w:p w:rsidR="00000000" w:rsidDel="00000000" w:rsidP="00000000" w:rsidRDefault="00000000" w:rsidRPr="00000000" w14:paraId="000010D0">
      <w:pPr>
        <w:spacing w:after="0" w:before="0" w:line="480" w:lineRule="auto"/>
        <w:ind w:left="720" w:firstLine="720"/>
        <w:rPr/>
      </w:pPr>
      <w:r w:rsidDel="00000000" w:rsidR="00000000" w:rsidRPr="00000000">
        <w:rPr>
          <w:rtl w:val="0"/>
        </w:rPr>
        <w:t xml:space="preserve">     Another shout echoed somewhere behind him. He was just glad the distraction was working.</w:t>
      </w:r>
    </w:p>
    <w:p w:rsidR="00000000" w:rsidDel="00000000" w:rsidP="00000000" w:rsidRDefault="00000000" w:rsidRPr="00000000" w14:paraId="000010D1">
      <w:pPr>
        <w:spacing w:after="0" w:before="0" w:line="480" w:lineRule="auto"/>
        <w:ind w:left="720" w:firstLine="720"/>
        <w:rPr/>
      </w:pPr>
      <w:r w:rsidDel="00000000" w:rsidR="00000000" w:rsidRPr="00000000">
        <w:rPr>
          <w:rtl w:val="0"/>
        </w:rPr>
        <w:t xml:space="preserve">     Someone rushed past him, brushing his shoulder hard enough to turn him half a step. He blinked, annoyed. If they knew how disrespectful they had been to their future Prime…</w:t>
      </w:r>
    </w:p>
    <w:p w:rsidR="00000000" w:rsidDel="00000000" w:rsidP="00000000" w:rsidRDefault="00000000" w:rsidRPr="00000000" w14:paraId="000010D2">
      <w:pPr>
        <w:spacing w:after="0" w:before="0" w:line="480" w:lineRule="auto"/>
        <w:ind w:left="720" w:firstLine="720"/>
        <w:rPr/>
      </w:pPr>
      <w:r w:rsidDel="00000000" w:rsidR="00000000" w:rsidRPr="00000000">
        <w:rPr>
          <w:rtl w:val="0"/>
        </w:rPr>
        <w:t xml:space="preserve">     Haldric continued walking until he stepped into the wide market square at the heart of the Floor. The stalls should have been active at this hour, crowded with shady vendors trying to sell questionable goods. Instead, several stalls had been knocked onto their sides. Supplies were scattered across the stone floor. A spilled jug left a wet streak that soaked the edge of Haldric’s boot.</w:t>
      </w:r>
    </w:p>
    <w:p w:rsidR="00000000" w:rsidDel="00000000" w:rsidP="00000000" w:rsidRDefault="00000000" w:rsidRPr="00000000" w14:paraId="000010D3">
      <w:pPr>
        <w:spacing w:after="0" w:before="0" w:line="480" w:lineRule="auto"/>
        <w:ind w:left="720" w:firstLine="720"/>
        <w:rPr/>
      </w:pPr>
      <w:r w:rsidDel="00000000" w:rsidR="00000000" w:rsidRPr="00000000">
        <w:rPr>
          <w:rtl w:val="0"/>
        </w:rPr>
        <w:t xml:space="preserve">     He slowed, confusion finally tugging him out of his thoughts.</w:t>
      </w:r>
    </w:p>
    <w:p w:rsidR="00000000" w:rsidDel="00000000" w:rsidP="00000000" w:rsidRDefault="00000000" w:rsidRPr="00000000" w14:paraId="000010D4">
      <w:pPr>
        <w:spacing w:after="0" w:before="0" w:line="480" w:lineRule="auto"/>
        <w:ind w:left="720" w:firstLine="720"/>
        <w:rPr/>
      </w:pPr>
      <w:r w:rsidDel="00000000" w:rsidR="00000000" w:rsidRPr="00000000">
        <w:rPr>
          <w:rtl w:val="0"/>
        </w:rPr>
        <w:t xml:space="preserve">     A prisoner stumbled out from between two fallen stalls, dragging a woman by her hair. A child clung to the woman’s shirt, crying out to her. The woman’s nails dug into the man’s hand as she tried to escape his grasp, voice breaking as she begged for mercy. The prisoner yanked harder. The child began to hit the prisoner’s leg. “Let go of my mommy!”</w:t>
      </w:r>
    </w:p>
    <w:p w:rsidR="00000000" w:rsidDel="00000000" w:rsidP="00000000" w:rsidRDefault="00000000" w:rsidRPr="00000000" w14:paraId="000010D5">
      <w:pPr>
        <w:spacing w:after="0" w:before="0" w:line="480" w:lineRule="auto"/>
        <w:ind w:left="720" w:firstLine="720"/>
        <w:rPr/>
      </w:pPr>
      <w:r w:rsidDel="00000000" w:rsidR="00000000" w:rsidRPr="00000000">
        <w:rPr>
          <w:rtl w:val="0"/>
        </w:rPr>
        <w:t xml:space="preserve">     Haldric’s feet stopped.</w:t>
      </w:r>
    </w:p>
    <w:p w:rsidR="00000000" w:rsidDel="00000000" w:rsidP="00000000" w:rsidRDefault="00000000" w:rsidRPr="00000000" w14:paraId="000010D6">
      <w:pPr>
        <w:spacing w:after="0" w:before="0" w:line="480" w:lineRule="auto"/>
        <w:ind w:left="720" w:firstLine="720"/>
        <w:rPr/>
      </w:pPr>
      <w:r w:rsidDel="00000000" w:rsidR="00000000" w:rsidRPr="00000000">
        <w:rPr>
          <w:rtl w:val="0"/>
        </w:rPr>
        <w:t xml:space="preserve">     “No,” the prisoner said. “This is your mother’s fault for reporting me, boy.”</w:t>
      </w:r>
    </w:p>
    <w:p w:rsidR="00000000" w:rsidDel="00000000" w:rsidP="00000000" w:rsidRDefault="00000000" w:rsidRPr="00000000" w14:paraId="000010D7">
      <w:pPr>
        <w:spacing w:after="0" w:before="0" w:line="480" w:lineRule="auto"/>
        <w:ind w:left="720" w:firstLine="720"/>
        <w:rPr/>
      </w:pPr>
      <w:r w:rsidDel="00000000" w:rsidR="00000000" w:rsidRPr="00000000">
        <w:rPr>
          <w:rtl w:val="0"/>
        </w:rPr>
        <w:t xml:space="preserve">     The prisoner backhanded the child. The boy fell to the floor, stunned silent. The woman twisted, desperate, reaching for him.</w:t>
      </w:r>
    </w:p>
    <w:p w:rsidR="00000000" w:rsidDel="00000000" w:rsidP="00000000" w:rsidRDefault="00000000" w:rsidRPr="00000000" w14:paraId="000010D8">
      <w:pPr>
        <w:spacing w:after="0" w:before="0" w:line="480" w:lineRule="auto"/>
        <w:ind w:left="720" w:firstLine="720"/>
        <w:rPr/>
      </w:pPr>
      <w:r w:rsidDel="00000000" w:rsidR="00000000" w:rsidRPr="00000000">
        <w:rPr>
          <w:rtl w:val="0"/>
        </w:rPr>
        <w:t xml:space="preserve">     “Hey!” Haldric yelled. “Let her—”</w:t>
      </w:r>
    </w:p>
    <w:p w:rsidR="00000000" w:rsidDel="00000000" w:rsidP="00000000" w:rsidRDefault="00000000" w:rsidRPr="00000000" w14:paraId="000010D9">
      <w:pPr>
        <w:spacing w:after="0" w:before="0" w:line="480" w:lineRule="auto"/>
        <w:ind w:left="720" w:firstLine="720"/>
        <w:rPr/>
      </w:pPr>
      <w:r w:rsidDel="00000000" w:rsidR="00000000" w:rsidRPr="00000000">
        <w:rPr>
          <w:rtl w:val="0"/>
        </w:rPr>
        <w:t xml:space="preserve">     The prisoner slit her throat before he finished the sentence.</w:t>
      </w:r>
    </w:p>
    <w:p w:rsidR="00000000" w:rsidDel="00000000" w:rsidP="00000000" w:rsidRDefault="00000000" w:rsidRPr="00000000" w14:paraId="000010DA">
      <w:pPr>
        <w:spacing w:after="0" w:before="0" w:line="480" w:lineRule="auto"/>
        <w:ind w:left="720" w:firstLine="720"/>
        <w:rPr/>
      </w:pPr>
      <w:r w:rsidDel="00000000" w:rsidR="00000000" w:rsidRPr="00000000">
        <w:rPr>
          <w:rtl w:val="0"/>
        </w:rPr>
        <w:t xml:space="preserve">     Blood sprayed across the stones in a sharp, violent burst. The woman collapsed in front of the child. The boy froze, covered in his mother’s blood, his small hands trembling as he clutched her clothes.</w:t>
      </w:r>
    </w:p>
    <w:p w:rsidR="00000000" w:rsidDel="00000000" w:rsidP="00000000" w:rsidRDefault="00000000" w:rsidRPr="00000000" w14:paraId="000010DB">
      <w:pPr>
        <w:spacing w:after="0" w:before="0" w:line="480" w:lineRule="auto"/>
        <w:ind w:left="720" w:firstLine="720"/>
        <w:rPr/>
      </w:pPr>
      <w:r w:rsidDel="00000000" w:rsidR="00000000" w:rsidRPr="00000000">
        <w:rPr>
          <w:rtl w:val="0"/>
        </w:rPr>
        <w:t xml:space="preserve">     The spreading pool reached Haldric’s boots. He couldn’t breathe. He couldn’t look away from the open eyes staring up at nothing.</w:t>
      </w:r>
    </w:p>
    <w:p w:rsidR="00000000" w:rsidDel="00000000" w:rsidP="00000000" w:rsidRDefault="00000000" w:rsidRPr="00000000" w14:paraId="000010DC">
      <w:pPr>
        <w:spacing w:after="0" w:before="0" w:line="480" w:lineRule="auto"/>
        <w:ind w:left="720" w:firstLine="720"/>
        <w:rPr/>
      </w:pPr>
      <w:r w:rsidDel="00000000" w:rsidR="00000000" w:rsidRPr="00000000">
        <w:rPr>
          <w:rtl w:val="0"/>
        </w:rPr>
        <w:t xml:space="preserve">     The prisoner laughed once and ran deeper into the chaos.</w:t>
      </w:r>
    </w:p>
    <w:p w:rsidR="00000000" w:rsidDel="00000000" w:rsidP="00000000" w:rsidRDefault="00000000" w:rsidRPr="00000000" w14:paraId="000010DD">
      <w:pPr>
        <w:spacing w:after="0" w:before="0" w:line="480" w:lineRule="auto"/>
        <w:ind w:left="720" w:firstLine="720"/>
        <w:rPr/>
      </w:pPr>
      <w:r w:rsidDel="00000000" w:rsidR="00000000" w:rsidRPr="00000000">
        <w:rPr>
          <w:rtl w:val="0"/>
        </w:rPr>
        <w:t xml:space="preserve">     Haldric didn’t move.</w:t>
      </w:r>
    </w:p>
    <w:p w:rsidR="00000000" w:rsidDel="00000000" w:rsidP="00000000" w:rsidRDefault="00000000" w:rsidRPr="00000000" w14:paraId="000010DE">
      <w:pPr>
        <w:spacing w:after="0" w:before="0" w:line="480" w:lineRule="auto"/>
        <w:ind w:left="720" w:firstLine="720"/>
        <w:rPr/>
      </w:pPr>
      <w:r w:rsidDel="00000000" w:rsidR="00000000" w:rsidRPr="00000000">
        <w:rPr>
          <w:rtl w:val="0"/>
        </w:rPr>
        <w:t xml:space="preserve">     The child’s sobs echoed across the entire square.</w:t>
      </w:r>
    </w:p>
    <w:p w:rsidR="00000000" w:rsidDel="00000000" w:rsidP="00000000" w:rsidRDefault="00000000" w:rsidRPr="00000000" w14:paraId="000010DF">
      <w:pPr>
        <w:spacing w:after="0" w:before="0" w:line="480" w:lineRule="auto"/>
        <w:ind w:left="720" w:firstLine="720"/>
        <w:rPr/>
      </w:pPr>
      <w:r w:rsidDel="00000000" w:rsidR="00000000" w:rsidRPr="00000000">
        <w:rPr>
          <w:rtl w:val="0"/>
        </w:rPr>
        <w:t xml:space="preserve">     Note’s voice swept through him. “</w:t>
      </w:r>
      <w:r w:rsidDel="00000000" w:rsidR="00000000" w:rsidRPr="00000000">
        <w:rPr>
          <w:i w:val="1"/>
          <w:iCs w:val="1"/>
          <w:rtl w:val="0"/>
        </w:rPr>
        <w:t xml:space="preserve">The most dangerous thing to her right now is you, Haldric.</w:t>
      </w:r>
      <w:r w:rsidDel="00000000" w:rsidR="00000000" w:rsidRPr="00000000">
        <w:rPr>
          <w:rtl w:val="0"/>
        </w:rPr>
        <w:t xml:space="preserve">”</w:t>
      </w:r>
    </w:p>
    <w:p w:rsidR="00000000" w:rsidDel="00000000" w:rsidP="00000000" w:rsidRDefault="00000000" w:rsidRPr="00000000" w14:paraId="000010E0">
      <w:pPr>
        <w:spacing w:after="0" w:before="0" w:line="480" w:lineRule="auto"/>
        <w:ind w:left="720" w:firstLine="720"/>
        <w:rPr/>
      </w:pPr>
      <w:r w:rsidDel="00000000" w:rsidR="00000000" w:rsidRPr="00000000">
        <w:rPr>
          <w:rtl w:val="0"/>
        </w:rPr>
        <w:t xml:space="preserve">     His oath to the Prime stabbed guilt into him sharper than any blade. “</w:t>
      </w:r>
      <w:r w:rsidDel="00000000" w:rsidR="00000000" w:rsidRPr="00000000">
        <w:rPr>
          <w:i w:val="1"/>
          <w:iCs w:val="1"/>
          <w:rtl w:val="0"/>
        </w:rPr>
        <w:t xml:space="preserve">Every decision will be for the betterment of the city.</w:t>
      </w:r>
      <w:r w:rsidDel="00000000" w:rsidR="00000000" w:rsidRPr="00000000">
        <w:rPr>
          <w:rtl w:val="0"/>
        </w:rPr>
        <w:t xml:space="preserve">”</w:t>
      </w:r>
    </w:p>
    <w:p w:rsidR="00000000" w:rsidDel="00000000" w:rsidP="00000000" w:rsidRDefault="00000000" w:rsidRPr="00000000" w14:paraId="000010E1">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This is what I call betterment for the city? This… destruction?</w:t>
      </w:r>
    </w:p>
    <w:p w:rsidR="00000000" w:rsidDel="00000000" w:rsidP="00000000" w:rsidRDefault="00000000" w:rsidRPr="00000000" w14:paraId="000010E2">
      <w:pPr>
        <w:spacing w:after="0" w:before="0" w:line="480" w:lineRule="auto"/>
        <w:ind w:left="720" w:firstLine="720"/>
        <w:rPr/>
      </w:pPr>
      <w:r w:rsidDel="00000000" w:rsidR="00000000" w:rsidRPr="00000000">
        <w:rPr>
          <w:rtl w:val="0"/>
        </w:rPr>
        <w:t xml:space="preserve">     He looked at the woman’s vacant eyes. He looked at the child shaking above her.</w:t>
      </w:r>
    </w:p>
    <w:p w:rsidR="00000000" w:rsidDel="00000000" w:rsidP="00000000" w:rsidRDefault="00000000" w:rsidRPr="00000000" w14:paraId="000010E3">
      <w:pPr>
        <w:spacing w:after="0" w:before="0" w:line="480" w:lineRule="auto"/>
        <w:ind w:left="720" w:firstLine="720"/>
        <w:rPr/>
      </w:pPr>
      <w:r w:rsidDel="00000000" w:rsidR="00000000" w:rsidRPr="00000000">
        <w:rPr>
          <w:rtl w:val="0"/>
        </w:rPr>
        <w:t xml:space="preserve">     His voice barely rose above a whisper.</w:t>
      </w:r>
    </w:p>
    <w:p w:rsidR="00000000" w:rsidDel="00000000" w:rsidP="00000000" w:rsidRDefault="00000000" w:rsidRPr="00000000" w14:paraId="000010E4">
      <w:pPr>
        <w:spacing w:after="0" w:before="0" w:line="480" w:lineRule="auto"/>
        <w:ind w:left="720" w:firstLine="720"/>
        <w:rPr/>
      </w:pPr>
      <w:r w:rsidDel="00000000" w:rsidR="00000000" w:rsidRPr="00000000">
        <w:rPr>
          <w:rtl w:val="0"/>
        </w:rPr>
        <w:t xml:space="preserve">     “What have I done?”</w:t>
      </w:r>
    </w:p>
    <w:p w:rsidR="00000000" w:rsidDel="00000000" w:rsidP="00000000" w:rsidRDefault="00000000" w:rsidRPr="00000000" w14:paraId="000010E5">
      <w:pPr>
        <w:spacing w:after="0" w:before="0" w:line="480" w:lineRule="auto"/>
        <w:ind w:left="720" w:firstLine="720"/>
        <w:rPr/>
      </w:pPr>
      <w:r w:rsidDel="00000000" w:rsidR="00000000" w:rsidRPr="00000000">
        <w:rPr>
          <w:rtl w:val="0"/>
        </w:rPr>
      </w:r>
    </w:p>
    <w:p w:rsidR="00000000" w:rsidDel="00000000" w:rsidP="00000000" w:rsidRDefault="00000000" w:rsidRPr="00000000" w14:paraId="000010E6">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10E7">
      <w:pPr>
        <w:spacing w:after="0" w:before="0" w:line="480" w:lineRule="auto"/>
        <w:ind w:left="720" w:firstLine="720"/>
        <w:rPr/>
      </w:pPr>
      <w:r w:rsidDel="00000000" w:rsidR="00000000" w:rsidRPr="00000000">
        <w:rPr>
          <w:rtl w:val="0"/>
        </w:rPr>
      </w:r>
    </w:p>
    <w:p w:rsidR="00000000" w:rsidDel="00000000" w:rsidP="00000000" w:rsidRDefault="00000000" w:rsidRPr="00000000" w14:paraId="000010E8">
      <w:pPr>
        <w:spacing w:after="0" w:before="0" w:line="480" w:lineRule="auto"/>
        <w:ind w:left="720" w:firstLine="720"/>
        <w:rPr/>
      </w:pPr>
      <w:r w:rsidDel="00000000" w:rsidR="00000000" w:rsidRPr="00000000">
        <w:rPr>
          <w:rtl w:val="0"/>
        </w:rPr>
        <w:t xml:space="preserve">Praew barely had the strength to lift her head, but she saw it—the tremor in The Prime’s fingers, breath, and shoulders. Even the way he looked at her changed. No longer a test subject, but as if she was something… divine.</w:t>
      </w:r>
    </w:p>
    <w:p w:rsidR="00000000" w:rsidDel="00000000" w:rsidP="00000000" w:rsidRDefault="00000000" w:rsidRPr="00000000" w14:paraId="000010E9">
      <w:pPr>
        <w:spacing w:after="0" w:before="0" w:line="480" w:lineRule="auto"/>
        <w:ind w:left="720" w:firstLine="720"/>
        <w:rPr>
          <w:i w:val="1"/>
          <w:iCs w:val="1"/>
        </w:rPr>
      </w:pPr>
      <w:r w:rsidDel="00000000" w:rsidR="00000000" w:rsidRPr="00000000">
        <w:rPr>
          <w:rtl w:val="0"/>
        </w:rPr>
        <w:t xml:space="preserve">     Praew felt nauseous. </w:t>
      </w:r>
      <w:r w:rsidDel="00000000" w:rsidR="00000000" w:rsidRPr="00000000">
        <w:rPr>
          <w:i w:val="1"/>
          <w:iCs w:val="1"/>
          <w:rtl w:val="0"/>
        </w:rPr>
        <w:t xml:space="preserve">What?</w:t>
      </w:r>
    </w:p>
    <w:p w:rsidR="00000000" w:rsidDel="00000000" w:rsidP="00000000" w:rsidRDefault="00000000" w:rsidRPr="00000000" w14:paraId="000010EA">
      <w:pPr>
        <w:spacing w:after="0" w:before="0" w:line="480" w:lineRule="auto"/>
        <w:ind w:left="720" w:firstLine="720"/>
        <w:rPr/>
      </w:pPr>
      <w:r w:rsidDel="00000000" w:rsidR="00000000" w:rsidRPr="00000000">
        <w:rPr>
          <w:rtl w:val="0"/>
        </w:rPr>
        <w:t xml:space="preserve">     The Prime gasped a long, shuddering, almost reverent breath. “Finally,” his voice was soft. Fragile. “After fourteen years.”</w:t>
      </w:r>
    </w:p>
    <w:p w:rsidR="00000000" w:rsidDel="00000000" w:rsidP="00000000" w:rsidRDefault="00000000" w:rsidRPr="00000000" w14:paraId="000010EB">
      <w:pPr>
        <w:spacing w:after="0" w:before="0" w:line="480" w:lineRule="auto"/>
        <w:ind w:left="720" w:firstLine="720"/>
        <w:rPr/>
      </w:pPr>
      <w:r w:rsidDel="00000000" w:rsidR="00000000" w:rsidRPr="00000000">
        <w:rPr>
          <w:rtl w:val="0"/>
        </w:rPr>
        <w:t xml:space="preserve">     He was staring at the stone embedded in her chest.</w:t>
      </w:r>
    </w:p>
    <w:p w:rsidR="00000000" w:rsidDel="00000000" w:rsidP="00000000" w:rsidRDefault="00000000" w:rsidRPr="00000000" w14:paraId="000010EC">
      <w:pPr>
        <w:spacing w:after="0" w:before="0" w:line="480" w:lineRule="auto"/>
        <w:ind w:left="720" w:firstLine="720"/>
        <w:rPr/>
      </w:pPr>
      <w:r w:rsidDel="00000000" w:rsidR="00000000" w:rsidRPr="00000000">
        <w:rPr>
          <w:rtl w:val="0"/>
        </w:rPr>
        <w:t xml:space="preserve">     “Finally.”</w:t>
      </w:r>
    </w:p>
    <w:p w:rsidR="00000000" w:rsidDel="00000000" w:rsidP="00000000" w:rsidRDefault="00000000" w:rsidRPr="00000000" w14:paraId="000010ED">
      <w:pPr>
        <w:spacing w:after="0" w:before="0" w:line="480" w:lineRule="auto"/>
        <w:ind w:left="720" w:firstLine="720"/>
        <w:rPr/>
      </w:pPr>
      <w:r w:rsidDel="00000000" w:rsidR="00000000" w:rsidRPr="00000000">
        <w:rPr>
          <w:rtl w:val="0"/>
        </w:rPr>
        <w:t xml:space="preserve">     His hands hovered over it, close enough for Praew to feel a chill radiate from his palm. Or was it from the thing he’d forced into her? His disgusting fingers twitched. He almost touched it. Almost. Then he pulled back. Like he wasn’t worthy.</w:t>
      </w:r>
    </w:p>
    <w:p w:rsidR="00000000" w:rsidDel="00000000" w:rsidP="00000000" w:rsidRDefault="00000000" w:rsidRPr="00000000" w14:paraId="000010EE">
      <w:pPr>
        <w:spacing w:after="0" w:before="0" w:line="480" w:lineRule="auto"/>
        <w:ind w:left="720" w:firstLine="720"/>
        <w:rPr/>
      </w:pPr>
      <w:r w:rsidDel="00000000" w:rsidR="00000000" w:rsidRPr="00000000">
        <w:rPr>
          <w:rtl w:val="0"/>
        </w:rPr>
        <w:t xml:space="preserve">     The Prime sighed. His lips parted, whispering so softly she almost didn’t hear, “Our savior descends upon the unworthy to free us from our plight.”</w:t>
      </w:r>
    </w:p>
    <w:p w:rsidR="00000000" w:rsidDel="00000000" w:rsidP="00000000" w:rsidRDefault="00000000" w:rsidRPr="00000000" w14:paraId="000010EF">
      <w:pPr>
        <w:spacing w:after="0" w:before="0" w:line="480" w:lineRule="auto"/>
        <w:ind w:left="720" w:firstLine="720"/>
        <w:rPr>
          <w:i w:val="1"/>
          <w:iCs w:val="1"/>
        </w:rPr>
      </w:pPr>
      <w:r w:rsidDel="00000000" w:rsidR="00000000" w:rsidRPr="00000000">
        <w:rPr>
          <w:rtl w:val="0"/>
        </w:rPr>
        <w:t xml:space="preserve">     Praew’s heart raced. </w:t>
      </w:r>
      <w:r w:rsidDel="00000000" w:rsidR="00000000" w:rsidRPr="00000000">
        <w:rPr>
          <w:i w:val="1"/>
          <w:iCs w:val="1"/>
          <w:rtl w:val="0"/>
        </w:rPr>
        <w:t xml:space="preserve">Zephyrs take me! He— he thinks I’m some kind of savior?</w:t>
      </w:r>
    </w:p>
    <w:p w:rsidR="00000000" w:rsidDel="00000000" w:rsidP="00000000" w:rsidRDefault="00000000" w:rsidRPr="00000000" w14:paraId="000010F0">
      <w:pPr>
        <w:spacing w:after="0" w:before="0" w:line="480" w:lineRule="auto"/>
        <w:ind w:left="720" w:firstLine="720"/>
        <w:rPr/>
      </w:pPr>
      <w:r w:rsidDel="00000000" w:rsidR="00000000" w:rsidRPr="00000000">
        <w:rPr>
          <w:rtl w:val="0"/>
        </w:rPr>
        <w:t xml:space="preserve">     His fingers curled into a tight fist, and for a moment she thought he was crying. Then he wiped his eyes, and the trembling vanished.</w:t>
      </w:r>
    </w:p>
    <w:p w:rsidR="00000000" w:rsidDel="00000000" w:rsidP="00000000" w:rsidRDefault="00000000" w:rsidRPr="00000000" w14:paraId="000010F1">
      <w:pPr>
        <w:spacing w:after="0" w:before="0" w:line="480" w:lineRule="auto"/>
        <w:ind w:left="720" w:firstLine="720"/>
        <w:rPr/>
      </w:pPr>
      <w:r w:rsidDel="00000000" w:rsidR="00000000" w:rsidRPr="00000000">
        <w:rPr>
          <w:rtl w:val="0"/>
        </w:rPr>
        <w:t xml:space="preserve">     The Prime reached into his coat.</w:t>
      </w:r>
    </w:p>
    <w:p w:rsidR="00000000" w:rsidDel="00000000" w:rsidP="00000000" w:rsidRDefault="00000000" w:rsidRPr="00000000" w14:paraId="000010F2">
      <w:pPr>
        <w:spacing w:after="0" w:before="0" w:line="480" w:lineRule="auto"/>
        <w:ind w:left="720" w:firstLine="720"/>
        <w:rPr>
          <w:i w:val="1"/>
          <w:iCs w:val="1"/>
        </w:rPr>
      </w:pPr>
      <w:r w:rsidDel="00000000" w:rsidR="00000000" w:rsidRPr="00000000">
        <w:rPr>
          <w:rtl w:val="0"/>
        </w:rPr>
        <w:t xml:space="preserve">     Praew swallowed hard as he pulled two stones free, a BoltStone and… </w:t>
      </w:r>
      <w:r w:rsidDel="00000000" w:rsidR="00000000" w:rsidRPr="00000000">
        <w:rPr>
          <w:i w:val="1"/>
          <w:iCs w:val="1"/>
          <w:rtl w:val="0"/>
        </w:rPr>
        <w:t xml:space="preserve">an EchoStone?</w:t>
      </w:r>
    </w:p>
    <w:p w:rsidR="00000000" w:rsidDel="00000000" w:rsidP="00000000" w:rsidRDefault="00000000" w:rsidRPr="00000000" w14:paraId="000010F3">
      <w:pPr>
        <w:spacing w:after="0" w:before="0" w:line="480" w:lineRule="auto"/>
        <w:ind w:left="720" w:firstLine="720"/>
        <w:rPr/>
      </w:pPr>
      <w:r w:rsidDel="00000000" w:rsidR="00000000" w:rsidRPr="00000000">
        <w:rPr>
          <w:rtl w:val="0"/>
        </w:rPr>
        <w:t xml:space="preserve">      He used two fingers to slide them against each other in the palm of his hand. Slow. Deliberate. Like he was working a salve between his fingers</w:t>
      </w:r>
    </w:p>
    <w:p w:rsidR="00000000" w:rsidDel="00000000" w:rsidP="00000000" w:rsidRDefault="00000000" w:rsidRPr="00000000" w14:paraId="000010F4">
      <w:pPr>
        <w:spacing w:after="0" w:before="0" w:line="480" w:lineRule="auto"/>
        <w:ind w:left="720" w:firstLine="720"/>
        <w:rPr/>
      </w:pPr>
      <w:r w:rsidDel="00000000" w:rsidR="00000000" w:rsidRPr="00000000">
        <w:rPr>
          <w:rtl w:val="0"/>
        </w:rPr>
        <w:t xml:space="preserve">     “Ahh,” The Prime said, “you must be wondering what happens next.” He clasped his hands behind his back, the stones still in his grasp.</w:t>
      </w:r>
    </w:p>
    <w:p w:rsidR="00000000" w:rsidDel="00000000" w:rsidP="00000000" w:rsidRDefault="00000000" w:rsidRPr="00000000" w14:paraId="000010F5">
      <w:pPr>
        <w:spacing w:after="0" w:before="0" w:line="480" w:lineRule="auto"/>
        <w:ind w:left="720" w:firstLine="720"/>
        <w:rPr/>
      </w:pPr>
      <w:r w:rsidDel="00000000" w:rsidR="00000000" w:rsidRPr="00000000">
        <w:rPr>
          <w:rtl w:val="0"/>
        </w:rPr>
        <w:t xml:space="preserve">     “A BoltStone to your </w:t>
      </w:r>
      <w:sdt>
        <w:sdtPr>
          <w:id w:val="-542991386"/>
          <w:tag w:val="goog_rdk_159"/>
        </w:sdtPr>
        <w:sdtContent>
          <w:commentRangeStart w:id="87"/>
        </w:sdtContent>
      </w:sdt>
      <w:r w:rsidDel="00000000" w:rsidR="00000000" w:rsidRPr="00000000">
        <w:rPr>
          <w:rtl w:val="0"/>
        </w:rPr>
        <w:t xml:space="preserve">membrane</w:t>
      </w:r>
      <w:commentRangeEnd w:id="87"/>
      <w:r w:rsidDel="00000000" w:rsidR="00000000" w:rsidRPr="00000000">
        <w:commentReference w:id="87"/>
      </w:r>
      <w:r w:rsidDel="00000000" w:rsidR="00000000" w:rsidRPr="00000000">
        <w:rPr>
          <w:rtl w:val="0"/>
        </w:rPr>
        <w:t xml:space="preserve"> in steady pulses makes the mind more impressionable,” he said.</w:t>
      </w:r>
    </w:p>
    <w:p w:rsidR="00000000" w:rsidDel="00000000" w:rsidP="00000000" w:rsidRDefault="00000000" w:rsidRPr="00000000" w14:paraId="000010F6">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What?</w:t>
      </w:r>
    </w:p>
    <w:p w:rsidR="00000000" w:rsidDel="00000000" w:rsidP="00000000" w:rsidRDefault="00000000" w:rsidRPr="00000000" w14:paraId="000010F7">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He wants—</w:t>
      </w:r>
      <w:r w:rsidDel="00000000" w:rsidR="00000000" w:rsidRPr="00000000">
        <w:rPr>
          <w:rtl w:val="0"/>
        </w:rPr>
        <w:t xml:space="preserve"> “to… control my thoughts?”</w:t>
      </w:r>
    </w:p>
    <w:p w:rsidR="00000000" w:rsidDel="00000000" w:rsidP="00000000" w:rsidRDefault="00000000" w:rsidRPr="00000000" w14:paraId="000010F8">
      <w:pPr>
        <w:spacing w:after="0" w:before="0" w:line="480" w:lineRule="auto"/>
        <w:ind w:left="720" w:firstLine="720"/>
        <w:rPr/>
      </w:pPr>
      <w:r w:rsidDel="00000000" w:rsidR="00000000" w:rsidRPr="00000000">
        <w:rPr>
          <w:rtl w:val="0"/>
        </w:rPr>
        <w:t xml:space="preserve">     The words slipped out before she could process them.</w:t>
      </w:r>
    </w:p>
    <w:p w:rsidR="00000000" w:rsidDel="00000000" w:rsidP="00000000" w:rsidRDefault="00000000" w:rsidRPr="00000000" w14:paraId="000010F9">
      <w:pPr>
        <w:spacing w:after="0" w:before="0" w:line="480" w:lineRule="auto"/>
        <w:ind w:left="720" w:firstLine="720"/>
        <w:rPr/>
      </w:pPr>
      <w:r w:rsidDel="00000000" w:rsidR="00000000" w:rsidRPr="00000000">
        <w:rPr>
          <w:rtl w:val="0"/>
        </w:rPr>
        <w:t xml:space="preserve">     “No, not exactly,” The Prime murmured, his tone maddeningly calm. “More like… guiding your emotions.”</w:t>
      </w:r>
    </w:p>
    <w:p w:rsidR="00000000" w:rsidDel="00000000" w:rsidP="00000000" w:rsidRDefault="00000000" w:rsidRPr="00000000" w14:paraId="000010FA">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Guiding? My…emotions?</w:t>
      </w:r>
    </w:p>
    <w:p w:rsidR="00000000" w:rsidDel="00000000" w:rsidP="00000000" w:rsidRDefault="00000000" w:rsidRPr="00000000" w14:paraId="000010FB">
      <w:pPr>
        <w:spacing w:after="0" w:before="0" w:line="480" w:lineRule="auto"/>
        <w:ind w:left="720" w:firstLine="720"/>
        <w:rPr/>
      </w:pPr>
      <w:r w:rsidDel="00000000" w:rsidR="00000000" w:rsidRPr="00000000">
        <w:rPr>
          <w:rtl w:val="0"/>
        </w:rPr>
        <w:t xml:space="preserve">     She blinked. She wouldn’t believe something so ridiculous if it wasn’t for the Sifaralith stone sticking out of her bolting chest. She looked down at the stone and instantly found difficulty breathing. The stone rose and fell with her chest as she gasped for air. “You can’t do that. You can’t.”</w:t>
      </w:r>
    </w:p>
    <w:p w:rsidR="00000000" w:rsidDel="00000000" w:rsidP="00000000" w:rsidRDefault="00000000" w:rsidRPr="00000000" w14:paraId="000010FC">
      <w:pPr>
        <w:spacing w:after="0" w:before="0" w:line="480" w:lineRule="auto"/>
        <w:ind w:left="720" w:firstLine="720"/>
        <w:rPr/>
      </w:pPr>
      <w:r w:rsidDel="00000000" w:rsidR="00000000" w:rsidRPr="00000000">
        <w:rPr>
          <w:rtl w:val="0"/>
        </w:rPr>
        <w:t xml:space="preserve">     “I am sorry,” he said softly, “but I must.”</w:t>
      </w:r>
    </w:p>
    <w:p w:rsidR="00000000" w:rsidDel="00000000" w:rsidP="00000000" w:rsidRDefault="00000000" w:rsidRPr="00000000" w14:paraId="000010FD">
      <w:pPr>
        <w:spacing w:after="0" w:before="0" w:line="480" w:lineRule="auto"/>
        <w:ind w:left="720" w:firstLine="720"/>
        <w:rPr/>
      </w:pPr>
      <w:r w:rsidDel="00000000" w:rsidR="00000000" w:rsidRPr="00000000">
        <w:rPr>
          <w:rtl w:val="0"/>
        </w:rPr>
        <w:t xml:space="preserve">     Her heart raced. Her limbs strained against the restraints. </w:t>
      </w:r>
      <w:r w:rsidDel="00000000" w:rsidR="00000000" w:rsidRPr="00000000">
        <w:rPr>
          <w:i w:val="1"/>
          <w:iCs w:val="1"/>
          <w:rtl w:val="0"/>
        </w:rPr>
        <w:t xml:space="preserve">No</w:t>
      </w:r>
      <w:r w:rsidDel="00000000" w:rsidR="00000000" w:rsidRPr="00000000">
        <w:rPr>
          <w:rtl w:val="0"/>
        </w:rPr>
        <w:t xml:space="preserve">!</w:t>
      </w:r>
    </w:p>
    <w:p w:rsidR="00000000" w:rsidDel="00000000" w:rsidP="00000000" w:rsidRDefault="00000000" w:rsidRPr="00000000" w14:paraId="000010FE">
      <w:pPr>
        <w:spacing w:after="0" w:before="0" w:line="480" w:lineRule="auto"/>
        <w:ind w:left="720" w:firstLine="720"/>
        <w:rPr/>
      </w:pPr>
      <w:r w:rsidDel="00000000" w:rsidR="00000000" w:rsidRPr="00000000">
        <w:rPr>
          <w:rtl w:val="0"/>
        </w:rPr>
        <w:t xml:space="preserve">     “Please— don’t—”</w:t>
      </w:r>
    </w:p>
    <w:p w:rsidR="00000000" w:rsidDel="00000000" w:rsidP="00000000" w:rsidRDefault="00000000" w:rsidRPr="00000000" w14:paraId="000010FF">
      <w:pPr>
        <w:spacing w:after="0" w:before="0" w:line="480" w:lineRule="auto"/>
        <w:ind w:left="720" w:firstLine="720"/>
        <w:rPr/>
      </w:pPr>
      <w:r w:rsidDel="00000000" w:rsidR="00000000" w:rsidRPr="00000000">
        <w:rPr>
          <w:rtl w:val="0"/>
        </w:rPr>
        <w:t xml:space="preserve">     “Peace, Noble one. You will still be you,” The Prime continued, voice gentle like he was comforting a child.  As if he hadn’t already tortured her mentally and physically.  </w:t>
      </w:r>
    </w:p>
    <w:p w:rsidR="00000000" w:rsidDel="00000000" w:rsidP="00000000" w:rsidRDefault="00000000" w:rsidRPr="00000000" w14:paraId="00001100">
      <w:pPr>
        <w:spacing w:after="0" w:before="0" w:line="480" w:lineRule="auto"/>
        <w:ind w:left="720" w:firstLine="720"/>
        <w:rPr/>
      </w:pPr>
      <w:r w:rsidDel="00000000" w:rsidR="00000000" w:rsidRPr="00000000">
        <w:rPr>
          <w:rtl w:val="0"/>
        </w:rPr>
        <w:t xml:space="preserve">     “I, unlike someone, do not believe in altering personalities. For I am no beast. I hold myself above such depravity.”</w:t>
      </w:r>
    </w:p>
    <w:p w:rsidR="00000000" w:rsidDel="00000000" w:rsidP="00000000" w:rsidRDefault="00000000" w:rsidRPr="00000000" w14:paraId="00001101">
      <w:pPr>
        <w:spacing w:after="0" w:before="0" w:line="480" w:lineRule="auto"/>
        <w:ind w:left="720" w:firstLine="720"/>
        <w:rPr/>
      </w:pPr>
      <w:r w:rsidDel="00000000" w:rsidR="00000000" w:rsidRPr="00000000">
        <w:rPr>
          <w:rtl w:val="0"/>
        </w:rPr>
        <w:t xml:space="preserve">     He cast a sharp, disdainful glance at the scientist’s corpse sprawled over poor Junya’s limp body.</w:t>
      </w:r>
    </w:p>
    <w:p w:rsidR="00000000" w:rsidDel="00000000" w:rsidP="00000000" w:rsidRDefault="00000000" w:rsidRPr="00000000" w14:paraId="00001102">
      <w:pPr>
        <w:spacing w:after="0" w:before="0" w:line="480" w:lineRule="auto"/>
        <w:ind w:left="720" w:firstLine="720"/>
        <w:rPr/>
      </w:pPr>
      <w:r w:rsidDel="00000000" w:rsidR="00000000" w:rsidRPr="00000000">
        <w:rPr>
          <w:rtl w:val="0"/>
        </w:rPr>
        <w:t xml:space="preserve">     Her pulse roared, breath shattering.</w:t>
      </w:r>
    </w:p>
    <w:p w:rsidR="00000000" w:rsidDel="00000000" w:rsidP="00000000" w:rsidRDefault="00000000" w:rsidRPr="00000000" w14:paraId="00001103">
      <w:pPr>
        <w:spacing w:after="0" w:before="0" w:line="480" w:lineRule="auto"/>
        <w:ind w:left="720" w:firstLine="720"/>
        <w:rPr>
          <w:i w:val="1"/>
          <w:iCs w:val="1"/>
        </w:rPr>
      </w:pPr>
      <w:r w:rsidDel="00000000" w:rsidR="00000000" w:rsidRPr="00000000">
        <w:rPr>
          <w:rtl w:val="0"/>
        </w:rPr>
        <w:t xml:space="preserve">     </w:t>
      </w:r>
      <w:r w:rsidDel="00000000" w:rsidR="00000000" w:rsidRPr="00000000">
        <w:rPr>
          <w:i w:val="1"/>
          <w:iCs w:val="1"/>
          <w:rtl w:val="0"/>
        </w:rPr>
        <w:t xml:space="preserve">This wasn’t happening.</w:t>
      </w:r>
    </w:p>
    <w:p w:rsidR="00000000" w:rsidDel="00000000" w:rsidP="00000000" w:rsidRDefault="00000000" w:rsidRPr="00000000" w14:paraId="00001104">
      <w:pPr>
        <w:spacing w:after="0" w:before="0" w:line="480" w:lineRule="auto"/>
        <w:ind w:left="720" w:firstLine="720"/>
        <w:rPr/>
      </w:pPr>
      <w:r w:rsidDel="00000000" w:rsidR="00000000" w:rsidRPr="00000000">
        <w:rPr>
          <w:rtl w:val="0"/>
        </w:rPr>
        <w:t xml:space="preserve">     “You will just be more inclined to act as our guardian.”</w:t>
      </w:r>
    </w:p>
    <w:p w:rsidR="00000000" w:rsidDel="00000000" w:rsidP="00000000" w:rsidRDefault="00000000" w:rsidRPr="00000000" w14:paraId="00001105">
      <w:pPr>
        <w:spacing w:after="0" w:before="0" w:line="480" w:lineRule="auto"/>
        <w:ind w:left="720" w:firstLine="720"/>
        <w:rPr/>
      </w:pPr>
      <w:r w:rsidDel="00000000" w:rsidR="00000000" w:rsidRPr="00000000">
        <w:rPr>
          <w:rtl w:val="0"/>
        </w:rPr>
        <w:t xml:space="preserve">     </w:t>
      </w:r>
      <w:r w:rsidDel="00000000" w:rsidR="00000000" w:rsidRPr="00000000">
        <w:rPr>
          <w:i w:val="1"/>
          <w:iCs w:val="1"/>
          <w:rtl w:val="0"/>
        </w:rPr>
        <w:t xml:space="preserve">Guardian? Noble one?</w:t>
      </w:r>
      <w:r w:rsidDel="00000000" w:rsidR="00000000" w:rsidRPr="00000000">
        <w:rPr>
          <w:rtl w:val="0"/>
        </w:rPr>
        <w:t xml:space="preserve"> “Zephyrs take me! I’m not some guardian deity!” </w:t>
      </w:r>
      <w:sdt>
        <w:sdtPr>
          <w:id w:val="-719627028"/>
          <w:tag w:val="goog_rdk_160"/>
        </w:sdtPr>
        <w:sdtContent>
          <w:del w:author="William Cox" w:id="45" w:date="2025-12-23T18:39:00Z">
            <w:r w:rsidDel="00000000" w:rsidR="00000000" w:rsidRPr="00000000">
              <w:rPr>
                <w:rtl w:val="0"/>
              </w:rPr>
              <w:delText xml:space="preserve">She blurted out.</w:delText>
            </w:r>
          </w:del>
        </w:sdtContent>
      </w:sdt>
      <w:r w:rsidDel="00000000" w:rsidR="00000000" w:rsidRPr="00000000">
        <w:rPr>
          <w:rtl w:val="0"/>
        </w:rPr>
      </w:r>
    </w:p>
    <w:p w:rsidR="00000000" w:rsidDel="00000000" w:rsidP="00000000" w:rsidRDefault="00000000" w:rsidRPr="00000000" w14:paraId="00001106">
      <w:pPr>
        <w:spacing w:after="0" w:before="0" w:line="480" w:lineRule="auto"/>
        <w:ind w:left="720" w:firstLine="720"/>
        <w:rPr/>
      </w:pPr>
      <w:r w:rsidDel="00000000" w:rsidR="00000000" w:rsidRPr="00000000">
        <w:rPr>
          <w:rtl w:val="0"/>
        </w:rPr>
        <w:t xml:space="preserve">     Her body shook as her thoughts fractured. A fresh wave of fear surged up her throat.</w:t>
      </w:r>
    </w:p>
    <w:p w:rsidR="00000000" w:rsidDel="00000000" w:rsidP="00000000" w:rsidRDefault="00000000" w:rsidRPr="00000000" w14:paraId="00001107">
      <w:pPr>
        <w:spacing w:after="0" w:before="0" w:line="480" w:lineRule="auto"/>
        <w:ind w:left="720" w:firstLine="720"/>
        <w:rPr/>
      </w:pPr>
      <w:r w:rsidDel="00000000" w:rsidR="00000000" w:rsidRPr="00000000">
        <w:rPr>
          <w:rtl w:val="0"/>
        </w:rPr>
        <w:t xml:space="preserve">     “Please,” she whispered. “Don’t do this, please—”</w:t>
      </w:r>
    </w:p>
    <w:p w:rsidR="00000000" w:rsidDel="00000000" w:rsidP="00000000" w:rsidRDefault="00000000" w:rsidRPr="00000000" w14:paraId="00001108">
      <w:pPr>
        <w:spacing w:after="0" w:before="0" w:line="480" w:lineRule="auto"/>
        <w:ind w:left="720" w:firstLine="720"/>
        <w:rPr/>
      </w:pPr>
      <w:r w:rsidDel="00000000" w:rsidR="00000000" w:rsidRPr="00000000">
        <w:rPr>
          <w:rtl w:val="0"/>
        </w:rPr>
        <w:t xml:space="preserve">     “This,” The Prime began, “is a necessity.  I cannot have that much power go unchecked, now can I?”</w:t>
      </w:r>
    </w:p>
    <w:p w:rsidR="00000000" w:rsidDel="00000000" w:rsidP="00000000" w:rsidRDefault="00000000" w:rsidRPr="00000000" w14:paraId="00001109">
      <w:pPr>
        <w:spacing w:after="0" w:before="0" w:line="480" w:lineRule="auto"/>
        <w:ind w:left="720" w:firstLine="720"/>
        <w:rPr/>
      </w:pPr>
      <w:r w:rsidDel="00000000" w:rsidR="00000000" w:rsidRPr="00000000">
        <w:rPr>
          <w:rtl w:val="0"/>
        </w:rPr>
        <w:t xml:space="preserve">     He moved behind her head, lifting the restraint.</w:t>
      </w:r>
    </w:p>
    <w:p w:rsidR="00000000" w:rsidDel="00000000" w:rsidP="00000000" w:rsidRDefault="00000000" w:rsidRPr="00000000" w14:paraId="0000110A">
      <w:pPr>
        <w:spacing w:after="0" w:before="0" w:line="480" w:lineRule="auto"/>
        <w:ind w:left="720" w:firstLine="720"/>
        <w:rPr/>
      </w:pPr>
      <w:r w:rsidDel="00000000" w:rsidR="00000000" w:rsidRPr="00000000">
        <w:rPr>
          <w:rtl w:val="0"/>
        </w:rPr>
        <w:t xml:space="preserve">     “Well,” he said, “this is for the best.”</w:t>
      </w:r>
    </w:p>
    <w:p w:rsidR="00000000" w:rsidDel="00000000" w:rsidP="00000000" w:rsidRDefault="00000000" w:rsidRPr="00000000" w14:paraId="0000110B">
      <w:pPr>
        <w:spacing w:after="0" w:before="0" w:line="480" w:lineRule="auto"/>
        <w:ind w:left="720" w:firstLine="720"/>
        <w:rPr/>
      </w:pPr>
      <w:r w:rsidDel="00000000" w:rsidR="00000000" w:rsidRPr="00000000">
        <w:rPr>
          <w:rtl w:val="0"/>
        </w:rPr>
        <w:t xml:space="preserve">     Cold pressed against her neck as something clicked into place.</w:t>
      </w:r>
    </w:p>
    <w:p w:rsidR="00000000" w:rsidDel="00000000" w:rsidP="00000000" w:rsidRDefault="00000000" w:rsidRPr="00000000" w14:paraId="0000110C">
      <w:pPr>
        <w:spacing w:after="0" w:before="0" w:line="480" w:lineRule="auto"/>
        <w:ind w:left="720" w:firstLine="720"/>
        <w:rPr/>
      </w:pPr>
      <w:r w:rsidDel="00000000" w:rsidR="00000000" w:rsidRPr="00000000">
        <w:rPr>
          <w:rtl w:val="0"/>
        </w:rPr>
        <w:t xml:space="preserve">     “Now,” The Prime said, completely emotionless. “You will feel a strong vibration within your head. Clear your mind and relax your body. Do not fight it. Resistance will only make the process … unpleasant.”</w:t>
      </w:r>
    </w:p>
    <w:p w:rsidR="00000000" w:rsidDel="00000000" w:rsidP="00000000" w:rsidRDefault="00000000" w:rsidRPr="00000000" w14:paraId="0000110D">
      <w:pPr>
        <w:spacing w:after="0" w:before="0" w:line="480" w:lineRule="auto"/>
        <w:ind w:left="720" w:firstLine="720"/>
        <w:rPr/>
      </w:pPr>
      <w:r w:rsidDel="00000000" w:rsidR="00000000" w:rsidRPr="00000000">
        <w:rPr>
          <w:rtl w:val="0"/>
        </w:rPr>
        <w:t xml:space="preserve">     “Why?” Praew gasped, her body jerking against the restraints. “Must </w:t>
      </w:r>
      <w:r w:rsidDel="00000000" w:rsidR="00000000" w:rsidRPr="00000000">
        <w:rPr>
          <w:i w:val="1"/>
          <w:iCs w:val="1"/>
          <w:rtl w:val="0"/>
        </w:rPr>
        <w:t xml:space="preserve">everything</w:t>
      </w:r>
      <w:r w:rsidDel="00000000" w:rsidR="00000000" w:rsidRPr="00000000">
        <w:rPr>
          <w:rtl w:val="0"/>
        </w:rPr>
        <w:t xml:space="preserve"> be decided for me?!” Why can’t we choose anything in our own lives? Why are you so afraid of us?”</w:t>
      </w:r>
    </w:p>
    <w:p w:rsidR="00000000" w:rsidDel="00000000" w:rsidP="00000000" w:rsidRDefault="00000000" w:rsidRPr="00000000" w14:paraId="0000110E">
      <w:pPr>
        <w:spacing w:after="0" w:before="0" w:line="480" w:lineRule="auto"/>
        <w:ind w:left="720" w:firstLine="720"/>
        <w:rPr/>
      </w:pPr>
      <w:r w:rsidDel="00000000" w:rsidR="00000000" w:rsidRPr="00000000">
        <w:rPr>
          <w:rtl w:val="0"/>
        </w:rPr>
        <w:t xml:space="preserve">     “No, Noble one,” The Prime said. “I fear the story that begins with my end, and the end you are bound to begin.”</w:t>
      </w:r>
    </w:p>
    <w:p w:rsidR="00000000" w:rsidDel="00000000" w:rsidP="00000000" w:rsidRDefault="00000000" w:rsidRPr="00000000" w14:paraId="0000110F">
      <w:pPr>
        <w:spacing w:after="0" w:before="0" w:line="480" w:lineRule="auto"/>
        <w:ind w:left="720" w:firstLine="720"/>
        <w:rPr/>
      </w:pPr>
      <w:r w:rsidDel="00000000" w:rsidR="00000000" w:rsidRPr="00000000">
        <w:rPr>
          <w:rtl w:val="0"/>
        </w:rPr>
        <w:t xml:space="preserve">     The first pulse hit. A low, drumming thrummed inside her skull.</w:t>
      </w:r>
    </w:p>
    <w:p w:rsidR="00000000" w:rsidDel="00000000" w:rsidP="00000000" w:rsidRDefault="00000000" w:rsidRPr="00000000" w14:paraId="00001110">
      <w:pPr>
        <w:spacing w:after="0" w:before="0" w:line="480" w:lineRule="auto"/>
        <w:ind w:left="720" w:firstLine="720"/>
        <w:rPr>
          <w:i w:val="1"/>
          <w:iCs w:val="1"/>
        </w:rPr>
      </w:pPr>
      <w:r w:rsidDel="00000000" w:rsidR="00000000" w:rsidRPr="00000000">
        <w:rPr>
          <w:i w:val="1"/>
          <w:iCs w:val="1"/>
          <w:rtl w:val="0"/>
        </w:rPr>
        <w:t xml:space="preserve">No!</w:t>
      </w:r>
    </w:p>
    <w:p w:rsidR="00000000" w:rsidDel="00000000" w:rsidP="00000000" w:rsidRDefault="00000000" w:rsidRPr="00000000" w14:paraId="00001111">
      <w:pPr>
        <w:spacing w:after="0" w:before="0" w:line="480" w:lineRule="auto"/>
        <w:ind w:left="720" w:firstLine="720"/>
        <w:rPr/>
      </w:pPr>
      <w:r w:rsidDel="00000000" w:rsidR="00000000" w:rsidRPr="00000000">
        <w:rPr>
          <w:rtl w:val="0"/>
        </w:rPr>
        <w:t xml:space="preserve">Boom. Ka-boom. Boom. Ka-boom-boom.</w:t>
      </w:r>
    </w:p>
    <w:p w:rsidR="00000000" w:rsidDel="00000000" w:rsidP="00000000" w:rsidRDefault="00000000" w:rsidRPr="00000000" w14:paraId="00001112">
      <w:pPr>
        <w:spacing w:after="0" w:before="0" w:line="480" w:lineRule="auto"/>
        <w:ind w:left="720" w:firstLine="720"/>
        <w:rPr/>
      </w:pPr>
      <w:r w:rsidDel="00000000" w:rsidR="00000000" w:rsidRPr="00000000">
        <w:rPr>
          <w:rtl w:val="0"/>
        </w:rPr>
        <w:t xml:space="preserve">Boom. Ka-boom. Boom. Ka-boom-boom. Boom. </w:t>
      </w:r>
    </w:p>
    <w:p w:rsidR="00000000" w:rsidDel="00000000" w:rsidP="00000000" w:rsidRDefault="00000000" w:rsidRPr="00000000" w14:paraId="00001113">
      <w:pPr>
        <w:spacing w:after="0" w:before="0" w:line="480" w:lineRule="auto"/>
        <w:ind w:left="720" w:firstLine="720"/>
        <w:rPr/>
      </w:pPr>
      <w:r w:rsidDel="00000000" w:rsidR="00000000" w:rsidRPr="00000000">
        <w:rPr>
          <w:rtl w:val="0"/>
        </w:rPr>
        <w:t xml:space="preserve">She clenched her jaw. </w:t>
      </w:r>
    </w:p>
    <w:p w:rsidR="00000000" w:rsidDel="00000000" w:rsidP="00000000" w:rsidRDefault="00000000" w:rsidRPr="00000000" w14:paraId="00001114">
      <w:pPr>
        <w:spacing w:after="0" w:before="0" w:line="480" w:lineRule="auto"/>
        <w:ind w:left="720" w:firstLine="720"/>
        <w:rPr>
          <w:i w:val="1"/>
          <w:iCs w:val="1"/>
        </w:rPr>
      </w:pPr>
      <w:r w:rsidDel="00000000" w:rsidR="00000000" w:rsidRPr="00000000">
        <w:rPr>
          <w:i w:val="1"/>
          <w:iCs w:val="1"/>
          <w:rtl w:val="0"/>
        </w:rPr>
        <w:t xml:space="preserve">I will not! </w:t>
      </w:r>
    </w:p>
    <w:p w:rsidR="00000000" w:rsidDel="00000000" w:rsidP="00000000" w:rsidRDefault="00000000" w:rsidRPr="00000000" w14:paraId="00001115">
      <w:pPr>
        <w:spacing w:after="0" w:before="0" w:line="480" w:lineRule="auto"/>
        <w:ind w:left="720" w:firstLine="720"/>
        <w:rPr/>
      </w:pPr>
      <w:r w:rsidDel="00000000" w:rsidR="00000000" w:rsidRPr="00000000">
        <w:rPr>
          <w:rtl w:val="0"/>
        </w:rPr>
        <w:t xml:space="preserve">Boom. Ka-boom. Boom. Ka-boom-boom.</w:t>
      </w:r>
    </w:p>
    <w:p w:rsidR="00000000" w:rsidDel="00000000" w:rsidP="00000000" w:rsidRDefault="00000000" w:rsidRPr="00000000" w14:paraId="00001116">
      <w:pPr>
        <w:spacing w:after="0" w:before="0" w:line="480" w:lineRule="auto"/>
        <w:ind w:left="720" w:firstLine="720"/>
        <w:rPr/>
      </w:pPr>
      <w:r w:rsidDel="00000000" w:rsidR="00000000" w:rsidRPr="00000000">
        <w:rPr>
          <w:rtl w:val="0"/>
        </w:rPr>
        <w:t xml:space="preserve">Boom. Ka-boom. Boom. Ka-boom-boom. Boom. </w:t>
      </w:r>
    </w:p>
    <w:p w:rsidR="00000000" w:rsidDel="00000000" w:rsidP="00000000" w:rsidRDefault="00000000" w:rsidRPr="00000000" w14:paraId="00001117">
      <w:pPr>
        <w:spacing w:after="0" w:before="0" w:line="480" w:lineRule="auto"/>
        <w:ind w:left="720" w:firstLine="720"/>
        <w:rPr>
          <w:i w:val="1"/>
          <w:iCs w:val="1"/>
        </w:rPr>
      </w:pPr>
      <w:r w:rsidDel="00000000" w:rsidR="00000000" w:rsidRPr="00000000">
        <w:rPr>
          <w:i w:val="1"/>
          <w:iCs w:val="1"/>
          <w:rtl w:val="0"/>
        </w:rPr>
        <w:t xml:space="preserve">Let you! </w:t>
      </w:r>
    </w:p>
    <w:p w:rsidR="00000000" w:rsidDel="00000000" w:rsidP="00000000" w:rsidRDefault="00000000" w:rsidRPr="00000000" w14:paraId="00001118">
      <w:pPr>
        <w:spacing w:after="0" w:before="0" w:line="480" w:lineRule="auto"/>
        <w:ind w:left="720" w:firstLine="720"/>
        <w:rPr/>
      </w:pPr>
      <w:r w:rsidDel="00000000" w:rsidR="00000000" w:rsidRPr="00000000">
        <w:rPr>
          <w:rtl w:val="0"/>
        </w:rPr>
        <w:t xml:space="preserve">Boom. Ka-boom. Boom. Ka-boom-boom.</w:t>
      </w:r>
    </w:p>
    <w:p w:rsidR="00000000" w:rsidDel="00000000" w:rsidP="00000000" w:rsidRDefault="00000000" w:rsidRPr="00000000" w14:paraId="00001119">
      <w:pPr>
        <w:spacing w:after="0" w:before="0" w:line="480" w:lineRule="auto"/>
        <w:ind w:left="720" w:firstLine="720"/>
        <w:rPr/>
      </w:pPr>
      <w:r w:rsidDel="00000000" w:rsidR="00000000" w:rsidRPr="00000000">
        <w:rPr>
          <w:rtl w:val="0"/>
        </w:rPr>
        <w:t xml:space="preserve">Boom. Ka-boom. Boom. Ka-boom-boom. Boom. </w:t>
      </w:r>
    </w:p>
    <w:p w:rsidR="00000000" w:rsidDel="00000000" w:rsidP="00000000" w:rsidRDefault="00000000" w:rsidRPr="00000000" w14:paraId="0000111A">
      <w:pPr>
        <w:spacing w:after="0" w:before="0" w:line="480" w:lineRule="auto"/>
        <w:ind w:left="720" w:firstLine="720"/>
        <w:rPr/>
      </w:pPr>
      <w:r w:rsidDel="00000000" w:rsidR="00000000" w:rsidRPr="00000000">
        <w:rPr>
          <w:i w:val="1"/>
          <w:iCs w:val="1"/>
          <w:rtl w:val="0"/>
        </w:rPr>
        <w:t xml:space="preserve">Control…</w:t>
      </w:r>
      <w:r w:rsidDel="00000000" w:rsidR="00000000" w:rsidRPr="00000000">
        <w:rPr>
          <w:rtl w:val="0"/>
        </w:rPr>
        <w:t xml:space="preserve"> </w:t>
      </w:r>
    </w:p>
    <w:p w:rsidR="00000000" w:rsidDel="00000000" w:rsidP="00000000" w:rsidRDefault="00000000" w:rsidRPr="00000000" w14:paraId="0000111B">
      <w:pPr>
        <w:spacing w:after="0" w:before="0" w:line="480" w:lineRule="auto"/>
        <w:ind w:left="720" w:firstLine="720"/>
        <w:rPr/>
      </w:pPr>
      <w:r w:rsidDel="00000000" w:rsidR="00000000" w:rsidRPr="00000000">
        <w:rPr>
          <w:rtl w:val="0"/>
        </w:rPr>
        <w:t xml:space="preserve"> </w:t>
      </w:r>
      <w:sdt>
        <w:sdtPr>
          <w:id w:val="349671659"/>
          <w:tag w:val="goog_rdk_161"/>
        </w:sdtPr>
        <w:sdtContent>
          <w:commentRangeStart w:id="88"/>
        </w:sdtContent>
      </w:sdt>
      <w:r w:rsidDel="00000000" w:rsidR="00000000" w:rsidRPr="00000000">
        <w:rPr>
          <w:rtl w:val="0"/>
        </w:rPr>
        <w:t xml:space="preserve">Everything faded to black.</w:t>
      </w:r>
      <w:commentRangeEnd w:id="88"/>
      <w:r w:rsidDel="00000000" w:rsidR="00000000" w:rsidRPr="00000000">
        <w:commentReference w:id="88"/>
      </w:r>
      <w:r w:rsidDel="00000000" w:rsidR="00000000" w:rsidRPr="00000000">
        <w:rPr>
          <w:rtl w:val="0"/>
        </w:rPr>
      </w:r>
    </w:p>
    <w:p w:rsidR="00000000" w:rsidDel="00000000" w:rsidP="00000000" w:rsidRDefault="00000000" w:rsidRPr="00000000" w14:paraId="0000111C">
      <w:pPr>
        <w:spacing w:after="0" w:before="0" w:line="480" w:lineRule="auto"/>
        <w:ind w:left="720" w:firstLine="720"/>
        <w:rPr/>
      </w:pPr>
      <w:r w:rsidDel="00000000" w:rsidR="00000000" w:rsidRPr="00000000">
        <w:rPr>
          <w:rtl w:val="0"/>
        </w:rPr>
      </w:r>
    </w:p>
    <w:p w:rsidR="00000000" w:rsidDel="00000000" w:rsidP="00000000" w:rsidRDefault="00000000" w:rsidRPr="00000000" w14:paraId="0000111D">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111E">
      <w:pPr>
        <w:spacing w:after="0" w:before="0" w:line="480" w:lineRule="auto"/>
        <w:ind w:left="720" w:firstLine="720"/>
        <w:rPr/>
      </w:pPr>
      <w:r w:rsidDel="00000000" w:rsidR="00000000" w:rsidRPr="00000000">
        <w:rPr>
          <w:rtl w:val="0"/>
        </w:rPr>
      </w:r>
    </w:p>
    <w:p w:rsidR="00000000" w:rsidDel="00000000" w:rsidP="00000000" w:rsidRDefault="00000000" w:rsidRPr="00000000" w14:paraId="0000111F">
      <w:pPr>
        <w:spacing w:after="0" w:before="0" w:line="480" w:lineRule="auto"/>
        <w:ind w:left="720" w:firstLine="720"/>
        <w:rPr/>
      </w:pPr>
      <w:r w:rsidDel="00000000" w:rsidR="00000000" w:rsidRPr="00000000">
        <w:rPr>
          <w:rtl w:val="0"/>
        </w:rPr>
        <w:t xml:space="preserve">A distant voice called out to her.</w:t>
      </w:r>
    </w:p>
    <w:p w:rsidR="00000000" w:rsidDel="00000000" w:rsidP="00000000" w:rsidRDefault="00000000" w:rsidRPr="00000000" w14:paraId="00001120">
      <w:pPr>
        <w:spacing w:after="0" w:before="0" w:line="480" w:lineRule="auto"/>
        <w:ind w:left="720" w:firstLine="720"/>
        <w:rPr>
          <w:i w:val="1"/>
          <w:iCs w:val="1"/>
        </w:rPr>
      </w:pPr>
      <w:r w:rsidDel="00000000" w:rsidR="00000000" w:rsidRPr="00000000">
        <w:rPr>
          <w:i w:val="1"/>
          <w:iCs w:val="1"/>
          <w:rtl w:val="0"/>
        </w:rPr>
        <w:t xml:space="preserve">Mother? Why was she here? Where was here?</w:t>
      </w:r>
    </w:p>
    <w:p w:rsidR="00000000" w:rsidDel="00000000" w:rsidP="00000000" w:rsidRDefault="00000000" w:rsidRPr="00000000" w14:paraId="00001121">
      <w:pPr>
        <w:spacing w:after="0" w:before="0" w:line="480" w:lineRule="auto"/>
        <w:ind w:left="720" w:firstLine="720"/>
        <w:rPr/>
      </w:pPr>
      <w:r w:rsidDel="00000000" w:rsidR="00000000" w:rsidRPr="00000000">
        <w:rPr>
          <w:rtl w:val="0"/>
        </w:rPr>
        <w:t xml:space="preserve">She couldn’t shake the feeling that she was forgetting something… something important. Something more important than her own life. She needed to remember…</w:t>
      </w:r>
    </w:p>
    <w:p w:rsidR="00000000" w:rsidDel="00000000" w:rsidP="00000000" w:rsidRDefault="00000000" w:rsidRPr="00000000" w14:paraId="00001122">
      <w:pPr>
        <w:spacing w:after="0" w:before="0" w:line="480" w:lineRule="auto"/>
        <w:ind w:left="720" w:firstLine="720"/>
        <w:rPr/>
      </w:pPr>
      <w:r w:rsidDel="00000000" w:rsidR="00000000" w:rsidRPr="00000000">
        <w:rPr>
          <w:rtl w:val="0"/>
        </w:rPr>
        <w:t xml:space="preserve">Her mother and father wrapped her in a much-needed hug. “Remember, little pebble,” her father said fondly. “You must leave the city for now. Go on that adventure you always dreamed of. Don’t worry about us. We’re fine.”</w:t>
      </w:r>
    </w:p>
    <w:p w:rsidR="00000000" w:rsidDel="00000000" w:rsidP="00000000" w:rsidRDefault="00000000" w:rsidRPr="00000000" w14:paraId="00001123">
      <w:pPr>
        <w:spacing w:after="0" w:before="0" w:line="480" w:lineRule="auto"/>
        <w:ind w:left="720" w:firstLine="720"/>
        <w:rPr/>
      </w:pPr>
      <w:r w:rsidDel="00000000" w:rsidR="00000000" w:rsidRPr="00000000">
        <w:rPr>
          <w:rtl w:val="0"/>
        </w:rPr>
        <w:t xml:space="preserve">“Yes,” her mother agreed. “It sounds like a storm is brewing. Just never let the storm stop you. And only listen to others if your heart agrees.”</w:t>
      </w:r>
    </w:p>
    <w:p w:rsidR="00000000" w:rsidDel="00000000" w:rsidP="00000000" w:rsidRDefault="00000000" w:rsidRPr="00000000" w14:paraId="00001124">
      <w:pPr>
        <w:spacing w:after="0" w:before="0" w:line="480" w:lineRule="auto"/>
        <w:ind w:left="720" w:firstLine="720"/>
        <w:rPr/>
      </w:pPr>
      <w:r w:rsidDel="00000000" w:rsidR="00000000" w:rsidRPr="00000000">
        <w:rPr>
          <w:rtl w:val="0"/>
        </w:rPr>
        <w:t xml:space="preserve">“We love you,” they said together.</w:t>
      </w:r>
    </w:p>
    <w:p w:rsidR="00000000" w:rsidDel="00000000" w:rsidP="00000000" w:rsidRDefault="00000000" w:rsidRPr="00000000" w14:paraId="00001125">
      <w:pPr>
        <w:spacing w:after="0" w:before="0" w:line="480" w:lineRule="auto"/>
        <w:ind w:left="720" w:firstLine="720"/>
        <w:rPr/>
      </w:pPr>
      <w:r w:rsidDel="00000000" w:rsidR="00000000" w:rsidRPr="00000000">
        <w:rPr>
          <w:rtl w:val="0"/>
        </w:rPr>
        <w:t xml:space="preserve">“I love you too,” Praew said with a sniffle, burying her face in her parents— in her—</w:t>
      </w:r>
    </w:p>
    <w:p w:rsidR="00000000" w:rsidDel="00000000" w:rsidP="00000000" w:rsidRDefault="00000000" w:rsidRPr="00000000" w14:paraId="00001126">
      <w:pPr>
        <w:spacing w:after="0" w:before="0" w:line="480" w:lineRule="auto"/>
        <w:ind w:left="720" w:firstLine="720"/>
        <w:rPr>
          <w:i w:val="1"/>
          <w:iCs w:val="1"/>
        </w:rPr>
      </w:pPr>
      <w:r w:rsidDel="00000000" w:rsidR="00000000" w:rsidRPr="00000000">
        <w:rPr>
          <w:i w:val="1"/>
          <w:iCs w:val="1"/>
          <w:rtl w:val="0"/>
        </w:rPr>
        <w:t xml:space="preserve">What was I doing again?</w:t>
      </w:r>
    </w:p>
    <w:p w:rsidR="00000000" w:rsidDel="00000000" w:rsidP="00000000" w:rsidRDefault="00000000" w:rsidRPr="00000000" w14:paraId="00001127">
      <w:pPr>
        <w:spacing w:after="0" w:before="0" w:line="480" w:lineRule="auto"/>
        <w:ind w:left="720" w:firstLine="720"/>
        <w:rPr>
          <w:i w:val="1"/>
          <w:iCs w:val="1"/>
        </w:rPr>
      </w:pPr>
      <w:r w:rsidDel="00000000" w:rsidR="00000000" w:rsidRPr="00000000">
        <w:rPr>
          <w:i w:val="1"/>
          <w:iCs w:val="1"/>
          <w:rtl w:val="0"/>
        </w:rPr>
        <w:t xml:space="preserve">Ah. right. That’s what I needed to remember.</w:t>
      </w:r>
    </w:p>
    <w:p w:rsidR="00000000" w:rsidDel="00000000" w:rsidP="00000000" w:rsidRDefault="00000000" w:rsidRPr="00000000" w14:paraId="00001128">
      <w:pPr>
        <w:spacing w:after="0" w:before="0" w:line="480" w:lineRule="auto"/>
        <w:ind w:left="720" w:firstLine="720"/>
        <w:rPr/>
      </w:pPr>
      <w:r w:rsidDel="00000000" w:rsidR="00000000" w:rsidRPr="00000000">
        <w:rPr>
          <w:rtl w:val="0"/>
        </w:rPr>
        <w:t xml:space="preserve">“Ratrod! You blasted Ratrod! You have doomed us all!”</w:t>
      </w:r>
    </w:p>
    <w:p w:rsidR="00000000" w:rsidDel="00000000" w:rsidP="00000000" w:rsidRDefault="00000000" w:rsidRPr="00000000" w14:paraId="00001129">
      <w:pPr>
        <w:spacing w:after="0" w:before="0" w:line="480" w:lineRule="auto"/>
        <w:ind w:left="720" w:firstLine="720"/>
        <w:rPr>
          <w:i w:val="1"/>
          <w:iCs w:val="1"/>
        </w:rPr>
      </w:pPr>
      <w:r w:rsidDel="00000000" w:rsidR="00000000" w:rsidRPr="00000000">
        <w:rPr>
          <w:i w:val="1"/>
          <w:iCs w:val="1"/>
          <w:rtl w:val="0"/>
        </w:rPr>
        <w:t xml:space="preserve">Was that… The Prime?</w:t>
      </w:r>
    </w:p>
    <w:p w:rsidR="00000000" w:rsidDel="00000000" w:rsidP="00000000" w:rsidRDefault="00000000" w:rsidRPr="00000000" w14:paraId="0000112A">
      <w:pPr>
        <w:spacing w:after="0" w:before="0" w:line="480" w:lineRule="auto"/>
        <w:ind w:left="720" w:firstLine="720"/>
        <w:rPr/>
      </w:pPr>
      <w:r w:rsidDel="00000000" w:rsidR="00000000" w:rsidRPr="00000000">
        <w:rPr>
          <w:rtl w:val="0"/>
        </w:rPr>
        <w:t xml:space="preserve">“If we are, you can only blame your bolting self, Arthur.”</w:t>
      </w:r>
    </w:p>
    <w:p w:rsidR="00000000" w:rsidDel="00000000" w:rsidP="00000000" w:rsidRDefault="00000000" w:rsidRPr="00000000" w14:paraId="0000112B">
      <w:pPr>
        <w:spacing w:after="0" w:before="0" w:line="480" w:lineRule="auto"/>
        <w:ind w:left="720" w:firstLine="720"/>
        <w:rPr>
          <w:i w:val="1"/>
          <w:iCs w:val="1"/>
        </w:rPr>
      </w:pPr>
      <w:r w:rsidDel="00000000" w:rsidR="00000000" w:rsidRPr="00000000">
        <w:rPr>
          <w:i w:val="1"/>
          <w:iCs w:val="1"/>
          <w:rtl w:val="0"/>
        </w:rPr>
        <w:t xml:space="preserve">Strange. For a flicker, it almost sounded like… Godric. But it couldn’t be. Why would The Prime and Godric be in my home?</w:t>
      </w:r>
    </w:p>
    <w:p w:rsidR="00000000" w:rsidDel="00000000" w:rsidP="00000000" w:rsidRDefault="00000000" w:rsidRPr="00000000" w14:paraId="0000112C">
      <w:pPr>
        <w:spacing w:after="0" w:before="0" w:line="480" w:lineRule="auto"/>
        <w:ind w:left="0" w:firstLine="0"/>
        <w:rPr>
          <w:b w:val="1"/>
          <w:bCs w:val="1"/>
          <w:sz w:val="28"/>
          <w:szCs w:val="28"/>
          <w:u w:val="single"/>
        </w:rPr>
        <w:sectPr>
          <w:headerReference r:id="rId9" w:type="default"/>
          <w:footerReference r:id="rId10" w:type="default"/>
          <w:pgSz w:h="15840" w:w="12240" w:orient="portrait"/>
          <w:pgMar w:bottom="1440" w:top="1440" w:left="720" w:right="1440" w:header="720" w:footer="720"/>
          <w:pgNumType w:start="1"/>
        </w:sectPr>
      </w:pPr>
      <w:r w:rsidDel="00000000" w:rsidR="00000000" w:rsidRPr="00000000">
        <w:rPr>
          <w:rtl w:val="0"/>
        </w:rPr>
      </w:r>
    </w:p>
    <w:p w:rsidR="00000000" w:rsidDel="00000000" w:rsidP="00000000" w:rsidRDefault="00000000" w:rsidRPr="00000000" w14:paraId="0000112D">
      <w:pPr>
        <w:spacing w:line="480" w:lineRule="auto"/>
        <w:ind w:left="720" w:firstLine="720"/>
        <w:rPr/>
      </w:pPr>
      <w:r w:rsidDel="00000000" w:rsidR="00000000" w:rsidRPr="00000000">
        <w:rPr>
          <w:rtl w:val="0"/>
        </w:rPr>
      </w:r>
    </w:p>
    <w:p w:rsidR="00000000" w:rsidDel="00000000" w:rsidP="00000000" w:rsidRDefault="00000000" w:rsidRPr="00000000" w14:paraId="0000112E">
      <w:pPr>
        <w:spacing w:line="480" w:lineRule="auto"/>
        <w:ind w:left="720" w:firstLine="720"/>
        <w:rPr/>
      </w:pPr>
      <w:r w:rsidDel="00000000" w:rsidR="00000000" w:rsidRPr="00000000">
        <w:rPr>
          <w:rtl w:val="0"/>
        </w:rPr>
      </w:r>
    </w:p>
    <w:p w:rsidR="00000000" w:rsidDel="00000000" w:rsidP="00000000" w:rsidRDefault="00000000" w:rsidRPr="00000000" w14:paraId="0000112F">
      <w:pPr>
        <w:spacing w:line="480" w:lineRule="auto"/>
        <w:ind w:left="720" w:firstLine="720"/>
        <w:rPr/>
      </w:pPr>
      <w:r w:rsidDel="00000000" w:rsidR="00000000" w:rsidRPr="00000000">
        <w:rPr>
          <w:rtl w:val="0"/>
        </w:rPr>
      </w:r>
    </w:p>
    <w:p w:rsidR="00000000" w:rsidDel="00000000" w:rsidP="00000000" w:rsidRDefault="00000000" w:rsidRPr="00000000" w14:paraId="00001130">
      <w:pPr>
        <w:pStyle w:val="Heading2"/>
        <w:spacing w:after="0" w:before="240" w:line="480" w:lineRule="auto"/>
        <w:ind w:left="720" w:firstLine="720"/>
        <w:jc w:val="center"/>
        <w:rPr/>
      </w:pPr>
      <w:bookmarkStart w:colFirst="0" w:colLast="0" w:name="_heading=h.m0epff3ekfvl" w:id="18"/>
      <w:bookmarkEnd w:id="18"/>
      <w:r w:rsidDel="00000000" w:rsidR="00000000" w:rsidRPr="00000000">
        <w:rPr>
          <w:b w:val="1"/>
          <w:bCs w:val="1"/>
          <w:sz w:val="28"/>
          <w:szCs w:val="28"/>
          <w:u w:val="single"/>
          <w:rtl w:val="0"/>
        </w:rPr>
        <w:t xml:space="preserve">Chapter 18 - Picking Up the Spear</w:t>
      </w:r>
      <w:r w:rsidDel="00000000" w:rsidR="00000000" w:rsidRPr="00000000">
        <w:rPr>
          <w:rtl w:val="0"/>
        </w:rPr>
        <w:t xml:space="preserve"> </w:t>
      </w:r>
    </w:p>
    <w:p w:rsidR="00000000" w:rsidDel="00000000" w:rsidP="00000000" w:rsidRDefault="00000000" w:rsidRPr="00000000" w14:paraId="00001131">
      <w:pPr>
        <w:spacing w:line="480" w:lineRule="auto"/>
        <w:ind w:left="720" w:firstLine="0"/>
        <w:jc w:val="center"/>
        <w:rPr/>
      </w:pPr>
      <w:r w:rsidDel="00000000" w:rsidR="00000000" w:rsidRPr="00000000">
        <w:rPr>
          <w:rtl w:val="0"/>
        </w:rPr>
      </w:r>
    </w:p>
    <w:p w:rsidR="00000000" w:rsidDel="00000000" w:rsidP="00000000" w:rsidRDefault="00000000" w:rsidRPr="00000000" w14:paraId="00001132">
      <w:pPr>
        <w:spacing w:line="480" w:lineRule="auto"/>
        <w:ind w:left="720" w:firstLine="720"/>
        <w:jc w:val="center"/>
        <w:rPr>
          <w:i w:val="1"/>
          <w:iCs w:val="1"/>
          <w:color w:val="ff0000"/>
        </w:rPr>
      </w:pPr>
      <w:r w:rsidDel="00000000" w:rsidR="00000000" w:rsidRPr="00000000">
        <w:rPr>
          <w:i w:val="1"/>
          <w:iCs w:val="1"/>
          <w:color w:val="ff0000"/>
          <w:rtl w:val="0"/>
        </w:rPr>
        <w:t xml:space="preserve">“Change is on the horizon. Who are we to stand in its way?”</w:t>
      </w:r>
    </w:p>
    <w:p w:rsidR="00000000" w:rsidDel="00000000" w:rsidP="00000000" w:rsidRDefault="00000000" w:rsidRPr="00000000" w14:paraId="00001133">
      <w:pPr>
        <w:spacing w:line="480" w:lineRule="auto"/>
        <w:ind w:left="720" w:firstLine="720"/>
        <w:rPr/>
      </w:pPr>
      <w:r w:rsidDel="00000000" w:rsidR="00000000" w:rsidRPr="00000000">
        <w:rPr>
          <w:rtl w:val="0"/>
        </w:rPr>
      </w:r>
    </w:p>
    <w:p w:rsidR="00000000" w:rsidDel="00000000" w:rsidP="00000000" w:rsidRDefault="00000000" w:rsidRPr="00000000" w14:paraId="00001134">
      <w:pPr>
        <w:spacing w:line="480" w:lineRule="auto"/>
        <w:ind w:left="720" w:firstLine="720"/>
        <w:rPr/>
      </w:pPr>
      <w:r w:rsidDel="00000000" w:rsidR="00000000" w:rsidRPr="00000000">
        <w:rPr>
          <w:rtl w:val="0"/>
        </w:rPr>
      </w:r>
    </w:p>
    <w:p w:rsidR="00000000" w:rsidDel="00000000" w:rsidP="00000000" w:rsidRDefault="00000000" w:rsidRPr="00000000" w14:paraId="00001135">
      <w:pPr>
        <w:spacing w:line="480" w:lineRule="auto"/>
        <w:ind w:left="720" w:firstLine="720"/>
        <w:rPr/>
      </w:pPr>
      <w:r w:rsidDel="00000000" w:rsidR="00000000" w:rsidRPr="00000000">
        <w:rPr>
          <w:rtl w:val="0"/>
        </w:rPr>
      </w:r>
    </w:p>
    <w:p w:rsidR="00000000" w:rsidDel="00000000" w:rsidP="00000000" w:rsidRDefault="00000000" w:rsidRPr="00000000" w14:paraId="00001136">
      <w:pPr>
        <w:spacing w:line="480" w:lineRule="auto"/>
        <w:ind w:left="720" w:firstLine="720"/>
        <w:rPr/>
      </w:pPr>
      <w:r w:rsidDel="00000000" w:rsidR="00000000" w:rsidRPr="00000000">
        <w:rPr>
          <w:rtl w:val="0"/>
        </w:rPr>
      </w:r>
    </w:p>
    <w:p w:rsidR="00000000" w:rsidDel="00000000" w:rsidP="00000000" w:rsidRDefault="00000000" w:rsidRPr="00000000" w14:paraId="00001137">
      <w:pPr>
        <w:spacing w:line="480" w:lineRule="auto"/>
        <w:ind w:left="720" w:firstLine="720"/>
        <w:rPr/>
      </w:pPr>
      <w:r w:rsidDel="00000000" w:rsidR="00000000" w:rsidRPr="00000000">
        <w:rPr>
          <w:rtl w:val="0"/>
        </w:rPr>
        <w:t xml:space="preserve">Her vision snapped back. The Prime was on the floor, tied up. Godric stood beside her with an embedded white Vitricite crystal spear pointed toward The Prime.</w:t>
      </w:r>
    </w:p>
    <w:p w:rsidR="00000000" w:rsidDel="00000000" w:rsidP="00000000" w:rsidRDefault="00000000" w:rsidRPr="00000000" w14:paraId="00001138">
      <w:pPr>
        <w:spacing w:after="0" w:before="0" w:line="480" w:lineRule="auto"/>
        <w:ind w:left="720" w:firstLine="720"/>
        <w:rPr/>
      </w:pPr>
      <w:r w:rsidDel="00000000" w:rsidR="00000000" w:rsidRPr="00000000">
        <w:rPr>
          <w:rtl w:val="0"/>
        </w:rPr>
        <w:t xml:space="preserve">“Stone Face?” Praew called out.</w:t>
      </w:r>
    </w:p>
    <w:p w:rsidR="00000000" w:rsidDel="00000000" w:rsidP="00000000" w:rsidRDefault="00000000" w:rsidRPr="00000000" w14:paraId="00001139">
      <w:pPr>
        <w:spacing w:after="0" w:before="0" w:line="480" w:lineRule="auto"/>
        <w:ind w:left="720" w:firstLine="720"/>
        <w:rPr/>
      </w:pPr>
      <w:r w:rsidDel="00000000" w:rsidR="00000000" w:rsidRPr="00000000">
        <w:rPr>
          <w:rtl w:val="0"/>
        </w:rPr>
        <w:t xml:space="preserve">“Good,” Godric said. “It worked.”</w:t>
      </w:r>
    </w:p>
    <w:p w:rsidR="00000000" w:rsidDel="00000000" w:rsidP="00000000" w:rsidRDefault="00000000" w:rsidRPr="00000000" w14:paraId="0000113A">
      <w:pPr>
        <w:spacing w:after="0" w:before="0" w:line="480" w:lineRule="auto"/>
        <w:ind w:left="720" w:firstLine="720"/>
        <w:rPr/>
      </w:pPr>
      <w:r w:rsidDel="00000000" w:rsidR="00000000" w:rsidRPr="00000000">
        <w:rPr>
          <w:rtl w:val="0"/>
        </w:rPr>
        <w:t xml:space="preserve">The Prime’s voice was raw and furious. “Godric, don’t tell me you truly believe that beast is still somehow human?”</w:t>
      </w:r>
    </w:p>
    <w:p w:rsidR="00000000" w:rsidDel="00000000" w:rsidP="00000000" w:rsidRDefault="00000000" w:rsidRPr="00000000" w14:paraId="0000113B">
      <w:pPr>
        <w:spacing w:after="0" w:before="0" w:line="480" w:lineRule="auto"/>
        <w:ind w:left="720" w:firstLine="720"/>
        <w:rPr/>
      </w:pPr>
      <w:r w:rsidDel="00000000" w:rsidR="00000000" w:rsidRPr="00000000">
        <w:rPr>
          <w:rtl w:val="0"/>
        </w:rPr>
        <w:t xml:space="preserve">Godric’s expression didn’t change. His grip didn’t waver. He simply sighed. “I don’t know about a beast. I just see how you’ve been treating my students. A crime punishable by death.”</w:t>
      </w:r>
    </w:p>
    <w:p w:rsidR="00000000" w:rsidDel="00000000" w:rsidP="00000000" w:rsidRDefault="00000000" w:rsidRPr="00000000" w14:paraId="0000113C">
      <w:pPr>
        <w:spacing w:after="0" w:before="0" w:line="480" w:lineRule="auto"/>
        <w:ind w:left="720" w:firstLine="720"/>
        <w:rPr/>
      </w:pPr>
      <w:r w:rsidDel="00000000" w:rsidR="00000000" w:rsidRPr="00000000">
        <w:rPr>
          <w:rtl w:val="0"/>
        </w:rPr>
        <w:t xml:space="preserve">The Prime choked in surprise. His eyes widened, his voice shaking. “You! You wouldn’t dare!”</w:t>
      </w:r>
    </w:p>
    <w:p w:rsidR="00000000" w:rsidDel="00000000" w:rsidP="00000000" w:rsidRDefault="00000000" w:rsidRPr="00000000" w14:paraId="0000113D">
      <w:pPr>
        <w:spacing w:after="0" w:before="0" w:line="480" w:lineRule="auto"/>
        <w:ind w:left="720" w:firstLine="720"/>
        <w:rPr/>
      </w:pPr>
      <w:r w:rsidDel="00000000" w:rsidR="00000000" w:rsidRPr="00000000">
        <w:rPr>
          <w:rtl w:val="0"/>
        </w:rPr>
        <w:t xml:space="preserve">Godric stabbed the spear blade down into the stone. While it stood upright, he released restraints and retrieved an EchoStone from behind her. “Come on,” he said. “We can’t stay here.”</w:t>
      </w:r>
    </w:p>
    <w:p w:rsidR="00000000" w:rsidDel="00000000" w:rsidP="00000000" w:rsidRDefault="00000000" w:rsidRPr="00000000" w14:paraId="0000113E">
      <w:pPr>
        <w:spacing w:after="0" w:before="0" w:line="480" w:lineRule="auto"/>
        <w:ind w:left="720" w:firstLine="720"/>
        <w:rPr>
          <w:i w:val="1"/>
          <w:iCs w:val="1"/>
        </w:rPr>
      </w:pPr>
      <w:r w:rsidDel="00000000" w:rsidR="00000000" w:rsidRPr="00000000">
        <w:rPr>
          <w:i w:val="1"/>
          <w:iCs w:val="1"/>
          <w:rtl w:val="0"/>
        </w:rPr>
        <w:t xml:space="preserve">Praew looked back at the stone slab. What happened to the BoltStone?</w:t>
      </w:r>
    </w:p>
    <w:p w:rsidR="00000000" w:rsidDel="00000000" w:rsidP="00000000" w:rsidRDefault="00000000" w:rsidRPr="00000000" w14:paraId="0000113F">
      <w:pPr>
        <w:spacing w:after="0" w:before="0" w:line="480" w:lineRule="auto"/>
        <w:ind w:left="720" w:firstLine="720"/>
        <w:rPr/>
      </w:pPr>
      <w:r w:rsidDel="00000000" w:rsidR="00000000" w:rsidRPr="00000000">
        <w:rPr>
          <w:rtl w:val="0"/>
        </w:rPr>
        <w:t xml:space="preserve">Her limbs felt weak, but she pushed herself up, forcing her body to move. They made their way out of the chamber, away from the awful stone slab.</w:t>
      </w:r>
    </w:p>
    <w:p w:rsidR="00000000" w:rsidDel="00000000" w:rsidP="00000000" w:rsidRDefault="00000000" w:rsidRPr="00000000" w14:paraId="00001140">
      <w:pPr>
        <w:spacing w:after="0" w:before="0" w:line="480" w:lineRule="auto"/>
        <w:ind w:left="720" w:firstLine="720"/>
        <w:rPr/>
      </w:pPr>
      <w:r w:rsidDel="00000000" w:rsidR="00000000" w:rsidRPr="00000000">
        <w:rPr>
          <w:rtl w:val="0"/>
        </w:rPr>
        <w:t xml:space="preserve">Behind them, The Prime shouted, “Godric Rivers! You bring her back right now, or I will hunt you to the ends of the world!”</w:t>
      </w:r>
    </w:p>
    <w:p w:rsidR="00000000" w:rsidDel="00000000" w:rsidP="00000000" w:rsidRDefault="00000000" w:rsidRPr="00000000" w14:paraId="00001141">
      <w:pPr>
        <w:spacing w:after="0" w:before="0" w:line="480" w:lineRule="auto"/>
        <w:ind w:left="720" w:firstLine="720"/>
        <w:rPr/>
      </w:pPr>
      <w:sdt>
        <w:sdtPr>
          <w:id w:val="-484776335"/>
          <w:tag w:val="goog_rdk_162"/>
        </w:sdtPr>
        <w:sdtContent>
          <w:commentRangeStart w:id="89"/>
        </w:sdtContent>
      </w:sdt>
      <w:r w:rsidDel="00000000" w:rsidR="00000000" w:rsidRPr="00000000">
        <w:rPr>
          <w:rtl w:val="0"/>
        </w:rPr>
        <w:t xml:space="preserve">Godric didn’t stop. He exhaled. “Goodbye, brother.”</w:t>
      </w:r>
      <w:commentRangeEnd w:id="89"/>
      <w:r w:rsidDel="00000000" w:rsidR="00000000" w:rsidRPr="00000000">
        <w:commentReference w:id="89"/>
      </w:r>
      <w:r w:rsidDel="00000000" w:rsidR="00000000" w:rsidRPr="00000000">
        <w:rPr>
          <w:rtl w:val="0"/>
        </w:rPr>
      </w:r>
    </w:p>
    <w:p w:rsidR="00000000" w:rsidDel="00000000" w:rsidP="00000000" w:rsidRDefault="00000000" w:rsidRPr="00000000" w14:paraId="00001142">
      <w:pPr>
        <w:spacing w:after="0" w:before="0" w:line="480" w:lineRule="auto"/>
        <w:ind w:left="720" w:firstLine="720"/>
        <w:rPr/>
      </w:pPr>
      <w:sdt>
        <w:sdtPr>
          <w:id w:val="-721391684"/>
          <w:tag w:val="goog_rdk_163"/>
        </w:sdtPr>
        <w:sdtContent>
          <w:commentRangeStart w:id="90"/>
        </w:sdtContent>
      </w:sdt>
      <w:sdt>
        <w:sdtPr>
          <w:id w:val="1065765579"/>
          <w:tag w:val="goog_rdk_164"/>
        </w:sdtPr>
        <w:sdtContent>
          <w:commentRangeStart w:id="91"/>
        </w:sdtContent>
      </w:sdt>
      <w:r w:rsidDel="00000000" w:rsidR="00000000" w:rsidRPr="00000000">
        <w:rPr>
          <w:rtl w:val="0"/>
        </w:rPr>
        <w:t xml:space="preserve">He pulled his Hunter’s cloak from his shoulders and draped it over Praew. “Wear this in case we get separated.”</w:t>
      </w:r>
    </w:p>
    <w:p w:rsidR="00000000" w:rsidDel="00000000" w:rsidP="00000000" w:rsidRDefault="00000000" w:rsidRPr="00000000" w14:paraId="00001143">
      <w:pPr>
        <w:spacing w:after="0" w:before="0" w:line="480" w:lineRule="auto"/>
        <w:ind w:left="720" w:firstLine="720"/>
        <w:rPr/>
      </w:pPr>
      <w:r w:rsidDel="00000000" w:rsidR="00000000" w:rsidRPr="00000000">
        <w:rPr>
          <w:rtl w:val="0"/>
        </w:rPr>
        <w:t xml:space="preserve">She clutched the fabric, heart racing. He was taking her to the Second Floor? Toward the Gate to the surface?</w:t>
      </w:r>
      <w:commentRangeEnd w:id="90"/>
      <w:r w:rsidDel="00000000" w:rsidR="00000000" w:rsidRPr="00000000">
        <w:commentReference w:id="90"/>
      </w:r>
      <w:commentRangeEnd w:id="91"/>
      <w:r w:rsidDel="00000000" w:rsidR="00000000" w:rsidRPr="00000000">
        <w:commentReference w:id="91"/>
      </w:r>
      <w:r w:rsidDel="00000000" w:rsidR="00000000" w:rsidRPr="00000000">
        <w:rPr>
          <w:rtl w:val="0"/>
        </w:rPr>
      </w:r>
    </w:p>
    <w:p w:rsidR="00000000" w:rsidDel="00000000" w:rsidP="00000000" w:rsidRDefault="00000000" w:rsidRPr="00000000" w14:paraId="00001144">
      <w:pPr>
        <w:spacing w:after="0" w:before="0" w:line="480" w:lineRule="auto"/>
        <w:ind w:left="720" w:firstLine="720"/>
        <w:rPr/>
      </w:pPr>
      <w:r w:rsidDel="00000000" w:rsidR="00000000" w:rsidRPr="00000000">
        <w:rPr>
          <w:rtl w:val="0"/>
        </w:rPr>
        <w:t xml:space="preserve">Her mind reeled.</w:t>
      </w:r>
    </w:p>
    <w:p w:rsidR="00000000" w:rsidDel="00000000" w:rsidP="00000000" w:rsidRDefault="00000000" w:rsidRPr="00000000" w14:paraId="00001145">
      <w:pPr>
        <w:spacing w:after="0" w:before="0" w:line="480" w:lineRule="auto"/>
        <w:ind w:left="720" w:firstLine="720"/>
        <w:rPr/>
      </w:pPr>
      <w:r w:rsidDel="00000000" w:rsidR="00000000" w:rsidRPr="00000000">
        <w:rPr>
          <w:rtl w:val="0"/>
        </w:rPr>
        <w:t xml:space="preserve">Godric’s voice snapped like a whip. “We need to leave the city, Praew. I know you’re worried about your parents, but—”</w:t>
      </w:r>
    </w:p>
    <w:p w:rsidR="00000000" w:rsidDel="00000000" w:rsidP="00000000" w:rsidRDefault="00000000" w:rsidRPr="00000000" w14:paraId="00001146">
      <w:pPr>
        <w:spacing w:after="0" w:before="0" w:line="480" w:lineRule="auto"/>
        <w:ind w:left="720" w:firstLine="720"/>
        <w:rPr/>
      </w:pPr>
      <w:r w:rsidDel="00000000" w:rsidR="00000000" w:rsidRPr="00000000">
        <w:rPr>
          <w:rtl w:val="0"/>
        </w:rPr>
        <w:t xml:space="preserve">She gave an exhausted shrug. “There’s no reason to worry about them. They will live. If he kills them, I have no reason to return, right?”</w:t>
      </w:r>
    </w:p>
    <w:p w:rsidR="00000000" w:rsidDel="00000000" w:rsidP="00000000" w:rsidRDefault="00000000" w:rsidRPr="00000000" w14:paraId="00001147">
      <w:pPr>
        <w:spacing w:after="0" w:before="0" w:line="480" w:lineRule="auto"/>
        <w:ind w:left="720" w:firstLine="720"/>
        <w:rPr/>
      </w:pPr>
      <w:r w:rsidDel="00000000" w:rsidR="00000000" w:rsidRPr="00000000">
        <w:rPr>
          <w:rtl w:val="0"/>
        </w:rPr>
        <w:t xml:space="preserve">Godric frowned, then nodded.</w:t>
      </w:r>
    </w:p>
    <w:p w:rsidR="00000000" w:rsidDel="00000000" w:rsidP="00000000" w:rsidRDefault="00000000" w:rsidRPr="00000000" w14:paraId="00001148">
      <w:pPr>
        <w:spacing w:after="0" w:before="0" w:line="480" w:lineRule="auto"/>
        <w:ind w:left="720" w:firstLine="720"/>
        <w:rPr/>
      </w:pPr>
      <w:r w:rsidDel="00000000" w:rsidR="00000000" w:rsidRPr="00000000">
        <w:rPr>
          <w:rtl w:val="0"/>
        </w:rPr>
        <w:t xml:space="preserve">“We will get your parents out later,” he said. “If we can.”</w:t>
      </w:r>
    </w:p>
    <w:p w:rsidR="00000000" w:rsidDel="00000000" w:rsidP="00000000" w:rsidRDefault="00000000" w:rsidRPr="00000000" w14:paraId="00001149">
      <w:pPr>
        <w:spacing w:after="0" w:before="0" w:line="480" w:lineRule="auto"/>
        <w:ind w:left="720" w:firstLine="720"/>
        <w:rPr/>
      </w:pPr>
      <w:r w:rsidDel="00000000" w:rsidR="00000000" w:rsidRPr="00000000">
        <w:rPr>
          <w:rtl w:val="0"/>
        </w:rPr>
        <w:t xml:space="preserve">Her breath was ragged. </w:t>
      </w:r>
      <w:r w:rsidDel="00000000" w:rsidR="00000000" w:rsidRPr="00000000">
        <w:rPr>
          <w:i w:val="1"/>
          <w:iCs w:val="1"/>
          <w:rtl w:val="0"/>
        </w:rPr>
        <w:t xml:space="preserve">Don’t Hunters avoid traveling at night? No. Don’t think about that now. I must leave the city for now. And besides, I have Godric with me. I can finally go on that adventure I always dreamed of. I can handle this.</w:t>
      </w:r>
      <w:r w:rsidDel="00000000" w:rsidR="00000000" w:rsidRPr="00000000">
        <w:rPr>
          <w:rtl w:val="0"/>
        </w:rPr>
      </w:r>
    </w:p>
    <w:p w:rsidR="00000000" w:rsidDel="00000000" w:rsidP="00000000" w:rsidRDefault="00000000" w:rsidRPr="00000000" w14:paraId="0000114A">
      <w:pPr>
        <w:spacing w:after="0" w:before="0" w:line="480" w:lineRule="auto"/>
        <w:ind w:left="720" w:firstLine="720"/>
        <w:rPr/>
      </w:pPr>
      <w:r w:rsidDel="00000000" w:rsidR="00000000" w:rsidRPr="00000000">
        <w:rPr>
          <w:rtl w:val="0"/>
        </w:rPr>
        <w:t xml:space="preserve">“You’ll be fine for now,” Godric said as they climbed toward the surface tunnels. “You’ll find it harder to breathe as you acclimate, but never stop running. You understand, girl?”</w:t>
      </w:r>
    </w:p>
    <w:p w:rsidR="00000000" w:rsidDel="00000000" w:rsidP="00000000" w:rsidRDefault="00000000" w:rsidRPr="00000000" w14:paraId="0000114B">
      <w:pPr>
        <w:spacing w:after="0" w:before="0" w:line="480" w:lineRule="auto"/>
        <w:ind w:left="720" w:firstLine="720"/>
        <w:rPr/>
      </w:pPr>
      <w:r w:rsidDel="00000000" w:rsidR="00000000" w:rsidRPr="00000000">
        <w:rPr>
          <w:rtl w:val="0"/>
        </w:rPr>
        <w:t xml:space="preserve">Praew swallowed hard and nodded.</w:t>
      </w:r>
    </w:p>
    <w:p w:rsidR="00000000" w:rsidDel="00000000" w:rsidP="00000000" w:rsidRDefault="00000000" w:rsidRPr="00000000" w14:paraId="0000114C">
      <w:pPr>
        <w:spacing w:after="0" w:before="0" w:line="480" w:lineRule="auto"/>
        <w:ind w:left="720" w:firstLine="720"/>
        <w:rPr/>
      </w:pPr>
      <w:r w:rsidDel="00000000" w:rsidR="00000000" w:rsidRPr="00000000">
        <w:rPr>
          <w:rtl w:val="0"/>
        </w:rPr>
        <w:t xml:space="preserve">Gate after gate, they climbed the slanted path. No guard dared question Silver Wing Godric. Each barrier opened the moment Godric approached.</w:t>
      </w:r>
    </w:p>
    <w:p w:rsidR="00000000" w:rsidDel="00000000" w:rsidP="00000000" w:rsidRDefault="00000000" w:rsidRPr="00000000" w14:paraId="0000114D">
      <w:pPr>
        <w:spacing w:after="0" w:before="0" w:line="480" w:lineRule="auto"/>
        <w:ind w:left="720" w:firstLine="720"/>
        <w:rPr/>
      </w:pPr>
      <w:r w:rsidDel="00000000" w:rsidR="00000000" w:rsidRPr="00000000">
        <w:rPr>
          <w:rtl w:val="0"/>
        </w:rPr>
        <w:t xml:space="preserve">Near the surface, something shifted. The air changed. She couldn’t tell if it was the BoltStone in her chest or the surface itself, but electricity surged. Her hair stood on end. A crackle hummed through the air.</w:t>
      </w:r>
    </w:p>
    <w:p w:rsidR="00000000" w:rsidDel="00000000" w:rsidP="00000000" w:rsidRDefault="00000000" w:rsidRPr="00000000" w14:paraId="0000114E">
      <w:pPr>
        <w:spacing w:after="0" w:before="0" w:line="480" w:lineRule="auto"/>
        <w:ind w:left="720" w:firstLine="720"/>
        <w:rPr/>
      </w:pPr>
      <w:r w:rsidDel="00000000" w:rsidR="00000000" w:rsidRPr="00000000">
        <w:rPr>
          <w:rtl w:val="0"/>
        </w:rPr>
        <w:t xml:space="preserve">Only one gate remained. A barred gate that teased Praew with a peek at her first sunrise. One more gate until freedom. A freedom that was now impossible.</w:t>
      </w:r>
    </w:p>
    <w:p w:rsidR="00000000" w:rsidDel="00000000" w:rsidP="00000000" w:rsidRDefault="00000000" w:rsidRPr="00000000" w14:paraId="0000114F">
      <w:pPr>
        <w:spacing w:after="0" w:before="0" w:line="480" w:lineRule="auto"/>
        <w:ind w:left="720" w:firstLine="720"/>
        <w:rPr/>
      </w:pPr>
      <w:r w:rsidDel="00000000" w:rsidR="00000000" w:rsidRPr="00000000">
        <w:rPr>
          <w:rtl w:val="0"/>
        </w:rPr>
        <w:t xml:space="preserve">Six Embedded warriors in identical masks stood between Praew and freedom. In front of them was Renwick with a smug grin on his face.</w:t>
      </w:r>
    </w:p>
    <w:p w:rsidR="00000000" w:rsidDel="00000000" w:rsidP="00000000" w:rsidRDefault="00000000" w:rsidRPr="00000000" w14:paraId="00001150">
      <w:pPr>
        <w:spacing w:after="0" w:before="0" w:line="480" w:lineRule="auto"/>
        <w:ind w:left="720" w:firstLine="720"/>
        <w:rPr/>
      </w:pPr>
      <w:r w:rsidDel="00000000" w:rsidR="00000000" w:rsidRPr="00000000">
        <w:rPr>
          <w:rtl w:val="0"/>
        </w:rPr>
        <w:t xml:space="preserve">Praew’s heart sank.</w:t>
      </w:r>
    </w:p>
    <w:p w:rsidR="00000000" w:rsidDel="00000000" w:rsidP="00000000" w:rsidRDefault="00000000" w:rsidRPr="00000000" w14:paraId="00001151">
      <w:pPr>
        <w:spacing w:after="0" w:before="0" w:line="480" w:lineRule="auto"/>
        <w:ind w:left="720" w:firstLine="720"/>
        <w:rPr/>
      </w:pPr>
      <w:r w:rsidDel="00000000" w:rsidR="00000000" w:rsidRPr="00000000">
        <w:rPr>
          <w:rtl w:val="0"/>
        </w:rPr>
        <w:t xml:space="preserve">It was over. </w:t>
      </w:r>
      <w:r w:rsidDel="00000000" w:rsidR="00000000" w:rsidRPr="00000000">
        <w:rPr>
          <w:i w:val="1"/>
          <w:iCs w:val="1"/>
          <w:rtl w:val="0"/>
        </w:rPr>
        <w:t xml:space="preserve">At least I was able to breathe fresh air once. She tried to reassure herself, but—</w:t>
      </w:r>
      <w:r w:rsidDel="00000000" w:rsidR="00000000" w:rsidRPr="00000000">
        <w:rPr>
          <w:rtl w:val="0"/>
        </w:rPr>
      </w:r>
    </w:p>
    <w:p w:rsidR="00000000" w:rsidDel="00000000" w:rsidP="00000000" w:rsidRDefault="00000000" w:rsidRPr="00000000" w14:paraId="00001152">
      <w:pPr>
        <w:spacing w:after="0" w:before="0" w:line="480" w:lineRule="auto"/>
        <w:ind w:left="720" w:firstLine="720"/>
        <w:rPr/>
      </w:pPr>
      <w:r w:rsidDel="00000000" w:rsidR="00000000" w:rsidRPr="00000000">
        <w:rPr>
          <w:rtl w:val="0"/>
        </w:rPr>
        <w:t xml:space="preserve">Godric thrust his spear. The weapon launched toward the gate—then impact. A detonation of force. A surged ForceStone?</w:t>
      </w:r>
    </w:p>
    <w:p w:rsidR="00000000" w:rsidDel="00000000" w:rsidP="00000000" w:rsidRDefault="00000000" w:rsidRPr="00000000" w14:paraId="00001153">
      <w:pPr>
        <w:spacing w:after="0" w:before="0" w:line="480" w:lineRule="auto"/>
        <w:ind w:left="720" w:firstLine="720"/>
        <w:rPr/>
      </w:pPr>
      <w:r w:rsidDel="00000000" w:rsidR="00000000" w:rsidRPr="00000000">
        <w:rPr>
          <w:rtl w:val="0"/>
        </w:rPr>
        <w:t xml:space="preserve">Praew barely had time to guess before the shockwave tore through the air. Renwick and the six Embedded warriors were scattered across the floor. And the gate? A human-sized hole gaped in its center.</w:t>
      </w:r>
    </w:p>
    <w:p w:rsidR="00000000" w:rsidDel="00000000" w:rsidP="00000000" w:rsidRDefault="00000000" w:rsidRPr="00000000" w14:paraId="00001154">
      <w:pPr>
        <w:spacing w:after="0" w:before="0" w:line="480" w:lineRule="auto"/>
        <w:ind w:left="720" w:firstLine="720"/>
        <w:rPr>
          <w:i w:val="1"/>
          <w:iCs w:val="1"/>
        </w:rPr>
      </w:pPr>
      <w:r w:rsidDel="00000000" w:rsidR="00000000" w:rsidRPr="00000000">
        <w:rPr>
          <w:i w:val="1"/>
          <w:iCs w:val="1"/>
          <w:rtl w:val="0"/>
        </w:rPr>
        <w:t xml:space="preserve">Freedom.</w:t>
      </w:r>
    </w:p>
    <w:p w:rsidR="00000000" w:rsidDel="00000000" w:rsidP="00000000" w:rsidRDefault="00000000" w:rsidRPr="00000000" w14:paraId="00001155">
      <w:pPr>
        <w:spacing w:after="0" w:before="0" w:line="480" w:lineRule="auto"/>
        <w:ind w:left="720" w:firstLine="720"/>
        <w:rPr/>
      </w:pPr>
      <w:r w:rsidDel="00000000" w:rsidR="00000000" w:rsidRPr="00000000">
        <w:rPr>
          <w:rtl w:val="0"/>
        </w:rPr>
        <w:t xml:space="preserve">Praew’s lungs gave out. She bent over, coughing. Couldn’t breathe.</w:t>
      </w:r>
    </w:p>
    <w:p w:rsidR="00000000" w:rsidDel="00000000" w:rsidP="00000000" w:rsidRDefault="00000000" w:rsidRPr="00000000" w14:paraId="00001156">
      <w:pPr>
        <w:spacing w:after="0" w:before="0" w:line="480" w:lineRule="auto"/>
        <w:ind w:left="720" w:firstLine="720"/>
        <w:rPr/>
      </w:pPr>
      <w:r w:rsidDel="00000000" w:rsidR="00000000" w:rsidRPr="00000000">
        <w:rPr>
          <w:rtl w:val="0"/>
        </w:rPr>
        <w:t xml:space="preserve">Godric’s grip caught her arm, then flung her through the hole in the gate, </w:t>
      </w:r>
      <w:sdt>
        <w:sdtPr>
          <w:id w:val="-72554215"/>
          <w:tag w:val="goog_rdk_165"/>
        </w:sdtPr>
        <w:sdtContent>
          <w:commentRangeStart w:id="92"/>
        </w:sdtContent>
      </w:sdt>
      <w:r w:rsidDel="00000000" w:rsidR="00000000" w:rsidRPr="00000000">
        <w:rPr>
          <w:rtl w:val="0"/>
        </w:rPr>
        <w:t xml:space="preserve">up to the surface.</w:t>
      </w:r>
      <w:commentRangeEnd w:id="92"/>
      <w:r w:rsidDel="00000000" w:rsidR="00000000" w:rsidRPr="00000000">
        <w:commentReference w:id="92"/>
      </w:r>
      <w:r w:rsidDel="00000000" w:rsidR="00000000" w:rsidRPr="00000000">
        <w:rPr>
          <w:rtl w:val="0"/>
        </w:rPr>
      </w:r>
    </w:p>
    <w:p w:rsidR="00000000" w:rsidDel="00000000" w:rsidP="00000000" w:rsidRDefault="00000000" w:rsidRPr="00000000" w14:paraId="00001157">
      <w:pPr>
        <w:spacing w:after="0" w:before="0" w:line="480" w:lineRule="auto"/>
        <w:ind w:left="720" w:firstLine="720"/>
        <w:rPr/>
      </w:pPr>
      <w:r w:rsidDel="00000000" w:rsidR="00000000" w:rsidRPr="00000000">
        <w:rPr>
          <w:rtl w:val="0"/>
        </w:rPr>
        <w:t xml:space="preserve">“Go!”</w:t>
      </w:r>
    </w:p>
    <w:p w:rsidR="00000000" w:rsidDel="00000000" w:rsidP="00000000" w:rsidRDefault="00000000" w:rsidRPr="00000000" w14:paraId="00001158">
      <w:pPr>
        <w:spacing w:after="0" w:before="0" w:line="480" w:lineRule="auto"/>
        <w:ind w:left="720" w:firstLine="720"/>
        <w:rPr/>
      </w:pPr>
      <w:r w:rsidDel="00000000" w:rsidR="00000000" w:rsidRPr="00000000">
        <w:rPr>
          <w:rtl w:val="0"/>
        </w:rPr>
        <w:t xml:space="preserve">Praew staggered forward, then turned to look back at him.</w:t>
      </w:r>
    </w:p>
    <w:p w:rsidR="00000000" w:rsidDel="00000000" w:rsidP="00000000" w:rsidRDefault="00000000" w:rsidRPr="00000000" w14:paraId="00001159">
      <w:pPr>
        <w:spacing w:after="0" w:before="0" w:line="480" w:lineRule="auto"/>
        <w:ind w:left="720" w:firstLine="720"/>
        <w:rPr/>
      </w:pPr>
      <w:r w:rsidDel="00000000" w:rsidR="00000000" w:rsidRPr="00000000">
        <w:rPr>
          <w:rtl w:val="0"/>
        </w:rPr>
        <w:t xml:space="preserve">She saw the back of her hero. The man she had idolized since childhood. Standing. Guarding the gate. Facing certain death, all to save her.</w:t>
      </w:r>
    </w:p>
    <w:p w:rsidR="00000000" w:rsidDel="00000000" w:rsidP="00000000" w:rsidRDefault="00000000" w:rsidRPr="00000000" w14:paraId="0000115A">
      <w:pPr>
        <w:spacing w:after="0" w:before="0" w:line="480" w:lineRule="auto"/>
        <w:ind w:left="720" w:firstLine="720"/>
        <w:rPr/>
      </w:pPr>
      <w:r w:rsidDel="00000000" w:rsidR="00000000" w:rsidRPr="00000000">
        <w:rPr>
          <w:rtl w:val="0"/>
        </w:rPr>
        <w:t xml:space="preserve">Something crushed her chest.</w:t>
      </w:r>
    </w:p>
    <w:p w:rsidR="00000000" w:rsidDel="00000000" w:rsidP="00000000" w:rsidRDefault="00000000" w:rsidRPr="00000000" w14:paraId="0000115B">
      <w:pPr>
        <w:spacing w:after="0" w:before="0" w:line="480" w:lineRule="auto"/>
        <w:ind w:left="720" w:firstLine="720"/>
        <w:rPr/>
      </w:pPr>
      <w:r w:rsidDel="00000000" w:rsidR="00000000" w:rsidRPr="00000000">
        <w:rPr>
          <w:rtl w:val="0"/>
        </w:rPr>
        <w:t xml:space="preserve">She had judged him so unfairly. Thought him emotionless. Though he showed the emotions of stone, he was truly a man who cared. He cared about his students, his city, and his people.</w:t>
      </w:r>
    </w:p>
    <w:p w:rsidR="00000000" w:rsidDel="00000000" w:rsidP="00000000" w:rsidRDefault="00000000" w:rsidRPr="00000000" w14:paraId="0000115C">
      <w:pPr>
        <w:spacing w:after="0" w:before="0" w:line="480" w:lineRule="auto"/>
        <w:ind w:left="720" w:firstLine="720"/>
        <w:rPr>
          <w:i w:val="1"/>
          <w:iCs w:val="1"/>
        </w:rPr>
      </w:pPr>
      <w:r w:rsidDel="00000000" w:rsidR="00000000" w:rsidRPr="00000000">
        <w:rPr>
          <w:i w:val="1"/>
          <w:iCs w:val="1"/>
          <w:rtl w:val="0"/>
        </w:rPr>
        <w:t xml:space="preserve">Why couldn’t you have been the Prime?</w:t>
      </w:r>
    </w:p>
    <w:p w:rsidR="00000000" w:rsidDel="00000000" w:rsidP="00000000" w:rsidRDefault="00000000" w:rsidRPr="00000000" w14:paraId="0000115D">
      <w:pPr>
        <w:spacing w:after="0" w:before="0" w:line="480" w:lineRule="auto"/>
        <w:ind w:left="720" w:firstLine="720"/>
        <w:rPr/>
      </w:pPr>
      <w:r w:rsidDel="00000000" w:rsidR="00000000" w:rsidRPr="00000000">
        <w:rPr>
          <w:rtl w:val="0"/>
        </w:rPr>
        <w:t xml:space="preserve">“Can’t you come with me?” she pleaded.</w:t>
      </w:r>
    </w:p>
    <w:p w:rsidR="00000000" w:rsidDel="00000000" w:rsidP="00000000" w:rsidRDefault="00000000" w:rsidRPr="00000000" w14:paraId="0000115E">
      <w:pPr>
        <w:spacing w:after="0" w:before="0" w:line="480" w:lineRule="auto"/>
        <w:ind w:left="720" w:firstLine="720"/>
        <w:rPr/>
      </w:pPr>
      <w:r w:rsidDel="00000000" w:rsidR="00000000" w:rsidRPr="00000000">
        <w:rPr>
          <w:rtl w:val="0"/>
        </w:rPr>
        <w:t xml:space="preserve">Godric didn’t turn. Didn’t hesitate. His voice was firm.</w:t>
      </w:r>
    </w:p>
    <w:p w:rsidR="00000000" w:rsidDel="00000000" w:rsidP="00000000" w:rsidRDefault="00000000" w:rsidRPr="00000000" w14:paraId="0000115F">
      <w:pPr>
        <w:spacing w:after="0" w:before="0" w:line="480" w:lineRule="auto"/>
        <w:ind w:left="720" w:firstLine="720"/>
        <w:rPr/>
      </w:pPr>
      <w:r w:rsidDel="00000000" w:rsidR="00000000" w:rsidRPr="00000000">
        <w:rPr>
          <w:rtl w:val="0"/>
        </w:rPr>
        <w:t xml:space="preserve">“Do you think you’re the only victim?”</w:t>
      </w:r>
    </w:p>
    <w:p w:rsidR="00000000" w:rsidDel="00000000" w:rsidP="00000000" w:rsidRDefault="00000000" w:rsidRPr="00000000" w14:paraId="00001160">
      <w:pPr>
        <w:spacing w:after="0" w:before="0" w:line="480" w:lineRule="auto"/>
        <w:ind w:left="720" w:firstLine="720"/>
        <w:rPr/>
      </w:pPr>
      <w:r w:rsidDel="00000000" w:rsidR="00000000" w:rsidRPr="00000000">
        <w:rPr>
          <w:rtl w:val="0"/>
        </w:rPr>
        <w:t xml:space="preserve">The six Embedded were already rising to their feet.</w:t>
      </w:r>
    </w:p>
    <w:p w:rsidR="00000000" w:rsidDel="00000000" w:rsidP="00000000" w:rsidRDefault="00000000" w:rsidRPr="00000000" w14:paraId="00001161">
      <w:pPr>
        <w:spacing w:after="0" w:before="0" w:line="480" w:lineRule="auto"/>
        <w:ind w:left="720" w:firstLine="720"/>
        <w:rPr/>
      </w:pPr>
      <w:r w:rsidDel="00000000" w:rsidR="00000000" w:rsidRPr="00000000">
        <w:rPr>
          <w:rtl w:val="0"/>
        </w:rPr>
        <w:t xml:space="preserve">Praew froze. She knew that quote. And finally, she understood.</w:t>
      </w:r>
    </w:p>
    <w:p w:rsidR="00000000" w:rsidDel="00000000" w:rsidP="00000000" w:rsidRDefault="00000000" w:rsidRPr="00000000" w14:paraId="00001162">
      <w:pPr>
        <w:spacing w:after="0" w:before="0" w:line="480" w:lineRule="auto"/>
        <w:ind w:left="720" w:firstLine="720"/>
        <w:rPr/>
      </w:pPr>
      <w:r w:rsidDel="00000000" w:rsidR="00000000" w:rsidRPr="00000000">
        <w:rPr>
          <w:rtl w:val="0"/>
        </w:rPr>
        <w:t xml:space="preserve">Godric knew he might die here. He could probably escape if he left now.</w:t>
      </w:r>
    </w:p>
    <w:p w:rsidR="00000000" w:rsidDel="00000000" w:rsidP="00000000" w:rsidRDefault="00000000" w:rsidRPr="00000000" w14:paraId="00001163">
      <w:pPr>
        <w:spacing w:after="0" w:before="0" w:line="480" w:lineRule="auto"/>
        <w:ind w:left="720" w:firstLine="720"/>
        <w:rPr/>
      </w:pPr>
      <w:r w:rsidDel="00000000" w:rsidR="00000000" w:rsidRPr="00000000">
        <w:rPr>
          <w:rtl w:val="0"/>
        </w:rPr>
        <w:t xml:space="preserve">But he wouldn’t. He couldn’t leave the city defenseless against The Prime’s cruelty.</w:t>
      </w:r>
    </w:p>
    <w:p w:rsidR="00000000" w:rsidDel="00000000" w:rsidP="00000000" w:rsidRDefault="00000000" w:rsidRPr="00000000" w14:paraId="00001164">
      <w:pPr>
        <w:spacing w:after="0" w:before="0" w:line="480" w:lineRule="auto"/>
        <w:ind w:left="720" w:firstLine="720"/>
        <w:rPr/>
      </w:pPr>
      <w:r w:rsidDel="00000000" w:rsidR="00000000" w:rsidRPr="00000000">
        <w:rPr>
          <w:rtl w:val="0"/>
        </w:rPr>
        <w:t xml:space="preserve">He couldn’t live knowing he didn’t try.</w:t>
      </w:r>
    </w:p>
    <w:p w:rsidR="00000000" w:rsidDel="00000000" w:rsidP="00000000" w:rsidRDefault="00000000" w:rsidRPr="00000000" w14:paraId="00001165">
      <w:pPr>
        <w:spacing w:after="0" w:before="0" w:line="480" w:lineRule="auto"/>
        <w:ind w:left="720" w:firstLine="720"/>
        <w:rPr/>
      </w:pPr>
      <w:r w:rsidDel="00000000" w:rsidR="00000000" w:rsidRPr="00000000">
        <w:rPr>
          <w:rtl w:val="0"/>
        </w:rPr>
        <w:t xml:space="preserve">Her vision blurred. Her feet moved. She ran.</w:t>
      </w:r>
    </w:p>
    <w:p w:rsidR="00000000" w:rsidDel="00000000" w:rsidP="00000000" w:rsidRDefault="00000000" w:rsidRPr="00000000" w14:paraId="00001166">
      <w:pPr>
        <w:spacing w:after="0" w:before="0" w:line="480" w:lineRule="auto"/>
        <w:ind w:left="720" w:firstLine="720"/>
        <w:rPr/>
      </w:pPr>
      <w:r w:rsidDel="00000000" w:rsidR="00000000" w:rsidRPr="00000000">
        <w:rPr>
          <w:rtl w:val="0"/>
        </w:rPr>
        <w:t xml:space="preserve">But she turned back one last time. She had one thing left to say.</w:t>
      </w:r>
    </w:p>
    <w:p w:rsidR="00000000" w:rsidDel="00000000" w:rsidP="00000000" w:rsidRDefault="00000000" w:rsidRPr="00000000" w14:paraId="00001167">
      <w:pPr>
        <w:spacing w:after="0" w:before="0" w:line="480" w:lineRule="auto"/>
        <w:ind w:left="720" w:firstLine="720"/>
        <w:rPr/>
      </w:pPr>
      <w:r w:rsidDel="00000000" w:rsidR="00000000" w:rsidRPr="00000000">
        <w:rPr>
          <w:rtl w:val="0"/>
        </w:rPr>
        <w:t xml:space="preserve">She cupped her hands and yelled, “Thank you for picking up your spear to face the storm!”</w:t>
      </w:r>
    </w:p>
    <w:p w:rsidR="00000000" w:rsidDel="00000000" w:rsidP="00000000" w:rsidRDefault="00000000" w:rsidRPr="00000000" w14:paraId="00001168">
      <w:pPr>
        <w:spacing w:after="0" w:before="0" w:line="480" w:lineRule="auto"/>
        <w:ind w:left="720" w:firstLine="720"/>
        <w:rPr/>
      </w:pPr>
      <w:r w:rsidDel="00000000" w:rsidR="00000000" w:rsidRPr="00000000">
        <w:rPr>
          <w:rtl w:val="0"/>
        </w:rPr>
        <w:t xml:space="preserve">The words rang out over the battlefield. A quote from his book — </w:t>
      </w:r>
      <w:r w:rsidDel="00000000" w:rsidR="00000000" w:rsidRPr="00000000">
        <w:rPr>
          <w:i w:val="1"/>
          <w:iCs w:val="1"/>
          <w:rtl w:val="0"/>
        </w:rPr>
        <w:t xml:space="preserve">Crescent Moon </w:t>
      </w:r>
      <w:r w:rsidDel="00000000" w:rsidR="00000000" w:rsidRPr="00000000">
        <w:rPr>
          <w:i w:val="1"/>
          <w:iCs w:val="1"/>
          <w:rtl w:val="0"/>
        </w:rPr>
        <w:t xml:space="preserve">Srevlis. </w:t>
      </w:r>
      <w:r w:rsidDel="00000000" w:rsidR="00000000" w:rsidRPr="00000000">
        <w:rPr>
          <w:rtl w:val="0"/>
        </w:rPr>
      </w:r>
    </w:p>
    <w:p w:rsidR="00000000" w:rsidDel="00000000" w:rsidP="00000000" w:rsidRDefault="00000000" w:rsidRPr="00000000" w14:paraId="00001169">
      <w:pPr>
        <w:spacing w:after="0" w:before="0" w:line="480" w:lineRule="auto"/>
        <w:ind w:left="720" w:firstLine="720"/>
        <w:rPr/>
      </w:pPr>
      <w:r w:rsidDel="00000000" w:rsidR="00000000" w:rsidRPr="00000000">
        <w:rPr>
          <w:rtl w:val="0"/>
        </w:rPr>
        <w:t xml:space="preserve">Godric’s stance didn’t falter. His grip on the spear tightened.</w:t>
      </w:r>
    </w:p>
    <w:p w:rsidR="00000000" w:rsidDel="00000000" w:rsidP="00000000" w:rsidRDefault="00000000" w:rsidRPr="00000000" w14:paraId="0000116A">
      <w:pPr>
        <w:spacing w:after="0" w:before="0" w:line="480" w:lineRule="auto"/>
        <w:ind w:left="720" w:firstLine="720"/>
        <w:rPr/>
      </w:pPr>
      <w:r w:rsidDel="00000000" w:rsidR="00000000" w:rsidRPr="00000000">
        <w:rPr>
          <w:rtl w:val="0"/>
        </w:rPr>
        <w:t xml:space="preserve">Then—</w:t>
      </w:r>
    </w:p>
    <w:p w:rsidR="00000000" w:rsidDel="00000000" w:rsidP="00000000" w:rsidRDefault="00000000" w:rsidRPr="00000000" w14:paraId="0000116B">
      <w:pPr>
        <w:spacing w:after="0" w:before="0" w:line="480" w:lineRule="auto"/>
        <w:ind w:left="720" w:firstLine="720"/>
        <w:rPr/>
      </w:pPr>
      <w:r w:rsidDel="00000000" w:rsidR="00000000" w:rsidRPr="00000000">
        <w:rPr>
          <w:rtl w:val="0"/>
        </w:rPr>
        <w:t xml:space="preserve">He raised it.</w:t>
      </w:r>
    </w:p>
    <w:p w:rsidR="00000000" w:rsidDel="00000000" w:rsidP="00000000" w:rsidRDefault="00000000" w:rsidRPr="00000000" w14:paraId="0000116C">
      <w:pPr>
        <w:spacing w:after="0" w:before="0" w:line="480" w:lineRule="auto"/>
        <w:ind w:left="720" w:firstLine="720"/>
        <w:rPr/>
      </w:pPr>
      <w:r w:rsidDel="00000000" w:rsidR="00000000" w:rsidRPr="00000000">
        <w:rPr>
          <w:rtl w:val="0"/>
        </w:rPr>
        <w:t xml:space="preserve">A silent goodbye.</w:t>
      </w:r>
    </w:p>
    <w:p w:rsidR="00000000" w:rsidDel="00000000" w:rsidP="00000000" w:rsidRDefault="00000000" w:rsidRPr="00000000" w14:paraId="0000116D">
      <w:pPr>
        <w:spacing w:after="0" w:before="0" w:line="480" w:lineRule="auto"/>
        <w:ind w:left="720" w:firstLine="720"/>
        <w:rPr/>
      </w:pPr>
      <w:r w:rsidDel="00000000" w:rsidR="00000000" w:rsidRPr="00000000">
        <w:rPr>
          <w:rtl w:val="0"/>
        </w:rPr>
        <w:t xml:space="preserve">Explosions erupted.</w:t>
      </w:r>
    </w:p>
    <w:p w:rsidR="00000000" w:rsidDel="00000000" w:rsidP="00000000" w:rsidRDefault="00000000" w:rsidRPr="00000000" w14:paraId="0000116E">
      <w:pPr>
        <w:spacing w:after="0" w:before="0" w:line="480" w:lineRule="auto"/>
        <w:ind w:left="720" w:firstLine="720"/>
        <w:rPr/>
      </w:pPr>
      <w:r w:rsidDel="00000000" w:rsidR="00000000" w:rsidRPr="00000000">
        <w:rPr>
          <w:rtl w:val="0"/>
        </w:rPr>
        <w:t xml:space="preserve">They followed her. No matter how far she ran.</w:t>
      </w:r>
    </w:p>
    <w:p w:rsidR="00000000" w:rsidDel="00000000" w:rsidP="00000000" w:rsidRDefault="00000000" w:rsidRPr="00000000" w14:paraId="0000116F">
      <w:pPr>
        <w:spacing w:after="0" w:before="0" w:line="480" w:lineRule="auto"/>
        <w:ind w:left="720" w:firstLine="720"/>
        <w:rPr/>
      </w:pPr>
      <w:r w:rsidDel="00000000" w:rsidR="00000000" w:rsidRPr="00000000">
        <w:rPr>
          <w:rtl w:val="0"/>
        </w:rPr>
        <w:t xml:space="preserve">Every step was a risk. Every breath a gamble.</w:t>
      </w:r>
    </w:p>
    <w:p w:rsidR="00000000" w:rsidDel="00000000" w:rsidP="00000000" w:rsidRDefault="00000000" w:rsidRPr="00000000" w14:paraId="00001170">
      <w:pPr>
        <w:spacing w:after="0" w:before="0" w:line="480" w:lineRule="auto"/>
        <w:ind w:left="720" w:firstLine="720"/>
        <w:rPr/>
      </w:pPr>
      <w:sdt>
        <w:sdtPr>
          <w:id w:val="1454926806"/>
          <w:tag w:val="goog_rdk_166"/>
        </w:sdtPr>
        <w:sdtContent>
          <w:commentRangeStart w:id="93"/>
        </w:sdtContent>
      </w:sdt>
      <w:r w:rsidDel="00000000" w:rsidR="00000000" w:rsidRPr="00000000">
        <w:rPr>
          <w:rtl w:val="0"/>
        </w:rPr>
        <w:t xml:space="preserve">Every sound, agony. Electricity crackled from the BoltStone in her chest, dancing across her skin, biting into her nerves. The ground was alive. The very act of running was testing fate.</w:t>
      </w:r>
    </w:p>
    <w:p w:rsidR="00000000" w:rsidDel="00000000" w:rsidP="00000000" w:rsidRDefault="00000000" w:rsidRPr="00000000" w14:paraId="00001171">
      <w:pPr>
        <w:spacing w:after="0" w:before="0" w:line="480" w:lineRule="auto"/>
        <w:ind w:left="720" w:firstLine="720"/>
        <w:rPr/>
      </w:pPr>
      <w:r w:rsidDel="00000000" w:rsidR="00000000" w:rsidRPr="00000000">
        <w:rPr>
          <w:rtl w:val="0"/>
        </w:rPr>
        <w:t xml:space="preserve">She was triggering stones everywhere.</w:t>
      </w:r>
      <w:commentRangeEnd w:id="93"/>
      <w:r w:rsidDel="00000000" w:rsidR="00000000" w:rsidRPr="00000000">
        <w:commentReference w:id="93"/>
      </w:r>
      <w:r w:rsidDel="00000000" w:rsidR="00000000" w:rsidRPr="00000000">
        <w:rPr>
          <w:rtl w:val="0"/>
        </w:rPr>
      </w:r>
    </w:p>
    <w:p w:rsidR="00000000" w:rsidDel="00000000" w:rsidP="00000000" w:rsidRDefault="00000000" w:rsidRPr="00000000" w14:paraId="00001172">
      <w:pPr>
        <w:spacing w:after="0" w:before="0" w:line="480" w:lineRule="auto"/>
        <w:ind w:left="720" w:firstLine="720"/>
        <w:rPr/>
      </w:pPr>
      <w:r w:rsidDel="00000000" w:rsidR="00000000" w:rsidRPr="00000000">
        <w:rPr>
          <w:rtl w:val="0"/>
        </w:rPr>
        <w:t xml:space="preserve">Her foot landed too hard on a ClamorStone, and thunder screamed back at her. A shockwave of sound exploded, ringing through her skull, reverberating in her bones. She gritted her teeth and kept moving.</w:t>
      </w:r>
    </w:p>
    <w:p w:rsidR="00000000" w:rsidDel="00000000" w:rsidP="00000000" w:rsidRDefault="00000000" w:rsidRPr="00000000" w14:paraId="00001173">
      <w:pPr>
        <w:spacing w:after="0" w:before="0" w:line="480" w:lineRule="auto"/>
        <w:ind w:left="720" w:firstLine="720"/>
        <w:rPr/>
      </w:pPr>
      <w:r w:rsidDel="00000000" w:rsidR="00000000" w:rsidRPr="00000000">
        <w:rPr>
          <w:rtl w:val="0"/>
        </w:rPr>
        <w:t xml:space="preserve">A ZephyrStone howled as a gust slammed into her side. She skidded, nearly losing her footing, barely staying upright.</w:t>
      </w:r>
    </w:p>
    <w:p w:rsidR="00000000" w:rsidDel="00000000" w:rsidP="00000000" w:rsidRDefault="00000000" w:rsidRPr="00000000" w14:paraId="00001174">
      <w:pPr>
        <w:spacing w:after="0" w:before="0" w:line="480" w:lineRule="auto"/>
        <w:ind w:left="720" w:firstLine="720"/>
        <w:rPr/>
      </w:pPr>
      <w:r w:rsidDel="00000000" w:rsidR="00000000" w:rsidRPr="00000000">
        <w:rPr>
          <w:rtl w:val="0"/>
        </w:rPr>
        <w:t xml:space="preserve">Her body felt stronger. She should’ve collapsed. Should’ve broken something.</w:t>
      </w:r>
    </w:p>
    <w:p w:rsidR="00000000" w:rsidDel="00000000" w:rsidP="00000000" w:rsidRDefault="00000000" w:rsidRPr="00000000" w14:paraId="00001175">
      <w:pPr>
        <w:spacing w:after="0" w:before="0" w:line="480" w:lineRule="auto"/>
        <w:ind w:left="720" w:firstLine="720"/>
        <w:rPr/>
      </w:pPr>
      <w:r w:rsidDel="00000000" w:rsidR="00000000" w:rsidRPr="00000000">
        <w:rPr>
          <w:rtl w:val="0"/>
        </w:rPr>
        <w:t xml:space="preserve">She didn’t.</w:t>
      </w:r>
    </w:p>
    <w:p w:rsidR="00000000" w:rsidDel="00000000" w:rsidP="00000000" w:rsidRDefault="00000000" w:rsidRPr="00000000" w14:paraId="00001176">
      <w:pPr>
        <w:spacing w:after="0" w:before="0" w:line="480" w:lineRule="auto"/>
        <w:ind w:left="720" w:firstLine="720"/>
        <w:rPr>
          <w:i w:val="1"/>
          <w:iCs w:val="1"/>
        </w:rPr>
      </w:pPr>
      <w:r w:rsidDel="00000000" w:rsidR="00000000" w:rsidRPr="00000000">
        <w:rPr>
          <w:rtl w:val="0"/>
        </w:rPr>
        <w:t xml:space="preserve">Her stamina was impossible. Her durability, inhuman. </w:t>
      </w:r>
      <w:r w:rsidDel="00000000" w:rsidR="00000000" w:rsidRPr="00000000">
        <w:rPr>
          <w:i w:val="1"/>
          <w:iCs w:val="1"/>
          <w:rtl w:val="0"/>
        </w:rPr>
        <w:t xml:space="preserve">Did the BoltStone change me somehow?</w:t>
      </w:r>
    </w:p>
    <w:p w:rsidR="00000000" w:rsidDel="00000000" w:rsidP="00000000" w:rsidRDefault="00000000" w:rsidRPr="00000000" w14:paraId="00001177">
      <w:pPr>
        <w:spacing w:after="0" w:before="0" w:line="480" w:lineRule="auto"/>
        <w:ind w:left="720" w:firstLine="720"/>
        <w:rPr/>
      </w:pPr>
      <w:r w:rsidDel="00000000" w:rsidR="00000000" w:rsidRPr="00000000">
        <w:rPr>
          <w:rtl w:val="0"/>
        </w:rPr>
        <w:t xml:space="preserve">Her electrical discharge grazed a ForceStone nearby. A pulse of pure force slammed into her ribs, launching her into the air. She tumbled, the impact knocking the breath from her lungs.</w:t>
      </w:r>
    </w:p>
    <w:p w:rsidR="00000000" w:rsidDel="00000000" w:rsidP="00000000" w:rsidRDefault="00000000" w:rsidRPr="00000000" w14:paraId="00001178">
      <w:pPr>
        <w:spacing w:after="0" w:before="0" w:line="480" w:lineRule="auto"/>
        <w:ind w:left="720" w:firstLine="720"/>
        <w:rPr/>
      </w:pPr>
      <w:r w:rsidDel="00000000" w:rsidR="00000000" w:rsidRPr="00000000">
        <w:rPr>
          <w:rtl w:val="0"/>
        </w:rPr>
        <w:t xml:space="preserve">She landed gasping, limbs trembling, but nothing was broken.</w:t>
      </w:r>
    </w:p>
    <w:p w:rsidR="00000000" w:rsidDel="00000000" w:rsidP="00000000" w:rsidRDefault="00000000" w:rsidRPr="00000000" w14:paraId="00001179">
      <w:pPr>
        <w:spacing w:after="0" w:before="0" w:line="480" w:lineRule="auto"/>
        <w:ind w:left="720" w:firstLine="720"/>
        <w:rPr/>
      </w:pPr>
      <w:r w:rsidDel="00000000" w:rsidR="00000000" w:rsidRPr="00000000">
        <w:rPr>
          <w:rtl w:val="0"/>
        </w:rPr>
        <w:t xml:space="preserve">A massive SolarStone filled the </w:t>
      </w:r>
      <w:r w:rsidDel="00000000" w:rsidR="00000000" w:rsidRPr="00000000">
        <w:rPr>
          <w:rtl w:val="0"/>
        </w:rPr>
        <w:t xml:space="preserve">horizon. </w:t>
      </w:r>
      <w:r w:rsidDel="00000000" w:rsidR="00000000" w:rsidRPr="00000000">
        <w:rPr>
          <w:rtl w:val="0"/>
        </w:rPr>
        <w:t xml:space="preserve">It radiated a pure, vengeful light, intensifying by the second. The glare pierced her vision, white-hot and searing. She squinted, but it was no use. She couldn’t see the stones anymore. Couldn’t see where she was running.</w:t>
      </w:r>
    </w:p>
    <w:p w:rsidR="00000000" w:rsidDel="00000000" w:rsidP="00000000" w:rsidRDefault="00000000" w:rsidRPr="00000000" w14:paraId="0000117A">
      <w:pPr>
        <w:spacing w:after="0" w:before="0" w:line="480" w:lineRule="auto"/>
        <w:ind w:left="720" w:firstLine="720"/>
        <w:rPr/>
      </w:pPr>
      <w:r w:rsidDel="00000000" w:rsidR="00000000" w:rsidRPr="00000000">
        <w:rPr>
          <w:rtl w:val="0"/>
        </w:rPr>
        <w:t xml:space="preserve">Splash.</w:t>
      </w:r>
    </w:p>
    <w:p w:rsidR="00000000" w:rsidDel="00000000" w:rsidP="00000000" w:rsidRDefault="00000000" w:rsidRPr="00000000" w14:paraId="0000117B">
      <w:pPr>
        <w:spacing w:after="0" w:before="0" w:line="480" w:lineRule="auto"/>
        <w:ind w:left="720" w:firstLine="720"/>
        <w:rPr/>
      </w:pPr>
      <w:r w:rsidDel="00000000" w:rsidR="00000000" w:rsidRPr="00000000">
        <w:rPr>
          <w:rtl w:val="0"/>
        </w:rPr>
        <w:t xml:space="preserve">An AquaStone. It shot a gush of water upward, catching her foot and launching her through the air. Limbs flailing, she crashed down hard onto a stone she had only heard about. A rush of gentle electricity stunned her in place, pinning her to the muddy ground. Her skin burned, her body screamed.</w:t>
      </w:r>
    </w:p>
    <w:p w:rsidR="00000000" w:rsidDel="00000000" w:rsidP="00000000" w:rsidRDefault="00000000" w:rsidRPr="00000000" w14:paraId="0000117C">
      <w:pPr>
        <w:spacing w:after="0" w:before="0" w:line="480" w:lineRule="auto"/>
        <w:ind w:left="720" w:firstLine="720"/>
        <w:rPr/>
      </w:pPr>
      <w:r w:rsidDel="00000000" w:rsidR="00000000" w:rsidRPr="00000000">
        <w:rPr>
          <w:rtl w:val="0"/>
        </w:rPr>
        <w:t xml:space="preserve">The ground split open as a TerraStone rumbled beneath her. A sinkhole attempted to swallow her, but she rolled out of the way. Rising to her feet, she continued to run.</w:t>
      </w:r>
    </w:p>
    <w:p w:rsidR="00000000" w:rsidDel="00000000" w:rsidP="00000000" w:rsidRDefault="00000000" w:rsidRPr="00000000" w14:paraId="0000117D">
      <w:pPr>
        <w:spacing w:after="0" w:before="0" w:line="480" w:lineRule="auto"/>
        <w:ind w:left="720" w:firstLine="720"/>
        <w:rPr/>
      </w:pPr>
      <w:r w:rsidDel="00000000" w:rsidR="00000000" w:rsidRPr="00000000">
        <w:rPr>
          <w:rtl w:val="0"/>
        </w:rPr>
        <w:t xml:space="preserve">Her lungs were failing. She was getting weaker.</w:t>
      </w:r>
    </w:p>
    <w:p w:rsidR="00000000" w:rsidDel="00000000" w:rsidP="00000000" w:rsidRDefault="00000000" w:rsidRPr="00000000" w14:paraId="0000117E">
      <w:pPr>
        <w:spacing w:after="0" w:before="0" w:line="480" w:lineRule="auto"/>
        <w:ind w:left="720" w:firstLine="720"/>
        <w:rPr/>
      </w:pPr>
      <w:r w:rsidDel="00000000" w:rsidR="00000000" w:rsidRPr="00000000">
        <w:rPr>
          <w:rtl w:val="0"/>
        </w:rPr>
        <w:t xml:space="preserve">Her limbs locked. Praew nearly collapsed.</w:t>
      </w:r>
    </w:p>
    <w:p w:rsidR="00000000" w:rsidDel="00000000" w:rsidP="00000000" w:rsidRDefault="00000000" w:rsidRPr="00000000" w14:paraId="0000117F">
      <w:pPr>
        <w:spacing w:after="0" w:before="0" w:line="480" w:lineRule="auto"/>
        <w:ind w:left="720" w:firstLine="720"/>
        <w:rPr/>
      </w:pPr>
      <w:r w:rsidDel="00000000" w:rsidR="00000000" w:rsidRPr="00000000">
        <w:rPr>
          <w:rtl w:val="0"/>
        </w:rPr>
        <w:t xml:space="preserve">She forced herself forward.</w:t>
      </w:r>
    </w:p>
    <w:p w:rsidR="00000000" w:rsidDel="00000000" w:rsidP="00000000" w:rsidRDefault="00000000" w:rsidRPr="00000000" w14:paraId="00001180">
      <w:pPr>
        <w:spacing w:after="0" w:before="0" w:line="480" w:lineRule="auto"/>
        <w:ind w:left="720" w:firstLine="720"/>
        <w:rPr/>
      </w:pPr>
      <w:r w:rsidDel="00000000" w:rsidR="00000000" w:rsidRPr="00000000">
        <w:rPr>
          <w:rtl w:val="0"/>
        </w:rPr>
        <w:t xml:space="preserve">But the sun kept rising.</w:t>
      </w:r>
    </w:p>
    <w:p w:rsidR="00000000" w:rsidDel="00000000" w:rsidP="00000000" w:rsidRDefault="00000000" w:rsidRPr="00000000" w14:paraId="00001181">
      <w:pPr>
        <w:spacing w:after="0" w:before="0" w:line="480" w:lineRule="auto"/>
        <w:ind w:left="720" w:firstLine="720"/>
        <w:rPr/>
      </w:pPr>
      <w:r w:rsidDel="00000000" w:rsidR="00000000" w:rsidRPr="00000000">
        <w:rPr>
          <w:rtl w:val="0"/>
        </w:rPr>
        <w:t xml:space="preserve">And with it, the world grew more violent.</w:t>
      </w:r>
    </w:p>
    <w:p w:rsidR="00000000" w:rsidDel="00000000" w:rsidP="00000000" w:rsidRDefault="00000000" w:rsidRPr="00000000" w14:paraId="00001182">
      <w:pPr>
        <w:spacing w:after="0" w:before="0" w:line="480" w:lineRule="auto"/>
        <w:ind w:left="720" w:firstLine="720"/>
        <w:rPr/>
      </w:pPr>
      <w:r w:rsidDel="00000000" w:rsidR="00000000" w:rsidRPr="00000000">
        <w:rPr>
          <w:rtl w:val="0"/>
        </w:rPr>
        <w:t xml:space="preserve">The heat became unbearable. The glare blinding. She couldn’t see anything. She was stumbling blind, triggering stones she couldn’t even identify.</w:t>
      </w:r>
    </w:p>
    <w:p w:rsidR="00000000" w:rsidDel="00000000" w:rsidP="00000000" w:rsidRDefault="00000000" w:rsidRPr="00000000" w14:paraId="00001183">
      <w:pPr>
        <w:spacing w:after="0" w:before="0" w:line="480" w:lineRule="auto"/>
        <w:ind w:left="720" w:firstLine="720"/>
        <w:rPr/>
      </w:pPr>
      <w:r w:rsidDel="00000000" w:rsidR="00000000" w:rsidRPr="00000000">
        <w:rPr>
          <w:rtl w:val="0"/>
        </w:rPr>
        <w:t xml:space="preserve">A ClamorStone shrieked. A BlastStone detonated. A ForceStone slammed her sideways.</w:t>
      </w:r>
    </w:p>
    <w:p w:rsidR="00000000" w:rsidDel="00000000" w:rsidP="00000000" w:rsidRDefault="00000000" w:rsidRPr="00000000" w14:paraId="00001184">
      <w:pPr>
        <w:spacing w:after="0" w:before="0" w:line="480" w:lineRule="auto"/>
        <w:ind w:left="720" w:firstLine="720"/>
        <w:rPr/>
      </w:pPr>
      <w:r w:rsidDel="00000000" w:rsidR="00000000" w:rsidRPr="00000000">
        <w:rPr>
          <w:rtl w:val="0"/>
        </w:rPr>
        <w:t xml:space="preserve">Then — her BoltStone.</w:t>
      </w:r>
    </w:p>
    <w:p w:rsidR="00000000" w:rsidDel="00000000" w:rsidP="00000000" w:rsidRDefault="00000000" w:rsidRPr="00000000" w14:paraId="00001185">
      <w:pPr>
        <w:spacing w:after="0" w:before="0" w:line="480" w:lineRule="auto"/>
        <w:ind w:left="720" w:firstLine="720"/>
        <w:rPr>
          <w:i w:val="1"/>
          <w:iCs w:val="1"/>
        </w:rPr>
      </w:pPr>
      <w:r w:rsidDel="00000000" w:rsidR="00000000" w:rsidRPr="00000000">
        <w:rPr>
          <w:i w:val="1"/>
          <w:iCs w:val="1"/>
          <w:rtl w:val="0"/>
        </w:rPr>
        <w:t xml:space="preserve">Zephyrs take me!</w:t>
      </w:r>
    </w:p>
    <w:p w:rsidR="00000000" w:rsidDel="00000000" w:rsidP="00000000" w:rsidRDefault="00000000" w:rsidRPr="00000000" w14:paraId="00001186">
      <w:pPr>
        <w:spacing w:after="0" w:before="0" w:line="480" w:lineRule="auto"/>
        <w:ind w:left="720" w:firstLine="720"/>
        <w:rPr/>
      </w:pPr>
      <w:r w:rsidDel="00000000" w:rsidR="00000000" w:rsidRPr="00000000">
        <w:rPr>
          <w:rtl w:val="0"/>
        </w:rPr>
        <w:t xml:space="preserve">Electricity surged through her. Uncontrolled. Lightning arced from her skin. The pain paralyzed her. She couldn’t move.</w:t>
      </w:r>
    </w:p>
    <w:p w:rsidR="00000000" w:rsidDel="00000000" w:rsidP="00000000" w:rsidRDefault="00000000" w:rsidRPr="00000000" w14:paraId="00001187">
      <w:pPr>
        <w:spacing w:after="0" w:before="0" w:line="480" w:lineRule="auto"/>
        <w:ind w:left="720" w:firstLine="720"/>
        <w:rPr/>
      </w:pPr>
      <w:r w:rsidDel="00000000" w:rsidR="00000000" w:rsidRPr="00000000">
        <w:rPr>
          <w:rtl w:val="0"/>
        </w:rPr>
        <w:t xml:space="preserve">She had become a walking storm.</w:t>
      </w:r>
    </w:p>
    <w:p w:rsidR="00000000" w:rsidDel="00000000" w:rsidP="00000000" w:rsidRDefault="00000000" w:rsidRPr="00000000" w14:paraId="00001188">
      <w:pPr>
        <w:spacing w:after="0" w:before="0" w:line="480" w:lineRule="auto"/>
        <w:ind w:left="720" w:firstLine="720"/>
        <w:rPr/>
      </w:pPr>
      <w:r w:rsidDel="00000000" w:rsidR="00000000" w:rsidRPr="00000000">
        <w:rPr>
          <w:rtl w:val="0"/>
        </w:rPr>
        <w:t xml:space="preserve">The sun kept climbing, triggering more stones. More lightning. More agony.</w:t>
      </w:r>
    </w:p>
    <w:p w:rsidR="00000000" w:rsidDel="00000000" w:rsidP="00000000" w:rsidRDefault="00000000" w:rsidRPr="00000000" w14:paraId="00001189">
      <w:pPr>
        <w:spacing w:after="0" w:before="0" w:line="480" w:lineRule="auto"/>
        <w:ind w:left="720" w:firstLine="720"/>
        <w:rPr/>
      </w:pPr>
      <w:r w:rsidDel="00000000" w:rsidR="00000000" w:rsidRPr="00000000">
        <w:rPr>
          <w:rtl w:val="0"/>
        </w:rPr>
        <w:t xml:space="preserve">She was going to die. Just like Junya and Wanni.</w:t>
      </w:r>
    </w:p>
    <w:p w:rsidR="00000000" w:rsidDel="00000000" w:rsidP="00000000" w:rsidRDefault="00000000" w:rsidRPr="00000000" w14:paraId="0000118A">
      <w:pPr>
        <w:spacing w:after="0" w:before="0" w:line="480" w:lineRule="auto"/>
        <w:ind w:left="720" w:firstLine="720"/>
        <w:rPr/>
      </w:pPr>
      <w:r w:rsidDel="00000000" w:rsidR="00000000" w:rsidRPr="00000000">
        <w:rPr>
          <w:rtl w:val="0"/>
        </w:rPr>
        <w:t xml:space="preserve">Here. After everything she’d gone through.</w:t>
      </w:r>
    </w:p>
    <w:p w:rsidR="00000000" w:rsidDel="00000000" w:rsidP="00000000" w:rsidRDefault="00000000" w:rsidRPr="00000000" w14:paraId="0000118B">
      <w:pPr>
        <w:spacing w:after="0" w:before="0" w:line="480" w:lineRule="auto"/>
        <w:ind w:left="720" w:firstLine="720"/>
        <w:rPr/>
      </w:pPr>
      <w:r w:rsidDel="00000000" w:rsidR="00000000" w:rsidRPr="00000000">
        <w:rPr>
          <w:rtl w:val="0"/>
        </w:rPr>
        <w:t xml:space="preserve">She had made it so far — and still, she was going to die.</w:t>
      </w:r>
    </w:p>
    <w:p w:rsidR="00000000" w:rsidDel="00000000" w:rsidP="00000000" w:rsidRDefault="00000000" w:rsidRPr="00000000" w14:paraId="0000118C">
      <w:pPr>
        <w:spacing w:after="0" w:before="0" w:line="480" w:lineRule="auto"/>
        <w:ind w:left="720" w:firstLine="720"/>
        <w:rPr>
          <w:i w:val="1"/>
          <w:iCs w:val="1"/>
        </w:rPr>
      </w:pPr>
      <w:r w:rsidDel="00000000" w:rsidR="00000000" w:rsidRPr="00000000">
        <w:rPr>
          <w:i w:val="1"/>
          <w:iCs w:val="1"/>
          <w:rtl w:val="0"/>
        </w:rPr>
        <w:t xml:space="preserve">At least I die free.</w:t>
      </w:r>
    </w:p>
    <w:p w:rsidR="00000000" w:rsidDel="00000000" w:rsidP="00000000" w:rsidRDefault="00000000" w:rsidRPr="00000000" w14:paraId="0000118D">
      <w:pPr>
        <w:spacing w:after="0" w:before="0" w:line="480" w:lineRule="auto"/>
        <w:ind w:left="720" w:firstLine="720"/>
        <w:rPr/>
      </w:pPr>
      <w:r w:rsidDel="00000000" w:rsidR="00000000" w:rsidRPr="00000000">
        <w:rPr>
          <w:rtl w:val="0"/>
        </w:rPr>
        <w:t xml:space="preserve">Praew closed her eyes, accepting her fate with a smile.</w:t>
      </w:r>
    </w:p>
    <w:p w:rsidR="00000000" w:rsidDel="00000000" w:rsidP="00000000" w:rsidRDefault="00000000" w:rsidRPr="00000000" w14:paraId="0000118E">
      <w:pPr>
        <w:spacing w:after="0" w:before="0" w:line="480" w:lineRule="auto"/>
        <w:ind w:left="720" w:firstLine="720"/>
        <w:rPr/>
      </w:pPr>
      <w:r w:rsidDel="00000000" w:rsidR="00000000" w:rsidRPr="00000000">
        <w:rPr>
          <w:rtl w:val="0"/>
        </w:rPr>
      </w:r>
    </w:p>
    <w:p w:rsidR="00000000" w:rsidDel="00000000" w:rsidP="00000000" w:rsidRDefault="00000000" w:rsidRPr="00000000" w14:paraId="0000118F">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1190">
      <w:pPr>
        <w:spacing w:after="0" w:before="0" w:line="480" w:lineRule="auto"/>
        <w:ind w:left="720" w:firstLine="720"/>
        <w:rPr/>
      </w:pPr>
      <w:r w:rsidDel="00000000" w:rsidR="00000000" w:rsidRPr="00000000">
        <w:rPr>
          <w:rtl w:val="0"/>
        </w:rPr>
      </w:r>
    </w:p>
    <w:p w:rsidR="00000000" w:rsidDel="00000000" w:rsidP="00000000" w:rsidRDefault="00000000" w:rsidRPr="00000000" w14:paraId="00001191">
      <w:pPr>
        <w:spacing w:after="0" w:before="0" w:line="480" w:lineRule="auto"/>
        <w:ind w:left="720" w:firstLine="720"/>
        <w:rPr/>
      </w:pPr>
      <w:r w:rsidDel="00000000" w:rsidR="00000000" w:rsidRPr="00000000">
        <w:rPr>
          <w:rtl w:val="0"/>
        </w:rPr>
        <w:t xml:space="preserve">Back at his Grayparents’ home, Haldric knew this was coming.</w:t>
      </w:r>
      <w:r w:rsidDel="00000000" w:rsidR="00000000" w:rsidRPr="00000000">
        <w:rPr>
          <w:b w:val="1"/>
          <w:bCs w:val="1"/>
          <w:rtl w:val="0"/>
        </w:rPr>
        <w:br w:type="textWrapping"/>
      </w:r>
      <w:r w:rsidDel="00000000" w:rsidR="00000000" w:rsidRPr="00000000">
        <w:rPr>
          <w:rtl w:val="0"/>
        </w:rPr>
        <w:t xml:space="preserve"> The explosions from the surface had made it clear: someone had made it to the surface. He just hoped it was Praew and Godric. </w:t>
      </w:r>
      <w:r w:rsidDel="00000000" w:rsidR="00000000" w:rsidRPr="00000000">
        <w:rPr>
          <w:i w:val="1"/>
          <w:iCs w:val="1"/>
          <w:rtl w:val="0"/>
        </w:rPr>
        <w:t xml:space="preserve">Were they still alive?</w:t>
      </w:r>
      <w:r w:rsidDel="00000000" w:rsidR="00000000" w:rsidRPr="00000000">
        <w:rPr>
          <w:rtl w:val="0"/>
        </w:rPr>
        <w:t xml:space="preserve"> He didn’t have time to worry. The knock came moments later.</w:t>
      </w:r>
    </w:p>
    <w:p w:rsidR="00000000" w:rsidDel="00000000" w:rsidP="00000000" w:rsidRDefault="00000000" w:rsidRPr="00000000" w14:paraId="00001192">
      <w:pPr>
        <w:spacing w:after="0" w:before="0" w:line="480" w:lineRule="auto"/>
        <w:ind w:left="720" w:firstLine="720"/>
        <w:rPr/>
      </w:pPr>
      <w:r w:rsidDel="00000000" w:rsidR="00000000" w:rsidRPr="00000000">
        <w:rPr>
          <w:rtl w:val="0"/>
        </w:rPr>
        <w:t xml:space="preserve">“Special Forces! Open up!”</w:t>
      </w:r>
    </w:p>
    <w:p w:rsidR="00000000" w:rsidDel="00000000" w:rsidP="00000000" w:rsidRDefault="00000000" w:rsidRPr="00000000" w14:paraId="00001193">
      <w:pPr>
        <w:spacing w:after="0" w:before="0" w:line="480" w:lineRule="auto"/>
        <w:ind w:left="720" w:firstLine="720"/>
        <w:rPr/>
      </w:pPr>
      <w:r w:rsidDel="00000000" w:rsidR="00000000" w:rsidRPr="00000000">
        <w:rPr>
          <w:rtl w:val="0"/>
        </w:rPr>
        <w:t xml:space="preserve">Even expecting it, his heart raced. He didn’t resist. There was no point. He doubted The Prime would send two ordinary enforcers. </w:t>
      </w:r>
      <w:r w:rsidDel="00000000" w:rsidR="00000000" w:rsidRPr="00000000">
        <w:rPr>
          <w:rtl w:val="0"/>
        </w:rPr>
        <w:t xml:space="preserve">Haldric guessed they were Embedded, their stones well-hidden, or acclimated at the very least. If he ran, he wouldn’t make it three steps.</w:t>
      </w:r>
      <w:r w:rsidDel="00000000" w:rsidR="00000000" w:rsidRPr="00000000">
        <w:rPr>
          <w:rtl w:val="0"/>
        </w:rPr>
      </w:r>
    </w:p>
    <w:p w:rsidR="00000000" w:rsidDel="00000000" w:rsidP="00000000" w:rsidRDefault="00000000" w:rsidRPr="00000000" w14:paraId="00001194">
      <w:pPr>
        <w:spacing w:after="0" w:before="0" w:line="480" w:lineRule="auto"/>
        <w:ind w:left="720" w:firstLine="720"/>
        <w:rPr>
          <w:i w:val="1"/>
          <w:iCs w:val="1"/>
        </w:rPr>
      </w:pPr>
      <w:r w:rsidDel="00000000" w:rsidR="00000000" w:rsidRPr="00000000">
        <w:rPr>
          <w:rtl w:val="0"/>
        </w:rPr>
        <w:t xml:space="preserve">As they led him through the corridors, his eyes flicked toward their necks. Burn scars. Similar to the documents in The Prime’s office. </w:t>
      </w:r>
      <w:sdt>
        <w:sdtPr>
          <w:id w:val="-549751512"/>
          <w:tag w:val="goog_rdk_167"/>
        </w:sdtPr>
        <w:sdtContent>
          <w:commentRangeStart w:id="94"/>
        </w:sdtContent>
      </w:sdt>
      <w:r w:rsidDel="00000000" w:rsidR="00000000" w:rsidRPr="00000000">
        <w:rPr>
          <w:rtl w:val="0"/>
        </w:rPr>
        <w:t xml:space="preserve">The recorrection program. </w:t>
      </w:r>
      <w:commentRangeEnd w:id="94"/>
      <w:r w:rsidDel="00000000" w:rsidR="00000000" w:rsidRPr="00000000">
        <w:commentReference w:id="94"/>
      </w:r>
      <w:r w:rsidDel="00000000" w:rsidR="00000000" w:rsidRPr="00000000">
        <w:rPr>
          <w:i w:val="1"/>
          <w:iCs w:val="1"/>
          <w:rtl w:val="0"/>
        </w:rPr>
        <w:t xml:space="preserve">Just how many people does The Prime control? Can I free them somehow?</w:t>
      </w:r>
    </w:p>
    <w:p w:rsidR="00000000" w:rsidDel="00000000" w:rsidP="00000000" w:rsidRDefault="00000000" w:rsidRPr="00000000" w14:paraId="00001195">
      <w:pPr>
        <w:spacing w:after="0" w:before="0" w:line="480" w:lineRule="auto"/>
        <w:ind w:left="720" w:firstLine="720"/>
        <w:rPr>
          <w:i w:val="1"/>
          <w:iCs w:val="1"/>
        </w:rPr>
      </w:pPr>
      <w:r w:rsidDel="00000000" w:rsidR="00000000" w:rsidRPr="00000000">
        <w:rPr>
          <w:rtl w:val="0"/>
        </w:rPr>
        <w:t xml:space="preserve"> Haldric knew he was only trying to keep his mind busy to avoid drowning in the guilt for letting those violent prisoners free.</w:t>
      </w:r>
      <w:r w:rsidDel="00000000" w:rsidR="00000000" w:rsidRPr="00000000">
        <w:rPr>
          <w:i w:val="1"/>
          <w:iCs w:val="1"/>
          <w:rtl w:val="0"/>
        </w:rPr>
        <w:t xml:space="preserve"> That poor woman. This poor city.</w:t>
      </w:r>
    </w:p>
    <w:p w:rsidR="00000000" w:rsidDel="00000000" w:rsidP="00000000" w:rsidRDefault="00000000" w:rsidRPr="00000000" w14:paraId="00001196">
      <w:pPr>
        <w:spacing w:after="0" w:before="0" w:line="480" w:lineRule="auto"/>
        <w:ind w:left="720" w:firstLine="720"/>
        <w:rPr/>
      </w:pPr>
      <w:r w:rsidDel="00000000" w:rsidR="00000000" w:rsidRPr="00000000">
        <w:rPr>
          <w:rtl w:val="0"/>
        </w:rPr>
        <w:t xml:space="preserve">After the familiar trek, Haldric and his escorts neared the Administration building.</w:t>
      </w:r>
    </w:p>
    <w:p w:rsidR="00000000" w:rsidDel="00000000" w:rsidP="00000000" w:rsidRDefault="00000000" w:rsidRPr="00000000" w14:paraId="00001197">
      <w:pPr>
        <w:spacing w:after="0" w:before="0" w:line="480" w:lineRule="auto"/>
        <w:ind w:left="720" w:firstLine="720"/>
        <w:rPr>
          <w:i w:val="1"/>
          <w:iCs w:val="1"/>
        </w:rPr>
      </w:pPr>
      <w:r w:rsidDel="00000000" w:rsidR="00000000" w:rsidRPr="00000000">
        <w:rPr>
          <w:rtl w:val="0"/>
        </w:rPr>
        <w:t xml:space="preserve">He should’ve been afraid. But he wasn’t. He already knew how this would go. Haldric would deny everything. The Prime would see through it, of course, but he’d forgive him anyway. Just long enough to justify his own despicable actions. </w:t>
      </w:r>
      <w:r w:rsidDel="00000000" w:rsidR="00000000" w:rsidRPr="00000000">
        <w:rPr>
          <w:i w:val="1"/>
          <w:iCs w:val="1"/>
          <w:rtl w:val="0"/>
        </w:rPr>
        <w:t xml:space="preserve">That bolting man.</w:t>
      </w:r>
    </w:p>
    <w:p w:rsidR="00000000" w:rsidDel="00000000" w:rsidP="00000000" w:rsidRDefault="00000000" w:rsidRPr="00000000" w14:paraId="00001198">
      <w:pPr>
        <w:spacing w:after="0" w:before="0" w:line="480" w:lineRule="auto"/>
        <w:ind w:left="720" w:firstLine="720"/>
        <w:rPr/>
      </w:pPr>
      <w:r w:rsidDel="00000000" w:rsidR="00000000" w:rsidRPr="00000000">
        <w:rPr>
          <w:rtl w:val="0"/>
        </w:rPr>
        <w:t xml:space="preserve">Haldric clenched his fists as they reached The Prime’s office. The doors swung open.</w:t>
      </w:r>
    </w:p>
    <w:p w:rsidR="00000000" w:rsidDel="00000000" w:rsidP="00000000" w:rsidRDefault="00000000" w:rsidRPr="00000000" w14:paraId="00001199">
      <w:pPr>
        <w:spacing w:after="0" w:before="0" w:line="480" w:lineRule="auto"/>
        <w:ind w:left="720" w:firstLine="720"/>
        <w:rPr/>
      </w:pPr>
      <w:r w:rsidDel="00000000" w:rsidR="00000000" w:rsidRPr="00000000">
        <w:rPr>
          <w:rtl w:val="0"/>
        </w:rPr>
        <w:t xml:space="preserve">The Prime Archon stood inside, hands clasped behind his back, not even looking at him yet.</w:t>
        <w:br w:type="textWrapping"/>
        <w:t xml:space="preserve"> </w:t>
        <w:tab/>
        <w:t xml:space="preserve">Haldric stepped forward, already forming his excuse.</w:t>
      </w:r>
    </w:p>
    <w:p w:rsidR="00000000" w:rsidDel="00000000" w:rsidP="00000000" w:rsidRDefault="00000000" w:rsidRPr="00000000" w14:paraId="0000119A">
      <w:pPr>
        <w:spacing w:after="0" w:before="0" w:line="480" w:lineRule="auto"/>
        <w:ind w:left="720" w:firstLine="720"/>
        <w:rPr/>
      </w:pPr>
      <w:r w:rsidDel="00000000" w:rsidR="00000000" w:rsidRPr="00000000">
        <w:rPr>
          <w:rtl w:val="0"/>
        </w:rPr>
        <w:t xml:space="preserve">“I—”</w:t>
      </w:r>
    </w:p>
    <w:p w:rsidR="00000000" w:rsidDel="00000000" w:rsidP="00000000" w:rsidRDefault="00000000" w:rsidRPr="00000000" w14:paraId="0000119B">
      <w:pPr>
        <w:spacing w:after="0" w:before="0" w:line="480" w:lineRule="auto"/>
        <w:ind w:left="720" w:firstLine="720"/>
        <w:rPr/>
      </w:pPr>
      <w:r w:rsidDel="00000000" w:rsidR="00000000" w:rsidRPr="00000000">
        <w:rPr>
          <w:rtl w:val="0"/>
        </w:rPr>
        <w:t xml:space="preserve">CRACK.</w:t>
      </w:r>
    </w:p>
    <w:p w:rsidR="00000000" w:rsidDel="00000000" w:rsidP="00000000" w:rsidRDefault="00000000" w:rsidRPr="00000000" w14:paraId="0000119C">
      <w:pPr>
        <w:spacing w:after="0" w:before="0" w:line="480" w:lineRule="auto"/>
        <w:ind w:left="720" w:firstLine="720"/>
        <w:rPr/>
      </w:pPr>
      <w:sdt>
        <w:sdtPr>
          <w:id w:val="1880336337"/>
          <w:tag w:val="goog_rdk_168"/>
        </w:sdtPr>
        <w:sdtContent>
          <w:commentRangeStart w:id="95"/>
        </w:sdtContent>
      </w:sdt>
      <w:r w:rsidDel="00000000" w:rsidR="00000000" w:rsidRPr="00000000">
        <w:rPr>
          <w:rtl w:val="0"/>
        </w:rPr>
        <w:t xml:space="preserve">He lurched. The backhanded blow struck before he even processed it. He hit the floor, pain exploding through his cheek as the cold stone scraped against his side. Too fast.</w:t>
      </w:r>
    </w:p>
    <w:p w:rsidR="00000000" w:rsidDel="00000000" w:rsidP="00000000" w:rsidRDefault="00000000" w:rsidRPr="00000000" w14:paraId="0000119D">
      <w:pPr>
        <w:spacing w:after="0" w:before="0" w:line="480" w:lineRule="auto"/>
        <w:ind w:left="720" w:firstLine="720"/>
        <w:rPr/>
      </w:pPr>
      <w:r w:rsidDel="00000000" w:rsidR="00000000" w:rsidRPr="00000000">
        <w:rPr>
          <w:rtl w:val="0"/>
        </w:rPr>
        <w:t xml:space="preserve">A boot slammed into his ribs.</w:t>
      </w:r>
    </w:p>
    <w:p w:rsidR="00000000" w:rsidDel="00000000" w:rsidP="00000000" w:rsidRDefault="00000000" w:rsidRPr="00000000" w14:paraId="0000119E">
      <w:pPr>
        <w:spacing w:after="0" w:before="0" w:line="480" w:lineRule="auto"/>
        <w:ind w:left="720" w:firstLine="720"/>
        <w:rPr/>
      </w:pPr>
      <w:r w:rsidDel="00000000" w:rsidR="00000000" w:rsidRPr="00000000">
        <w:rPr>
          <w:rtl w:val="0"/>
        </w:rPr>
        <w:t xml:space="preserve">“You idiot!”</w:t>
      </w:r>
    </w:p>
    <w:p w:rsidR="00000000" w:rsidDel="00000000" w:rsidP="00000000" w:rsidRDefault="00000000" w:rsidRPr="00000000" w14:paraId="0000119F">
      <w:pPr>
        <w:spacing w:after="0" w:before="0" w:line="480" w:lineRule="auto"/>
        <w:ind w:left="720" w:firstLine="720"/>
        <w:rPr/>
      </w:pPr>
      <w:r w:rsidDel="00000000" w:rsidR="00000000" w:rsidRPr="00000000">
        <w:rPr>
          <w:rtl w:val="0"/>
        </w:rPr>
        <w:t xml:space="preserve">Another kick.</w:t>
      </w:r>
    </w:p>
    <w:p w:rsidR="00000000" w:rsidDel="00000000" w:rsidP="00000000" w:rsidRDefault="00000000" w:rsidRPr="00000000" w14:paraId="000011A0">
      <w:pPr>
        <w:spacing w:after="0" w:before="0" w:line="480" w:lineRule="auto"/>
        <w:ind w:left="720" w:firstLine="720"/>
        <w:rPr/>
      </w:pPr>
      <w:r w:rsidDel="00000000" w:rsidR="00000000" w:rsidRPr="00000000">
        <w:rPr>
          <w:rtl w:val="0"/>
        </w:rPr>
        <w:t xml:space="preserve">“Boy!”</w:t>
      </w:r>
    </w:p>
    <w:p w:rsidR="00000000" w:rsidDel="00000000" w:rsidP="00000000" w:rsidRDefault="00000000" w:rsidRPr="00000000" w14:paraId="000011A1">
      <w:pPr>
        <w:spacing w:after="0" w:before="0" w:line="480" w:lineRule="auto"/>
        <w:ind w:left="720" w:firstLine="720"/>
        <w:rPr/>
      </w:pPr>
      <w:r w:rsidDel="00000000" w:rsidR="00000000" w:rsidRPr="00000000">
        <w:rPr>
          <w:rtl w:val="0"/>
        </w:rPr>
        <w:t xml:space="preserve">Another.</w:t>
      </w:r>
    </w:p>
    <w:p w:rsidR="00000000" w:rsidDel="00000000" w:rsidP="00000000" w:rsidRDefault="00000000" w:rsidRPr="00000000" w14:paraId="000011A2">
      <w:pPr>
        <w:spacing w:after="0" w:before="0" w:line="480" w:lineRule="auto"/>
        <w:ind w:left="720" w:firstLine="720"/>
        <w:rPr/>
      </w:pPr>
      <w:r w:rsidDel="00000000" w:rsidR="00000000" w:rsidRPr="00000000">
        <w:rPr>
          <w:rtl w:val="0"/>
        </w:rPr>
        <w:t xml:space="preserve">“You doomed us all!”</w:t>
      </w:r>
      <w:commentRangeEnd w:id="95"/>
      <w:r w:rsidDel="00000000" w:rsidR="00000000" w:rsidRPr="00000000">
        <w:commentReference w:id="95"/>
      </w:r>
      <w:r w:rsidDel="00000000" w:rsidR="00000000" w:rsidRPr="00000000">
        <w:rPr>
          <w:rtl w:val="0"/>
        </w:rPr>
      </w:r>
    </w:p>
    <w:p w:rsidR="00000000" w:rsidDel="00000000" w:rsidP="00000000" w:rsidRDefault="00000000" w:rsidRPr="00000000" w14:paraId="000011A3">
      <w:pPr>
        <w:spacing w:after="0" w:before="0" w:line="480" w:lineRule="auto"/>
        <w:ind w:left="720" w:firstLine="720"/>
        <w:rPr/>
      </w:pPr>
      <w:r w:rsidDel="00000000" w:rsidR="00000000" w:rsidRPr="00000000">
        <w:rPr>
          <w:rtl w:val="0"/>
        </w:rPr>
        <w:t xml:space="preserve">Haldric gasped, curling in on himself as another vicious strike knocked the wind from his lungs. His ears rang, his body screamed, but the worst part wasn’t the pain—it was the tone in The Prime’s voice. Not just rage. Not just betrayal.</w:t>
      </w:r>
    </w:p>
    <w:p w:rsidR="00000000" w:rsidDel="00000000" w:rsidP="00000000" w:rsidRDefault="00000000" w:rsidRPr="00000000" w14:paraId="000011A4">
      <w:pPr>
        <w:spacing w:after="0" w:before="0" w:line="480" w:lineRule="auto"/>
        <w:ind w:left="720" w:firstLine="720"/>
        <w:rPr/>
      </w:pPr>
      <w:r w:rsidDel="00000000" w:rsidR="00000000" w:rsidRPr="00000000">
        <w:rPr>
          <w:rtl w:val="0"/>
        </w:rPr>
        <w:t xml:space="preserve">Pure disappointment.</w:t>
      </w:r>
    </w:p>
    <w:p w:rsidR="00000000" w:rsidDel="00000000" w:rsidP="00000000" w:rsidRDefault="00000000" w:rsidRPr="00000000" w14:paraId="000011A5">
      <w:pPr>
        <w:spacing w:after="0" w:before="0" w:line="480" w:lineRule="auto"/>
        <w:ind w:left="720" w:firstLine="720"/>
        <w:rPr/>
      </w:pPr>
      <w:r w:rsidDel="00000000" w:rsidR="00000000" w:rsidRPr="00000000">
        <w:rPr>
          <w:rtl w:val="0"/>
        </w:rPr>
        <w:t xml:space="preserve">Another kick, harder this time.</w:t>
      </w:r>
    </w:p>
    <w:p w:rsidR="00000000" w:rsidDel="00000000" w:rsidP="00000000" w:rsidRDefault="00000000" w:rsidRPr="00000000" w14:paraId="000011A6">
      <w:pPr>
        <w:spacing w:after="0" w:before="0" w:line="480" w:lineRule="auto"/>
        <w:ind w:left="720" w:firstLine="720"/>
        <w:rPr/>
      </w:pPr>
      <w:r w:rsidDel="00000000" w:rsidR="00000000" w:rsidRPr="00000000">
        <w:rPr>
          <w:rtl w:val="0"/>
        </w:rPr>
        <w:t xml:space="preserve">“Why?” Kick. “Must you?” Kick. “Ruin everything?”</w:t>
      </w:r>
    </w:p>
    <w:p w:rsidR="00000000" w:rsidDel="00000000" w:rsidP="00000000" w:rsidRDefault="00000000" w:rsidRPr="00000000" w14:paraId="000011A7">
      <w:pPr>
        <w:spacing w:after="0" w:before="0" w:line="480" w:lineRule="auto"/>
        <w:ind w:left="720" w:firstLine="720"/>
        <w:rPr/>
      </w:pPr>
      <w:r w:rsidDel="00000000" w:rsidR="00000000" w:rsidRPr="00000000">
        <w:rPr>
          <w:rtl w:val="0"/>
        </w:rPr>
        <w:t xml:space="preserve">Haldric pressed his hands to the floor, trying to rise. The Prime’s shadow loomed over him, breath rough, shoulders shaking. Then he stilled.</w:t>
      </w:r>
    </w:p>
    <w:p w:rsidR="00000000" w:rsidDel="00000000" w:rsidP="00000000" w:rsidRDefault="00000000" w:rsidRPr="00000000" w14:paraId="000011A8">
      <w:pPr>
        <w:spacing w:after="0" w:before="0" w:line="480" w:lineRule="auto"/>
        <w:ind w:left="720" w:firstLine="720"/>
        <w:rPr/>
      </w:pPr>
      <w:r w:rsidDel="00000000" w:rsidR="00000000" w:rsidRPr="00000000">
        <w:rPr>
          <w:rtl w:val="0"/>
        </w:rPr>
        <w:t xml:space="preserve">“Fool! You terrorized the whole city, releasing every criminal in our jail!?” His voice trembled with barely restrained fury. “Now I have to imprison my own brother! Why did you have to involve him!?”</w:t>
      </w:r>
    </w:p>
    <w:p w:rsidR="00000000" w:rsidDel="00000000" w:rsidP="00000000" w:rsidRDefault="00000000" w:rsidRPr="00000000" w14:paraId="000011A9">
      <w:pPr>
        <w:spacing w:after="0" w:before="0" w:line="480" w:lineRule="auto"/>
        <w:ind w:left="720" w:firstLine="720"/>
        <w:rPr/>
      </w:pPr>
      <w:r w:rsidDel="00000000" w:rsidR="00000000" w:rsidRPr="00000000">
        <w:rPr>
          <w:rtl w:val="0"/>
        </w:rPr>
        <w:t xml:space="preserve">Haldric barely had time to react before the next words struck harder than any blow.</w:t>
      </w:r>
    </w:p>
    <w:p w:rsidR="00000000" w:rsidDel="00000000" w:rsidP="00000000" w:rsidRDefault="00000000" w:rsidRPr="00000000" w14:paraId="000011AA">
      <w:pPr>
        <w:spacing w:after="0" w:before="0" w:line="480" w:lineRule="auto"/>
        <w:ind w:left="720" w:firstLine="720"/>
        <w:rPr/>
      </w:pPr>
      <w:r w:rsidDel="00000000" w:rsidR="00000000" w:rsidRPr="00000000">
        <w:rPr>
          <w:rtl w:val="0"/>
        </w:rPr>
        <w:t xml:space="preserve">“Bresdin, you even released Bresdin.”</w:t>
      </w:r>
    </w:p>
    <w:p w:rsidR="00000000" w:rsidDel="00000000" w:rsidP="00000000" w:rsidRDefault="00000000" w:rsidRPr="00000000" w14:paraId="000011AB">
      <w:pPr>
        <w:spacing w:after="0" w:before="0" w:line="480" w:lineRule="auto"/>
        <w:ind w:left="720" w:firstLine="720"/>
        <w:rPr/>
      </w:pPr>
      <w:r w:rsidDel="00000000" w:rsidR="00000000" w:rsidRPr="00000000">
        <w:rPr>
          <w:rtl w:val="0"/>
        </w:rPr>
        <w:t xml:space="preserve">Silence. The temperature in the room dropped.</w:t>
      </w:r>
    </w:p>
    <w:p w:rsidR="00000000" w:rsidDel="00000000" w:rsidP="00000000" w:rsidRDefault="00000000" w:rsidRPr="00000000" w14:paraId="000011AC">
      <w:pPr>
        <w:spacing w:after="0" w:before="0" w:line="480" w:lineRule="auto"/>
        <w:ind w:left="720" w:firstLine="720"/>
        <w:rPr/>
      </w:pPr>
      <w:r w:rsidDel="00000000" w:rsidR="00000000" w:rsidRPr="00000000">
        <w:rPr>
          <w:rtl w:val="0"/>
        </w:rPr>
        <w:t xml:space="preserve">The Prime wasn’t just furious anymore. He was afraid. For the first time since Haldric had met him, Arthur Rivers looked shaken. He stepped forward again, raising his foot for another blow.</w:t>
      </w:r>
    </w:p>
    <w:p w:rsidR="00000000" w:rsidDel="00000000" w:rsidP="00000000" w:rsidRDefault="00000000" w:rsidRPr="00000000" w14:paraId="000011AD">
      <w:pPr>
        <w:spacing w:after="0" w:before="0" w:line="480" w:lineRule="auto"/>
        <w:ind w:left="720" w:firstLine="720"/>
        <w:rPr/>
      </w:pPr>
      <w:r w:rsidDel="00000000" w:rsidR="00000000" w:rsidRPr="00000000">
        <w:rPr>
          <w:rtl w:val="0"/>
        </w:rPr>
        <w:t xml:space="preserve">Haldric tensed, bracing—</w:t>
      </w:r>
    </w:p>
    <w:p w:rsidR="00000000" w:rsidDel="00000000" w:rsidP="00000000" w:rsidRDefault="00000000" w:rsidRPr="00000000" w14:paraId="000011AE">
      <w:pPr>
        <w:spacing w:after="0" w:before="0" w:line="480" w:lineRule="auto"/>
        <w:ind w:left="720" w:firstLine="720"/>
        <w:rPr/>
      </w:pPr>
      <w:r w:rsidDel="00000000" w:rsidR="00000000" w:rsidRPr="00000000">
        <w:rPr>
          <w:rtl w:val="0"/>
        </w:rPr>
        <w:t xml:space="preserve">“Father, please!”</w:t>
      </w:r>
    </w:p>
    <w:p w:rsidR="00000000" w:rsidDel="00000000" w:rsidP="00000000" w:rsidRDefault="00000000" w:rsidRPr="00000000" w14:paraId="000011AF">
      <w:pPr>
        <w:spacing w:after="0" w:before="0" w:line="480" w:lineRule="auto"/>
        <w:ind w:left="720" w:firstLine="720"/>
        <w:rPr/>
      </w:pPr>
      <w:r w:rsidDel="00000000" w:rsidR="00000000" w:rsidRPr="00000000">
        <w:rPr>
          <w:rtl w:val="0"/>
        </w:rPr>
        <w:t xml:space="preserve">The words spilled out before he could stop them. </w:t>
      </w:r>
    </w:p>
    <w:p w:rsidR="00000000" w:rsidDel="00000000" w:rsidP="00000000" w:rsidRDefault="00000000" w:rsidRPr="00000000" w14:paraId="000011B0">
      <w:pPr>
        <w:spacing w:after="0" w:before="0" w:line="480" w:lineRule="auto"/>
        <w:ind w:left="720" w:firstLine="720"/>
        <w:rPr>
          <w:i w:val="1"/>
          <w:iCs w:val="1"/>
        </w:rPr>
      </w:pPr>
      <w:r w:rsidDel="00000000" w:rsidR="00000000" w:rsidRPr="00000000">
        <w:rPr>
          <w:i w:val="1"/>
          <w:iCs w:val="1"/>
          <w:rtl w:val="0"/>
        </w:rPr>
        <w:t xml:space="preserve">He wasn’t even my father. Why did I call this monster that?</w:t>
      </w:r>
    </w:p>
    <w:p w:rsidR="00000000" w:rsidDel="00000000" w:rsidP="00000000" w:rsidRDefault="00000000" w:rsidRPr="00000000" w14:paraId="000011B1">
      <w:pPr>
        <w:spacing w:after="0" w:before="0" w:line="480" w:lineRule="auto"/>
        <w:ind w:left="720" w:firstLine="720"/>
        <w:rPr/>
      </w:pPr>
      <w:r w:rsidDel="00000000" w:rsidR="00000000" w:rsidRPr="00000000">
        <w:rPr>
          <w:rtl w:val="0"/>
        </w:rPr>
        <w:t xml:space="preserve">The Prime froze. The kick never came.</w:t>
      </w:r>
    </w:p>
    <w:p w:rsidR="00000000" w:rsidDel="00000000" w:rsidP="00000000" w:rsidRDefault="00000000" w:rsidRPr="00000000" w14:paraId="000011B2">
      <w:pPr>
        <w:spacing w:after="0" w:before="0" w:line="480" w:lineRule="auto"/>
        <w:ind w:left="720" w:firstLine="720"/>
        <w:rPr/>
      </w:pPr>
      <w:r w:rsidDel="00000000" w:rsidR="00000000" w:rsidRPr="00000000">
        <w:rPr>
          <w:rtl w:val="0"/>
        </w:rPr>
        <w:t xml:space="preserve">A long silence followed. Then he sighed, dragging a hand down his face. “I… lost my temper.” His voice was calm now, almost tired. Then he crouched down, voice soft.</w:t>
      </w:r>
    </w:p>
    <w:p w:rsidR="00000000" w:rsidDel="00000000" w:rsidP="00000000" w:rsidRDefault="00000000" w:rsidRPr="00000000" w14:paraId="000011B3">
      <w:pPr>
        <w:spacing w:after="0" w:before="0" w:line="480" w:lineRule="auto"/>
        <w:ind w:left="720" w:firstLine="720"/>
        <w:rPr/>
      </w:pPr>
      <w:r w:rsidDel="00000000" w:rsidR="00000000" w:rsidRPr="00000000">
        <w:rPr>
          <w:rtl w:val="0"/>
        </w:rPr>
        <w:t xml:space="preserve">“Son, are you alright?”</w:t>
      </w:r>
    </w:p>
    <w:p w:rsidR="00000000" w:rsidDel="00000000" w:rsidP="00000000" w:rsidRDefault="00000000" w:rsidRPr="00000000" w14:paraId="000011B4">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11B5">
      <w:pPr>
        <w:spacing w:after="0" w:before="0" w:line="480" w:lineRule="auto"/>
        <w:ind w:left="720" w:firstLine="720"/>
        <w:rPr/>
      </w:pPr>
      <w:r w:rsidDel="00000000" w:rsidR="00000000" w:rsidRPr="00000000">
        <w:rPr>
          <w:rtl w:val="0"/>
        </w:rPr>
      </w:r>
    </w:p>
    <w:p w:rsidR="00000000" w:rsidDel="00000000" w:rsidP="00000000" w:rsidRDefault="00000000" w:rsidRPr="00000000" w14:paraId="000011B6">
      <w:pPr>
        <w:spacing w:after="0" w:before="0" w:line="480" w:lineRule="auto"/>
        <w:ind w:left="720" w:firstLine="720"/>
        <w:rPr/>
      </w:pPr>
      <w:r w:rsidDel="00000000" w:rsidR="00000000" w:rsidRPr="00000000">
        <w:rPr/>
        <w:fldChar w:fldCharType="begin"/>
        <w:instrText xml:space="preserve">NUMPAGES</w:instrText>
        <w:fldChar w:fldCharType="separate"/>
        <w:fldChar w:fldCharType="end"/>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Godric’s breath burned, each pull of air sharp and shallow, ribs screaming with every movement. Blood ran warm beneath his armor, soaking into fabric and leather alike.</w:t>
      </w:r>
    </w:p>
    <w:p w:rsidR="00000000" w:rsidDel="00000000" w:rsidP="00000000" w:rsidRDefault="00000000" w:rsidRPr="00000000" w14:paraId="000011B7">
      <w:pPr>
        <w:spacing w:after="0" w:before="0" w:line="480" w:lineRule="auto"/>
        <w:ind w:left="720" w:firstLine="720"/>
        <w:rPr/>
      </w:pPr>
      <w:r w:rsidDel="00000000" w:rsidR="00000000" w:rsidRPr="00000000">
        <w:rPr>
          <w:rtl w:val="0"/>
        </w:rPr>
        <w:t xml:space="preserve"> He forced his arm to move and drove the butt of his spear into the stone to keep himself upright. The impact rang through his arms, draining what little strength remained. His knee struck the ground a heartbeat later. Scaled leather scraped against the wet stone as he knelt.</w:t>
      </w:r>
    </w:p>
    <w:p w:rsidR="00000000" w:rsidDel="00000000" w:rsidP="00000000" w:rsidRDefault="00000000" w:rsidRPr="00000000" w14:paraId="000011B8">
      <w:pPr>
        <w:spacing w:after="0" w:before="0" w:line="480" w:lineRule="auto"/>
        <w:ind w:left="720" w:firstLine="720"/>
        <w:rPr>
          <w:i w:val="1"/>
          <w:iCs w:val="1"/>
        </w:rPr>
      </w:pPr>
      <w:r w:rsidDel="00000000" w:rsidR="00000000" w:rsidRPr="00000000">
        <w:rPr>
          <w:i w:val="1"/>
          <w:iCs w:val="1"/>
          <w:rtl w:val="0"/>
        </w:rPr>
        <w:t xml:space="preserve">This was reckless. When did I pick up habits from those bolting kids?</w:t>
      </w:r>
    </w:p>
    <w:p w:rsidR="00000000" w:rsidDel="00000000" w:rsidP="00000000" w:rsidRDefault="00000000" w:rsidRPr="00000000" w14:paraId="000011B9">
      <w:pPr>
        <w:spacing w:after="0" w:before="0" w:line="480" w:lineRule="auto"/>
        <w:ind w:left="720" w:firstLine="720"/>
        <w:rPr/>
      </w:pPr>
      <w:r w:rsidDel="00000000" w:rsidR="00000000" w:rsidRPr="00000000">
        <w:rPr>
          <w:rtl w:val="0"/>
        </w:rPr>
        <w:t xml:space="preserve">Godric couldn’t move.</w:t>
      </w:r>
    </w:p>
    <w:p w:rsidR="00000000" w:rsidDel="00000000" w:rsidP="00000000" w:rsidRDefault="00000000" w:rsidRPr="00000000" w14:paraId="000011BA">
      <w:pPr>
        <w:spacing w:after="0" w:before="0" w:line="480" w:lineRule="auto"/>
        <w:ind w:left="720" w:firstLine="720"/>
        <w:rPr/>
      </w:pPr>
      <w:r w:rsidDel="00000000" w:rsidR="00000000" w:rsidRPr="00000000">
        <w:rPr>
          <w:rtl w:val="0"/>
        </w:rPr>
        <w:t xml:space="preserve">His body no longer listened to him.</w:t>
      </w:r>
    </w:p>
    <w:p w:rsidR="00000000" w:rsidDel="00000000" w:rsidP="00000000" w:rsidRDefault="00000000" w:rsidRPr="00000000" w14:paraId="000011BB">
      <w:pPr>
        <w:spacing w:after="0" w:before="0" w:line="480" w:lineRule="auto"/>
        <w:ind w:left="720" w:firstLine="720"/>
        <w:rPr/>
      </w:pPr>
      <w:r w:rsidDel="00000000" w:rsidR="00000000" w:rsidRPr="00000000">
        <w:rPr>
          <w:rtl w:val="0"/>
        </w:rPr>
        <w:t xml:space="preserve">How long had it been since he felt fear like this?</w:t>
      </w:r>
    </w:p>
    <w:p w:rsidR="00000000" w:rsidDel="00000000" w:rsidP="00000000" w:rsidRDefault="00000000" w:rsidRPr="00000000" w14:paraId="000011BC">
      <w:pPr>
        <w:spacing w:after="0" w:before="0" w:line="480" w:lineRule="auto"/>
        <w:ind w:left="720" w:firstLine="720"/>
        <w:rPr>
          <w:i w:val="1"/>
          <w:iCs w:val="1"/>
        </w:rPr>
      </w:pPr>
      <w:r w:rsidDel="00000000" w:rsidR="00000000" w:rsidRPr="00000000">
        <w:rPr>
          <w:i w:val="1"/>
          <w:iCs w:val="1"/>
          <w:rtl w:val="0"/>
        </w:rPr>
        <w:t xml:space="preserve">Do you think you’re the only victim?</w:t>
      </w:r>
    </w:p>
    <w:p w:rsidR="00000000" w:rsidDel="00000000" w:rsidP="00000000" w:rsidRDefault="00000000" w:rsidRPr="00000000" w14:paraId="000011BD">
      <w:pPr>
        <w:spacing w:after="0" w:before="0" w:line="480" w:lineRule="auto"/>
        <w:ind w:left="720" w:firstLine="720"/>
        <w:rPr/>
      </w:pPr>
      <w:r w:rsidDel="00000000" w:rsidR="00000000" w:rsidRPr="00000000">
        <w:rPr>
          <w:rtl w:val="0"/>
        </w:rPr>
        <w:t xml:space="preserve">The line echoed in his mind.</w:t>
      </w:r>
    </w:p>
    <w:p w:rsidR="00000000" w:rsidDel="00000000" w:rsidP="00000000" w:rsidRDefault="00000000" w:rsidRPr="00000000" w14:paraId="000011BE">
      <w:pPr>
        <w:spacing w:after="0" w:before="0" w:line="480" w:lineRule="auto"/>
        <w:ind w:left="720" w:firstLine="720"/>
        <w:rPr>
          <w:i w:val="1"/>
          <w:iCs w:val="1"/>
        </w:rPr>
      </w:pPr>
      <w:r w:rsidDel="00000000" w:rsidR="00000000" w:rsidRPr="00000000">
        <w:rPr>
          <w:i w:val="1"/>
          <w:iCs w:val="1"/>
          <w:rtl w:val="0"/>
        </w:rPr>
        <w:t xml:space="preserve">How would that bolting girl misinterpret my words this time?</w:t>
      </w:r>
    </w:p>
    <w:p w:rsidR="00000000" w:rsidDel="00000000" w:rsidP="00000000" w:rsidRDefault="00000000" w:rsidRPr="00000000" w14:paraId="000011BF">
      <w:pPr>
        <w:spacing w:after="0" w:before="0" w:line="480" w:lineRule="auto"/>
        <w:ind w:left="720" w:firstLine="720"/>
        <w:rPr/>
      </w:pPr>
      <w:r w:rsidDel="00000000" w:rsidR="00000000" w:rsidRPr="00000000">
        <w:rPr>
          <w:rtl w:val="0"/>
        </w:rPr>
        <w:t xml:space="preserve">Godric’s shoulder spasmed. His fingers twitched against the spearshaft before going still.</w:t>
      </w:r>
    </w:p>
    <w:p w:rsidR="00000000" w:rsidDel="00000000" w:rsidP="00000000" w:rsidRDefault="00000000" w:rsidRPr="00000000" w14:paraId="000011C0">
      <w:pPr>
        <w:spacing w:after="0" w:before="0" w:line="480" w:lineRule="auto"/>
        <w:ind w:left="720" w:firstLine="720"/>
        <w:rPr/>
      </w:pPr>
      <w:r w:rsidDel="00000000" w:rsidR="00000000" w:rsidRPr="00000000">
        <w:rPr>
          <w:rtl w:val="0"/>
        </w:rPr>
        <w:t xml:space="preserve">Perhaps he shouldn’t be so hard on her. He’d likely done the same thing, misunderstanding when Srevlis asked him the same question.</w:t>
      </w:r>
    </w:p>
    <w:p w:rsidR="00000000" w:rsidDel="00000000" w:rsidP="00000000" w:rsidRDefault="00000000" w:rsidRPr="00000000" w14:paraId="000011C1">
      <w:pPr>
        <w:spacing w:after="0" w:before="0" w:line="480" w:lineRule="auto"/>
        <w:ind w:left="720" w:firstLine="720"/>
        <w:rPr/>
      </w:pPr>
      <w:r w:rsidDel="00000000" w:rsidR="00000000" w:rsidRPr="00000000">
        <w:rPr>
          <w:rtl w:val="0"/>
        </w:rPr>
        <w:t xml:space="preserve">The Terra and Zephyr users slowly closed in, footsteps light, as deadly as they were dead inside.</w:t>
      </w:r>
    </w:p>
    <w:p w:rsidR="00000000" w:rsidDel="00000000" w:rsidP="00000000" w:rsidRDefault="00000000" w:rsidRPr="00000000" w14:paraId="000011C2">
      <w:pPr>
        <w:spacing w:after="0" w:before="0" w:line="480" w:lineRule="auto"/>
        <w:ind w:left="720" w:firstLine="720"/>
        <w:rPr/>
      </w:pPr>
      <w:r w:rsidDel="00000000" w:rsidR="00000000" w:rsidRPr="00000000">
        <w:rPr>
          <w:rtl w:val="0"/>
        </w:rPr>
        <w:t xml:space="preserve">Lurking behind them, the Echo user laughed.</w:t>
      </w:r>
    </w:p>
    <w:p w:rsidR="00000000" w:rsidDel="00000000" w:rsidP="00000000" w:rsidRDefault="00000000" w:rsidRPr="00000000" w14:paraId="000011C3">
      <w:pPr>
        <w:spacing w:after="0" w:before="0" w:line="480" w:lineRule="auto"/>
        <w:ind w:left="720" w:firstLine="720"/>
        <w:rPr/>
      </w:pPr>
      <w:r w:rsidDel="00000000" w:rsidR="00000000" w:rsidRPr="00000000">
        <w:rPr>
          <w:rtl w:val="0"/>
        </w:rPr>
        <w:t xml:space="preserve">“I’d ask if you had any final words,” he said, voice light with amusement, “but I won’t bother remembering them.”</w:t>
      </w:r>
    </w:p>
    <w:p w:rsidR="00000000" w:rsidDel="00000000" w:rsidP="00000000" w:rsidRDefault="00000000" w:rsidRPr="00000000" w14:paraId="000011C4">
      <w:pPr>
        <w:spacing w:after="0" w:before="0" w:line="480" w:lineRule="auto"/>
        <w:ind w:left="720" w:firstLine="720"/>
        <w:rPr/>
      </w:pPr>
      <w:r w:rsidDel="00000000" w:rsidR="00000000" w:rsidRPr="00000000">
        <w:rPr>
          <w:rtl w:val="0"/>
        </w:rPr>
        <w:t xml:space="preserve">Godric’s grip loosened around the spear. Just a little.</w:t>
      </w:r>
    </w:p>
    <w:p w:rsidR="00000000" w:rsidDel="00000000" w:rsidP="00000000" w:rsidRDefault="00000000" w:rsidRPr="00000000" w14:paraId="000011C5">
      <w:pPr>
        <w:spacing w:after="0" w:before="0" w:line="480" w:lineRule="auto"/>
        <w:ind w:left="720" w:firstLine="720"/>
        <w:rPr/>
      </w:pPr>
      <w:r w:rsidDel="00000000" w:rsidR="00000000" w:rsidRPr="00000000">
        <w:rPr>
          <w:rtl w:val="0"/>
        </w:rPr>
        <w:t xml:space="preserve">“How poetic,” the Echo brat continued. “I can’t think of a better way to finish you than letting these two do it.”</w:t>
      </w:r>
    </w:p>
    <w:p w:rsidR="00000000" w:rsidDel="00000000" w:rsidP="00000000" w:rsidRDefault="00000000" w:rsidRPr="00000000" w14:paraId="000011C6">
      <w:pPr>
        <w:spacing w:after="0" w:before="0" w:line="480" w:lineRule="auto"/>
        <w:ind w:left="720" w:firstLine="720"/>
        <w:rPr/>
      </w:pPr>
      <w:r w:rsidDel="00000000" w:rsidR="00000000" w:rsidRPr="00000000">
        <w:rPr>
          <w:rtl w:val="0"/>
        </w:rPr>
        <w:t xml:space="preserve">He gestured lazily toward the warriors ahead of him.</w:t>
      </w:r>
    </w:p>
    <w:p w:rsidR="00000000" w:rsidDel="00000000" w:rsidP="00000000" w:rsidRDefault="00000000" w:rsidRPr="00000000" w14:paraId="000011C7">
      <w:pPr>
        <w:spacing w:after="0" w:before="0" w:line="480" w:lineRule="auto"/>
        <w:ind w:left="720" w:firstLine="720"/>
        <w:rPr/>
      </w:pPr>
      <w:r w:rsidDel="00000000" w:rsidR="00000000" w:rsidRPr="00000000">
        <w:rPr>
          <w:rtl w:val="0"/>
        </w:rPr>
        <w:t xml:space="preserve">Godric’s head dipped forward. Stone filled his vision before his eyes finally closed.</w:t>
      </w:r>
    </w:p>
    <w:p w:rsidR="00000000" w:rsidDel="00000000" w:rsidP="00000000" w:rsidRDefault="00000000" w:rsidRPr="00000000" w14:paraId="000011C8">
      <w:pPr>
        <w:spacing w:after="0" w:before="0" w:line="480" w:lineRule="auto"/>
        <w:ind w:left="720" w:firstLine="720"/>
        <w:rPr>
          <w:i w:val="1"/>
          <w:iCs w:val="1"/>
        </w:rPr>
      </w:pPr>
      <w:r w:rsidDel="00000000" w:rsidR="00000000" w:rsidRPr="00000000">
        <w:rPr>
          <w:i w:val="1"/>
          <w:iCs w:val="1"/>
          <w:rtl w:val="0"/>
        </w:rPr>
        <w:t xml:space="preserve">Hopefully Praew didn’t make me out to be some bolting hero.</w:t>
      </w:r>
    </w:p>
    <w:p w:rsidR="00000000" w:rsidDel="00000000" w:rsidP="00000000" w:rsidRDefault="00000000" w:rsidRPr="00000000" w14:paraId="000011C9">
      <w:pPr>
        <w:spacing w:after="0" w:before="0" w:line="480" w:lineRule="auto"/>
        <w:ind w:left="720" w:firstLine="720"/>
        <w:rPr/>
      </w:pPr>
      <w:r w:rsidDel="00000000" w:rsidR="00000000" w:rsidRPr="00000000">
        <w:rPr>
          <w:rtl w:val="0"/>
        </w:rPr>
        <w:t xml:space="preserve">A cough tore out of him.</w:t>
      </w:r>
    </w:p>
    <w:p w:rsidR="00000000" w:rsidDel="00000000" w:rsidP="00000000" w:rsidRDefault="00000000" w:rsidRPr="00000000" w14:paraId="000011CA">
      <w:pPr>
        <w:spacing w:after="0" w:before="0" w:line="480" w:lineRule="auto"/>
        <w:ind w:left="720" w:firstLine="720"/>
        <w:rPr>
          <w:i w:val="1"/>
          <w:iCs w:val="1"/>
        </w:rPr>
      </w:pPr>
      <w:r w:rsidDel="00000000" w:rsidR="00000000" w:rsidRPr="00000000">
        <w:rPr>
          <w:i w:val="1"/>
          <w:iCs w:val="1"/>
          <w:rtl w:val="0"/>
        </w:rPr>
        <w:t xml:space="preserve">No, she’ll hate me instead.</w:t>
      </w:r>
    </w:p>
    <w:p w:rsidR="00000000" w:rsidDel="00000000" w:rsidP="00000000" w:rsidRDefault="00000000" w:rsidRPr="00000000" w14:paraId="000011CB">
      <w:pPr>
        <w:spacing w:after="0" w:before="0" w:line="480" w:lineRule="auto"/>
        <w:ind w:left="720" w:firstLine="720"/>
        <w:rPr/>
      </w:pPr>
      <w:r w:rsidDel="00000000" w:rsidR="00000000" w:rsidRPr="00000000">
        <w:rPr>
          <w:rtl w:val="0"/>
        </w:rPr>
        <w:t xml:space="preserve">That was better. It almost made him smile.</w:t>
      </w:r>
    </w:p>
    <w:p w:rsidR="00000000" w:rsidDel="00000000" w:rsidP="00000000" w:rsidRDefault="00000000" w:rsidRPr="00000000" w14:paraId="000011CC">
      <w:pPr>
        <w:spacing w:after="0" w:before="0" w:line="480" w:lineRule="auto"/>
        <w:ind w:left="720" w:firstLine="720"/>
        <w:rPr/>
      </w:pPr>
      <w:r w:rsidDel="00000000" w:rsidR="00000000" w:rsidRPr="00000000">
        <w:rPr>
          <w:rtl w:val="0"/>
        </w:rPr>
      </w:r>
    </w:p>
    <w:p w:rsidR="00000000" w:rsidDel="00000000" w:rsidP="00000000" w:rsidRDefault="00000000" w:rsidRPr="00000000" w14:paraId="000011CD">
      <w:pPr>
        <w:spacing w:after="0" w:before="0" w:line="480" w:lineRule="auto"/>
        <w:ind w:left="720" w:firstLine="720"/>
        <w:rPr/>
      </w:pPr>
      <w:r w:rsidDel="00000000" w:rsidR="00000000" w:rsidRPr="00000000">
        <w:rPr>
          <w:rtl w:val="0"/>
        </w:rPr>
        <w:t xml:space="preserve">*** </w:t>
      </w:r>
    </w:p>
    <w:p w:rsidR="00000000" w:rsidDel="00000000" w:rsidP="00000000" w:rsidRDefault="00000000" w:rsidRPr="00000000" w14:paraId="000011CE">
      <w:pPr>
        <w:spacing w:after="0" w:before="0" w:line="480" w:lineRule="auto"/>
        <w:ind w:left="720" w:firstLine="720"/>
        <w:rPr/>
      </w:pPr>
      <w:r w:rsidDel="00000000" w:rsidR="00000000" w:rsidRPr="00000000">
        <w:rPr>
          <w:rtl w:val="0"/>
        </w:rPr>
      </w:r>
    </w:p>
    <w:p w:rsidR="00000000" w:rsidDel="00000000" w:rsidP="00000000" w:rsidRDefault="00000000" w:rsidRPr="00000000" w14:paraId="000011CF">
      <w:pPr>
        <w:spacing w:after="0" w:before="0" w:line="480" w:lineRule="auto"/>
        <w:ind w:left="720" w:firstLine="720"/>
        <w:rPr/>
      </w:pPr>
      <w:r w:rsidDel="00000000" w:rsidR="00000000" w:rsidRPr="00000000">
        <w:rPr>
          <w:rtl w:val="0"/>
        </w:rPr>
        <w:t xml:space="preserve">Half a flash ago.</w:t>
      </w:r>
    </w:p>
    <w:p w:rsidR="00000000" w:rsidDel="00000000" w:rsidP="00000000" w:rsidRDefault="00000000" w:rsidRPr="00000000" w14:paraId="000011D0">
      <w:pPr>
        <w:spacing w:after="0" w:before="0" w:line="480" w:lineRule="auto"/>
        <w:ind w:left="720" w:firstLine="720"/>
        <w:rPr/>
      </w:pPr>
      <w:r w:rsidDel="00000000" w:rsidR="00000000" w:rsidRPr="00000000">
        <w:rPr>
          <w:rtl w:val="0"/>
        </w:rPr>
      </w:r>
    </w:p>
    <w:p w:rsidR="00000000" w:rsidDel="00000000" w:rsidP="00000000" w:rsidRDefault="00000000" w:rsidRPr="00000000" w14:paraId="000011D1">
      <w:pPr>
        <w:spacing w:after="0" w:before="0" w:line="480" w:lineRule="auto"/>
        <w:ind w:left="720" w:firstLine="720"/>
        <w:rPr/>
      </w:pPr>
      <w:r w:rsidDel="00000000" w:rsidR="00000000" w:rsidRPr="00000000">
        <w:rPr>
          <w:rtl w:val="0"/>
        </w:rPr>
      </w:r>
    </w:p>
    <w:p w:rsidR="00000000" w:rsidDel="00000000" w:rsidP="00000000" w:rsidRDefault="00000000" w:rsidRPr="00000000" w14:paraId="000011D2">
      <w:pPr>
        <w:spacing w:after="0" w:before="0" w:line="480" w:lineRule="auto"/>
        <w:ind w:left="720" w:firstLine="720"/>
        <w:rPr/>
      </w:pPr>
      <w:r w:rsidDel="00000000" w:rsidR="00000000" w:rsidRPr="00000000">
        <w:rPr>
          <w:rtl w:val="0"/>
        </w:rPr>
        <w:t xml:space="preserve">Godric hurled Praew toward the opening. She cleared the breach and struck ground hard on the other side.</w:t>
      </w:r>
    </w:p>
    <w:p w:rsidR="00000000" w:rsidDel="00000000" w:rsidP="00000000" w:rsidRDefault="00000000" w:rsidRPr="00000000" w14:paraId="000011D3">
      <w:pPr>
        <w:spacing w:after="0" w:before="0" w:line="480" w:lineRule="auto"/>
        <w:ind w:left="720" w:firstLine="720"/>
        <w:rPr/>
      </w:pPr>
      <w:r w:rsidDel="00000000" w:rsidR="00000000" w:rsidRPr="00000000">
        <w:rPr>
          <w:rtl w:val="0"/>
        </w:rPr>
        <w:t xml:space="preserve"> He sprinted to the opening, then turned his back on it to face the warriors again.</w:t>
      </w:r>
    </w:p>
    <w:p w:rsidR="00000000" w:rsidDel="00000000" w:rsidP="00000000" w:rsidRDefault="00000000" w:rsidRPr="00000000" w14:paraId="000011D4">
      <w:pPr>
        <w:spacing w:after="0" w:before="0" w:line="480" w:lineRule="auto"/>
        <w:ind w:left="720" w:firstLine="720"/>
        <w:rPr/>
      </w:pPr>
      <w:r w:rsidDel="00000000" w:rsidR="00000000" w:rsidRPr="00000000">
        <w:rPr>
          <w:rtl w:val="0"/>
        </w:rPr>
        <w:t xml:space="preserve">Because you never took your eyes off an opponent.</w:t>
      </w:r>
    </w:p>
    <w:p w:rsidR="00000000" w:rsidDel="00000000" w:rsidP="00000000" w:rsidRDefault="00000000" w:rsidRPr="00000000" w14:paraId="000011D5">
      <w:pPr>
        <w:spacing w:after="0" w:before="0" w:line="480" w:lineRule="auto"/>
        <w:ind w:left="720" w:firstLine="720"/>
        <w:rPr/>
      </w:pPr>
      <w:r w:rsidDel="00000000" w:rsidR="00000000" w:rsidRPr="00000000">
        <w:rPr>
          <w:rtl w:val="0"/>
        </w:rPr>
        <w:t xml:space="preserve">Their leader wasn’t moving.</w:t>
      </w:r>
    </w:p>
    <w:p w:rsidR="00000000" w:rsidDel="00000000" w:rsidP="00000000" w:rsidRDefault="00000000" w:rsidRPr="00000000" w14:paraId="000011D6">
      <w:pPr>
        <w:spacing w:after="0" w:before="0" w:line="480" w:lineRule="auto"/>
        <w:ind w:left="720" w:firstLine="720"/>
        <w:rPr>
          <w:i w:val="1"/>
          <w:iCs w:val="1"/>
        </w:rPr>
      </w:pPr>
      <w:r w:rsidDel="00000000" w:rsidR="00000000" w:rsidRPr="00000000">
        <w:rPr>
          <w:i w:val="1"/>
          <w:iCs w:val="1"/>
          <w:rtl w:val="0"/>
        </w:rPr>
        <w:t xml:space="preserve">Good, stay down.</w:t>
      </w:r>
    </w:p>
    <w:p w:rsidR="00000000" w:rsidDel="00000000" w:rsidP="00000000" w:rsidRDefault="00000000" w:rsidRPr="00000000" w14:paraId="000011D7">
      <w:pPr>
        <w:spacing w:after="0" w:before="0" w:line="480" w:lineRule="auto"/>
        <w:ind w:left="720" w:firstLine="720"/>
        <w:rPr/>
      </w:pPr>
      <w:r w:rsidDel="00000000" w:rsidR="00000000" w:rsidRPr="00000000">
        <w:rPr>
          <w:rtl w:val="0"/>
        </w:rPr>
        <w:t xml:space="preserve"> The six masked warriors were slowly rising, moving in perfect unison, completely unaffected by the earlier blast. Well… not quite. The ceramic masks that had held through the impact, begun to fail under motion.</w:t>
      </w:r>
    </w:p>
    <w:p w:rsidR="00000000" w:rsidDel="00000000" w:rsidP="00000000" w:rsidRDefault="00000000" w:rsidRPr="00000000" w14:paraId="000011D8">
      <w:pPr>
        <w:spacing w:after="0" w:before="0" w:line="480" w:lineRule="auto"/>
        <w:ind w:left="720" w:firstLine="720"/>
        <w:rPr/>
      </w:pPr>
      <w:r w:rsidDel="00000000" w:rsidR="00000000" w:rsidRPr="00000000">
        <w:rPr>
          <w:rtl w:val="0"/>
        </w:rPr>
        <w:t xml:space="preserve">Cracks spread as they moved, thin fractures crawling across ceramic. Revealing only pieces of their face.</w:t>
      </w:r>
    </w:p>
    <w:p w:rsidR="00000000" w:rsidDel="00000000" w:rsidP="00000000" w:rsidRDefault="00000000" w:rsidRPr="00000000" w14:paraId="000011D9">
      <w:pPr>
        <w:spacing w:after="0" w:before="0" w:line="480" w:lineRule="auto"/>
        <w:ind w:left="720" w:firstLine="720"/>
        <w:rPr/>
      </w:pPr>
      <w:r w:rsidDel="00000000" w:rsidR="00000000" w:rsidRPr="00000000">
        <w:rPr>
          <w:rtl w:val="0"/>
        </w:rPr>
        <w:t xml:space="preserve">There was something about that one’s mouth and cheekbone.</w:t>
      </w:r>
    </w:p>
    <w:p w:rsidR="00000000" w:rsidDel="00000000" w:rsidP="00000000" w:rsidRDefault="00000000" w:rsidRPr="00000000" w14:paraId="000011DA">
      <w:pPr>
        <w:spacing w:after="0" w:before="0" w:line="480" w:lineRule="auto"/>
        <w:ind w:left="720" w:firstLine="720"/>
        <w:rPr>
          <w:i w:val="1"/>
          <w:iCs w:val="1"/>
        </w:rPr>
      </w:pPr>
      <w:r w:rsidDel="00000000" w:rsidR="00000000" w:rsidRPr="00000000">
        <w:rPr>
          <w:i w:val="1"/>
          <w:iCs w:val="1"/>
          <w:rtl w:val="0"/>
        </w:rPr>
        <w:t xml:space="preserve">Why did that look like—</w:t>
      </w:r>
    </w:p>
    <w:p w:rsidR="00000000" w:rsidDel="00000000" w:rsidP="00000000" w:rsidRDefault="00000000" w:rsidRPr="00000000" w14:paraId="000011DB">
      <w:pPr>
        <w:spacing w:after="0" w:before="0" w:line="480" w:lineRule="auto"/>
        <w:ind w:left="720" w:firstLine="720"/>
        <w:rPr/>
      </w:pPr>
      <w:r w:rsidDel="00000000" w:rsidR="00000000" w:rsidRPr="00000000">
        <w:rPr>
          <w:rtl w:val="0"/>
        </w:rPr>
        <w:t xml:space="preserve">And that other one’s eye and nose felt familiar as well.</w:t>
      </w:r>
    </w:p>
    <w:p w:rsidR="00000000" w:rsidDel="00000000" w:rsidP="00000000" w:rsidRDefault="00000000" w:rsidRPr="00000000" w14:paraId="000011DC">
      <w:pPr>
        <w:spacing w:after="0" w:before="0" w:line="480" w:lineRule="auto"/>
        <w:ind w:left="720" w:firstLine="720"/>
        <w:rPr/>
      </w:pPr>
      <w:r w:rsidDel="00000000" w:rsidR="00000000" w:rsidRPr="00000000">
        <w:rPr>
          <w:rtl w:val="0"/>
        </w:rPr>
        <w:t xml:space="preserve">His mind began to count.</w:t>
      </w:r>
    </w:p>
    <w:p w:rsidR="00000000" w:rsidDel="00000000" w:rsidP="00000000" w:rsidRDefault="00000000" w:rsidRPr="00000000" w14:paraId="000011DD">
      <w:pPr>
        <w:spacing w:after="0" w:before="0" w:line="480" w:lineRule="auto"/>
        <w:ind w:left="720" w:firstLine="720"/>
        <w:rPr/>
      </w:pPr>
      <w:r w:rsidDel="00000000" w:rsidR="00000000" w:rsidRPr="00000000">
        <w:rPr>
          <w:rtl w:val="0"/>
        </w:rPr>
        <w:t xml:space="preserve">Junya, on the floor of the recorrection chamber, deceased.</w:t>
      </w:r>
    </w:p>
    <w:p w:rsidR="00000000" w:rsidDel="00000000" w:rsidP="00000000" w:rsidRDefault="00000000" w:rsidRPr="00000000" w14:paraId="000011DE">
      <w:pPr>
        <w:spacing w:after="0" w:before="0" w:line="480" w:lineRule="auto"/>
        <w:ind w:left="720" w:firstLine="720"/>
        <w:rPr/>
      </w:pPr>
      <w:r w:rsidDel="00000000" w:rsidR="00000000" w:rsidRPr="00000000">
        <w:rPr>
          <w:rtl w:val="0"/>
        </w:rPr>
        <w:t xml:space="preserve">Praew, behind him, through the gate.</w:t>
      </w:r>
    </w:p>
    <w:p w:rsidR="00000000" w:rsidDel="00000000" w:rsidP="00000000" w:rsidRDefault="00000000" w:rsidRPr="00000000" w14:paraId="000011DF">
      <w:pPr>
        <w:spacing w:after="0" w:before="0" w:line="480" w:lineRule="auto"/>
        <w:ind w:left="720" w:firstLine="720"/>
        <w:rPr/>
      </w:pPr>
      <w:r w:rsidDel="00000000" w:rsidR="00000000" w:rsidRPr="00000000">
        <w:rPr>
          <w:rtl w:val="0"/>
        </w:rPr>
        <w:t xml:space="preserve">Two still missing.</w:t>
      </w:r>
    </w:p>
    <w:p w:rsidR="00000000" w:rsidDel="00000000" w:rsidP="00000000" w:rsidRDefault="00000000" w:rsidRPr="00000000" w14:paraId="000011E0">
      <w:pPr>
        <w:spacing w:after="0" w:before="0" w:line="480" w:lineRule="auto"/>
        <w:ind w:left="720" w:firstLine="720"/>
        <w:rPr/>
      </w:pPr>
      <w:r w:rsidDel="00000000" w:rsidR="00000000" w:rsidRPr="00000000">
        <w:rPr>
          <w:rtl w:val="0"/>
        </w:rPr>
        <w:t xml:space="preserve">He stayed facing them, adjusted his footing, keeping all six in view. </w:t>
      </w:r>
    </w:p>
    <w:p w:rsidR="00000000" w:rsidDel="00000000" w:rsidP="00000000" w:rsidRDefault="00000000" w:rsidRPr="00000000" w14:paraId="000011E1">
      <w:pPr>
        <w:spacing w:after="0" w:before="0" w:line="480" w:lineRule="auto"/>
        <w:ind w:left="720" w:firstLine="720"/>
        <w:rPr/>
      </w:pPr>
      <w:r w:rsidDel="00000000" w:rsidR="00000000" w:rsidRPr="00000000">
        <w:rPr>
          <w:rtl w:val="0"/>
        </w:rPr>
        <w:t xml:space="preserve">As if to confirm his fear, one mask crumbled further, as its wearer straightened. Most of it ripping free until only a jagged ring clung around his eye.</w:t>
      </w:r>
    </w:p>
    <w:p w:rsidR="00000000" w:rsidDel="00000000" w:rsidP="00000000" w:rsidRDefault="00000000" w:rsidRPr="00000000" w14:paraId="000011E2">
      <w:pPr>
        <w:spacing w:after="0" w:before="0" w:line="480" w:lineRule="auto"/>
        <w:ind w:left="720" w:firstLine="720"/>
        <w:rPr/>
      </w:pPr>
      <w:r w:rsidDel="00000000" w:rsidR="00000000" w:rsidRPr="00000000">
        <w:rPr>
          <w:rtl w:val="0"/>
        </w:rPr>
        <w:t xml:space="preserve">The other shattered outright, fragments scattering across the stone.</w:t>
      </w:r>
    </w:p>
    <w:p w:rsidR="00000000" w:rsidDel="00000000" w:rsidP="00000000" w:rsidRDefault="00000000" w:rsidRPr="00000000" w14:paraId="000011E3">
      <w:pPr>
        <w:spacing w:after="0" w:before="0" w:line="480" w:lineRule="auto"/>
        <w:ind w:left="720" w:firstLine="720"/>
        <w:rPr/>
      </w:pPr>
      <w:r w:rsidDel="00000000" w:rsidR="00000000" w:rsidRPr="00000000">
        <w:rPr>
          <w:rtl w:val="0"/>
        </w:rPr>
        <w:t xml:space="preserve">Jorpen and Wanni.</w:t>
      </w:r>
    </w:p>
    <w:p w:rsidR="00000000" w:rsidDel="00000000" w:rsidP="00000000" w:rsidRDefault="00000000" w:rsidRPr="00000000" w14:paraId="000011E4">
      <w:pPr>
        <w:spacing w:after="0" w:before="0" w:line="480" w:lineRule="auto"/>
        <w:ind w:left="720" w:firstLine="720"/>
        <w:rPr/>
      </w:pPr>
      <w:r w:rsidDel="00000000" w:rsidR="00000000" w:rsidRPr="00000000">
        <w:rPr>
          <w:rtl w:val="0"/>
        </w:rPr>
        <w:t xml:space="preserve">All of the missing students accounted for.</w:t>
      </w:r>
    </w:p>
    <w:p w:rsidR="00000000" w:rsidDel="00000000" w:rsidP="00000000" w:rsidRDefault="00000000" w:rsidRPr="00000000" w14:paraId="000011E5">
      <w:pPr>
        <w:spacing w:after="0" w:before="0" w:line="480" w:lineRule="auto"/>
        <w:ind w:left="720" w:firstLine="720"/>
        <w:rPr/>
      </w:pPr>
      <w:r w:rsidDel="00000000" w:rsidR="00000000" w:rsidRPr="00000000">
        <w:rPr>
          <w:rtl w:val="0"/>
        </w:rPr>
        <w:t xml:space="preserve">“Can’t you come with me?” Praew pleaded from behind him.</w:t>
      </w:r>
    </w:p>
    <w:p w:rsidR="00000000" w:rsidDel="00000000" w:rsidP="00000000" w:rsidRDefault="00000000" w:rsidRPr="00000000" w14:paraId="000011E6">
      <w:pPr>
        <w:spacing w:after="0" w:before="0" w:line="480" w:lineRule="auto"/>
        <w:ind w:left="720" w:firstLine="720"/>
        <w:rPr/>
      </w:pPr>
      <w:r w:rsidDel="00000000" w:rsidR="00000000" w:rsidRPr="00000000">
        <w:rPr>
          <w:rtl w:val="0"/>
        </w:rPr>
        <w:t xml:space="preserve">“Do you think you’re the only victim?”</w:t>
      </w:r>
    </w:p>
    <w:p w:rsidR="00000000" w:rsidDel="00000000" w:rsidP="00000000" w:rsidRDefault="00000000" w:rsidRPr="00000000" w14:paraId="000011E7">
      <w:pPr>
        <w:spacing w:after="0" w:before="0" w:line="480" w:lineRule="auto"/>
        <w:ind w:left="720" w:firstLine="720"/>
        <w:rPr/>
      </w:pPr>
      <w:r w:rsidDel="00000000" w:rsidR="00000000" w:rsidRPr="00000000">
        <w:rPr>
          <w:rtl w:val="0"/>
        </w:rPr>
        <w:t xml:space="preserve">Godric hesitated, the words already regretted.</w:t>
      </w:r>
    </w:p>
    <w:p w:rsidR="00000000" w:rsidDel="00000000" w:rsidP="00000000" w:rsidRDefault="00000000" w:rsidRPr="00000000" w14:paraId="000011E8">
      <w:pPr>
        <w:spacing w:after="0" w:before="0" w:line="480" w:lineRule="auto"/>
        <w:ind w:left="720" w:firstLine="720"/>
        <w:rPr/>
      </w:pPr>
      <w:r w:rsidDel="00000000" w:rsidR="00000000" w:rsidRPr="00000000">
        <w:rPr>
          <w:rtl w:val="0"/>
        </w:rPr>
        <w:t xml:space="preserve">If she saw her classmates, she would never leave.</w:t>
      </w:r>
    </w:p>
    <w:p w:rsidR="00000000" w:rsidDel="00000000" w:rsidP="00000000" w:rsidRDefault="00000000" w:rsidRPr="00000000" w14:paraId="000011E9">
      <w:pPr>
        <w:spacing w:after="0" w:before="0" w:line="480" w:lineRule="auto"/>
        <w:ind w:left="720" w:firstLine="720"/>
        <w:rPr/>
      </w:pPr>
      <w:r w:rsidDel="00000000" w:rsidR="00000000" w:rsidRPr="00000000">
        <w:rPr>
          <w:rtl w:val="0"/>
        </w:rPr>
        <w:t xml:space="preserve">“Thank you!” Praew called out. She said more, but the words blurred together, lost to distance and ringing air.</w:t>
      </w:r>
    </w:p>
    <w:p w:rsidR="00000000" w:rsidDel="00000000" w:rsidP="00000000" w:rsidRDefault="00000000" w:rsidRPr="00000000" w14:paraId="000011EA">
      <w:pPr>
        <w:spacing w:after="0" w:before="0" w:line="480" w:lineRule="auto"/>
        <w:ind w:left="720" w:firstLine="720"/>
        <w:rPr/>
      </w:pPr>
      <w:r w:rsidDel="00000000" w:rsidR="00000000" w:rsidRPr="00000000">
        <w:rPr>
          <w:rtl w:val="0"/>
        </w:rPr>
        <w:t xml:space="preserve">He lifted his spear as a final signal. “Get moving.”</w:t>
      </w:r>
    </w:p>
    <w:p w:rsidR="00000000" w:rsidDel="00000000" w:rsidP="00000000" w:rsidRDefault="00000000" w:rsidRPr="00000000" w14:paraId="000011EB">
      <w:pPr>
        <w:spacing w:after="0" w:before="0" w:line="480" w:lineRule="auto"/>
        <w:ind w:left="720" w:firstLine="720"/>
        <w:rPr/>
      </w:pPr>
      <w:r w:rsidDel="00000000" w:rsidR="00000000" w:rsidRPr="00000000">
        <w:rPr>
          <w:rtl w:val="0"/>
        </w:rPr>
      </w:r>
    </w:p>
    <w:p w:rsidR="00000000" w:rsidDel="00000000" w:rsidP="00000000" w:rsidRDefault="00000000" w:rsidRPr="00000000" w14:paraId="000011EC">
      <w:pPr>
        <w:spacing w:after="0" w:before="0" w:line="480" w:lineRule="auto"/>
        <w:ind w:left="720" w:firstLine="720"/>
        <w:rPr/>
      </w:pPr>
      <w:r w:rsidDel="00000000" w:rsidR="00000000" w:rsidRPr="00000000">
        <w:rPr>
          <w:rtl w:val="0"/>
        </w:rPr>
        <w:t xml:space="preserve">***</w:t>
      </w:r>
    </w:p>
    <w:p w:rsidR="00000000" w:rsidDel="00000000" w:rsidP="00000000" w:rsidRDefault="00000000" w:rsidRPr="00000000" w14:paraId="000011ED">
      <w:pPr>
        <w:spacing w:after="0" w:before="0" w:line="480" w:lineRule="auto"/>
        <w:ind w:left="720" w:firstLine="720"/>
        <w:rPr/>
      </w:pPr>
      <w:r w:rsidDel="00000000" w:rsidR="00000000" w:rsidRPr="00000000">
        <w:rPr>
          <w:rtl w:val="0"/>
        </w:rPr>
      </w:r>
    </w:p>
    <w:p w:rsidR="00000000" w:rsidDel="00000000" w:rsidP="00000000" w:rsidRDefault="00000000" w:rsidRPr="00000000" w14:paraId="000011EE">
      <w:pPr>
        <w:spacing w:after="0" w:before="0" w:line="480" w:lineRule="auto"/>
        <w:ind w:left="720" w:firstLine="720"/>
        <w:rPr/>
      </w:pPr>
      <w:r w:rsidDel="00000000" w:rsidR="00000000" w:rsidRPr="00000000">
        <w:rPr>
          <w:rtl w:val="0"/>
        </w:rPr>
        <w:t xml:space="preserve">Six Embedded warriors began to flank their prey.</w:t>
      </w:r>
    </w:p>
    <w:p w:rsidR="00000000" w:rsidDel="00000000" w:rsidP="00000000" w:rsidRDefault="00000000" w:rsidRPr="00000000" w14:paraId="000011EF">
      <w:pPr>
        <w:spacing w:after="0" w:before="0" w:line="480" w:lineRule="auto"/>
        <w:ind w:left="720" w:firstLine="720"/>
        <w:rPr/>
      </w:pPr>
      <w:r w:rsidDel="00000000" w:rsidR="00000000" w:rsidRPr="00000000">
        <w:rPr>
          <w:rtl w:val="0"/>
        </w:rPr>
        <w:t xml:space="preserve">Godric held his ground, eyes locked on as many as possible. Though never letting their movement slip from the edge of his vision, he couldn’t take his eyes off his greatest shame, a reminder that made the back of his own neck throb.</w:t>
      </w:r>
    </w:p>
    <w:p w:rsidR="00000000" w:rsidDel="00000000" w:rsidP="00000000" w:rsidRDefault="00000000" w:rsidRPr="00000000" w14:paraId="000011F0">
      <w:pPr>
        <w:spacing w:after="0" w:before="0" w:line="480" w:lineRule="auto"/>
        <w:ind w:left="720" w:firstLine="720"/>
        <w:rPr/>
      </w:pPr>
      <w:r w:rsidDel="00000000" w:rsidR="00000000" w:rsidRPr="00000000">
        <w:rPr>
          <w:rtl w:val="0"/>
        </w:rPr>
        <w:t xml:space="preserve">His students were standing here because of it.</w:t>
      </w:r>
    </w:p>
    <w:p w:rsidR="00000000" w:rsidDel="00000000" w:rsidP="00000000" w:rsidRDefault="00000000" w:rsidRPr="00000000" w14:paraId="000011F1">
      <w:pPr>
        <w:spacing w:after="0" w:before="0" w:line="480" w:lineRule="auto"/>
        <w:ind w:left="720" w:firstLine="720"/>
        <w:rPr/>
      </w:pPr>
      <w:r w:rsidDel="00000000" w:rsidR="00000000" w:rsidRPr="00000000">
        <w:rPr>
          <w:rtl w:val="0"/>
        </w:rPr>
        <w:t xml:space="preserve">Wanni and Jorpen stared at him with blank eyes.</w:t>
      </w:r>
    </w:p>
    <w:p w:rsidR="00000000" w:rsidDel="00000000" w:rsidP="00000000" w:rsidRDefault="00000000" w:rsidRPr="00000000" w14:paraId="000011F2">
      <w:pPr>
        <w:spacing w:after="0" w:before="0" w:line="480" w:lineRule="auto"/>
        <w:ind w:left="720" w:firstLine="720"/>
        <w:rPr/>
      </w:pPr>
      <w:r w:rsidDel="00000000" w:rsidR="00000000" w:rsidRPr="00000000">
        <w:rPr>
          <w:rtl w:val="0"/>
        </w:rPr>
        <w:t xml:space="preserve">Godric’s grip tightened, knuckles whitening against the vitracite spear.</w:t>
      </w:r>
    </w:p>
    <w:p w:rsidR="00000000" w:rsidDel="00000000" w:rsidP="00000000" w:rsidRDefault="00000000" w:rsidRPr="00000000" w14:paraId="000011F3">
      <w:pPr>
        <w:spacing w:after="0" w:before="0" w:line="480" w:lineRule="auto"/>
        <w:ind w:left="720" w:firstLine="720"/>
        <w:rPr/>
      </w:pPr>
      <w:r w:rsidDel="00000000" w:rsidR="00000000" w:rsidRPr="00000000">
        <w:rPr>
          <w:rtl w:val="0"/>
        </w:rPr>
        <w:t xml:space="preserve">They would track down Praew using her compassion against her. Even if she escaped, it would change her. She would view her compassion as weakness. </w:t>
      </w:r>
    </w:p>
    <w:p w:rsidR="00000000" w:rsidDel="00000000" w:rsidP="00000000" w:rsidRDefault="00000000" w:rsidRPr="00000000" w14:paraId="000011F4">
      <w:pPr>
        <w:spacing w:after="0" w:before="0" w:line="480" w:lineRule="auto"/>
        <w:ind w:left="720" w:firstLine="720"/>
        <w:rPr>
          <w:i w:val="1"/>
          <w:iCs w:val="1"/>
        </w:rPr>
      </w:pPr>
      <w:r w:rsidDel="00000000" w:rsidR="00000000" w:rsidRPr="00000000">
        <w:rPr>
          <w:i w:val="1"/>
          <w:iCs w:val="1"/>
          <w:rtl w:val="0"/>
        </w:rPr>
        <w:t xml:space="preserve">The greatest weakness my brother and I share is that we made the same mistake.</w:t>
      </w:r>
    </w:p>
    <w:p w:rsidR="00000000" w:rsidDel="00000000" w:rsidP="00000000" w:rsidRDefault="00000000" w:rsidRPr="00000000" w14:paraId="000011F5">
      <w:pPr>
        <w:spacing w:after="0" w:before="0" w:line="480" w:lineRule="auto"/>
        <w:ind w:left="720" w:firstLine="720"/>
        <w:rPr>
          <w:i w:val="1"/>
          <w:iCs w:val="1"/>
        </w:rPr>
      </w:pPr>
      <w:r w:rsidDel="00000000" w:rsidR="00000000" w:rsidRPr="00000000">
        <w:rPr>
          <w:i w:val="1"/>
          <w:iCs w:val="1"/>
          <w:rtl w:val="0"/>
        </w:rPr>
        <w:t xml:space="preserve">While growing more calluses, we grew more callous.</w:t>
      </w:r>
    </w:p>
    <w:p w:rsidR="00000000" w:rsidDel="00000000" w:rsidP="00000000" w:rsidRDefault="00000000" w:rsidRPr="00000000" w14:paraId="000011F6">
      <w:pPr>
        <w:spacing w:after="0" w:before="0" w:line="480" w:lineRule="auto"/>
        <w:ind w:left="720" w:firstLine="720"/>
        <w:rPr>
          <w:i w:val="1"/>
          <w:iCs w:val="1"/>
        </w:rPr>
      </w:pPr>
      <w:r w:rsidDel="00000000" w:rsidR="00000000" w:rsidRPr="00000000">
        <w:rPr>
          <w:i w:val="1"/>
          <w:iCs w:val="1"/>
          <w:rtl w:val="0"/>
        </w:rPr>
        <w:t xml:space="preserve">Bolting girl. For the sake of this world, You can not be allowed to forsake your greatest strength. </w:t>
      </w:r>
    </w:p>
    <w:p w:rsidR="00000000" w:rsidDel="00000000" w:rsidP="00000000" w:rsidRDefault="00000000" w:rsidRPr="00000000" w14:paraId="000011F7">
      <w:pPr>
        <w:spacing w:after="0" w:before="0" w:line="480" w:lineRule="auto"/>
        <w:ind w:left="720" w:firstLine="720"/>
        <w:rPr>
          <w:i w:val="1"/>
          <w:iCs w:val="1"/>
        </w:rPr>
      </w:pPr>
      <w:r w:rsidDel="00000000" w:rsidR="00000000" w:rsidRPr="00000000">
        <w:rPr>
          <w:i w:val="1"/>
          <w:iCs w:val="1"/>
          <w:rtl w:val="0"/>
        </w:rPr>
        <w:t xml:space="preserve">I will do whatever it takes to prevent it. </w:t>
      </w:r>
    </w:p>
    <w:p w:rsidR="00000000" w:rsidDel="00000000" w:rsidP="00000000" w:rsidRDefault="00000000" w:rsidRPr="00000000" w14:paraId="000011F8">
      <w:pPr>
        <w:spacing w:after="0" w:before="0" w:line="480" w:lineRule="auto"/>
        <w:ind w:left="720" w:firstLine="720"/>
        <w:rPr/>
      </w:pPr>
      <w:r w:rsidDel="00000000" w:rsidR="00000000" w:rsidRPr="00000000">
        <w:rPr>
          <w:rtl w:val="0"/>
        </w:rPr>
        <w:t xml:space="preserve">And for that, Wanni and Jorpen couldn’t be left alive.</w:t>
      </w:r>
    </w:p>
    <w:p w:rsidR="00000000" w:rsidDel="00000000" w:rsidP="00000000" w:rsidRDefault="00000000" w:rsidRPr="00000000" w14:paraId="000011F9">
      <w:pPr>
        <w:spacing w:after="0" w:before="0" w:line="480" w:lineRule="auto"/>
        <w:ind w:left="720" w:firstLine="720"/>
        <w:rPr/>
      </w:pPr>
      <w:r w:rsidDel="00000000" w:rsidR="00000000" w:rsidRPr="00000000">
        <w:rPr>
          <w:rtl w:val="0"/>
        </w:rPr>
        <w:t xml:space="preserve">A soft voice cut through the silence.</w:t>
      </w:r>
    </w:p>
    <w:p w:rsidR="00000000" w:rsidDel="00000000" w:rsidP="00000000" w:rsidRDefault="00000000" w:rsidRPr="00000000" w14:paraId="000011FA">
      <w:pPr>
        <w:spacing w:after="0" w:before="0" w:line="480" w:lineRule="auto"/>
        <w:ind w:left="720" w:firstLine="720"/>
        <w:rPr/>
      </w:pPr>
      <w:r w:rsidDel="00000000" w:rsidR="00000000" w:rsidRPr="00000000">
        <w:rPr>
          <w:rtl w:val="0"/>
        </w:rPr>
        <w:t xml:space="preserve">“Why didn’t you save us, professor?” Wanni asked. </w:t>
      </w:r>
    </w:p>
    <w:p w:rsidR="00000000" w:rsidDel="00000000" w:rsidP="00000000" w:rsidRDefault="00000000" w:rsidRPr="00000000" w14:paraId="000011FB">
      <w:pPr>
        <w:spacing w:after="0" w:before="0" w:line="480" w:lineRule="auto"/>
        <w:ind w:left="720" w:firstLine="720"/>
        <w:rPr/>
      </w:pPr>
      <w:r w:rsidDel="00000000" w:rsidR="00000000" w:rsidRPr="00000000">
        <w:rPr>
          <w:rtl w:val="0"/>
        </w:rPr>
        <w:t xml:space="preserve">Godric didn’t falter.</w:t>
      </w:r>
    </w:p>
    <w:p w:rsidR="00000000" w:rsidDel="00000000" w:rsidP="00000000" w:rsidRDefault="00000000" w:rsidRPr="00000000" w14:paraId="000011FC">
      <w:pPr>
        <w:spacing w:after="0" w:before="0" w:line="480" w:lineRule="auto"/>
        <w:ind w:left="720" w:firstLine="720"/>
        <w:rPr/>
      </w:pPr>
      <w:r w:rsidDel="00000000" w:rsidR="00000000" w:rsidRPr="00000000">
        <w:rPr>
          <w:rtl w:val="0"/>
        </w:rPr>
        <w:t xml:space="preserve">The sound seemed to come from her but there was no movement from her mouth.</w:t>
      </w:r>
    </w:p>
    <w:p w:rsidR="00000000" w:rsidDel="00000000" w:rsidP="00000000" w:rsidRDefault="00000000" w:rsidRPr="00000000" w14:paraId="000011FD">
      <w:pPr>
        <w:spacing w:after="0" w:before="0" w:line="480" w:lineRule="auto"/>
        <w:ind w:left="720" w:firstLine="720"/>
        <w:rPr/>
      </w:pPr>
      <w:r w:rsidDel="00000000" w:rsidR="00000000" w:rsidRPr="00000000">
        <w:rPr>
          <w:rtl w:val="0"/>
        </w:rPr>
        <w:t xml:space="preserve">Their leader sat up from where he lay and grinned.</w:t>
      </w:r>
    </w:p>
    <w:p w:rsidR="00000000" w:rsidDel="00000000" w:rsidP="00000000" w:rsidRDefault="00000000" w:rsidRPr="00000000" w14:paraId="000011FE">
      <w:pPr>
        <w:spacing w:after="0" w:before="0" w:line="480" w:lineRule="auto"/>
        <w:ind w:left="720" w:firstLine="720"/>
        <w:rPr/>
      </w:pPr>
      <w:r w:rsidDel="00000000" w:rsidR="00000000" w:rsidRPr="00000000">
        <w:rPr>
          <w:rtl w:val="0"/>
        </w:rPr>
        <w:t xml:space="preserve">Godric exhaled through his nose. “Embedded with an EchoStone, eh?” His voice stayed flat. “Those bolting tricks won’t work on me, kid.”</w:t>
      </w:r>
    </w:p>
    <w:p w:rsidR="00000000" w:rsidDel="00000000" w:rsidP="00000000" w:rsidRDefault="00000000" w:rsidRPr="00000000" w14:paraId="000011FF">
      <w:pPr>
        <w:spacing w:after="0" w:before="0" w:line="480" w:lineRule="auto"/>
        <w:ind w:left="720" w:firstLine="720"/>
        <w:rPr/>
      </w:pPr>
      <w:r w:rsidDel="00000000" w:rsidR="00000000" w:rsidRPr="00000000">
        <w:rPr>
          <w:rtl w:val="0"/>
        </w:rPr>
        <w:t xml:space="preserve">Their leader tilted his head. “Oh? Don’t be so sure about that.” He chuckled, voice lowering mid-laugh.</w:t>
      </w:r>
    </w:p>
    <w:p w:rsidR="00000000" w:rsidDel="00000000" w:rsidP="00000000" w:rsidRDefault="00000000" w:rsidRPr="00000000" w14:paraId="00001200">
      <w:pPr>
        <w:spacing w:after="0" w:before="0" w:line="480" w:lineRule="auto"/>
        <w:ind w:left="720" w:firstLine="720"/>
        <w:rPr/>
      </w:pPr>
      <w:r w:rsidDel="00000000" w:rsidR="00000000" w:rsidRPr="00000000">
        <w:rPr>
          <w:rtl w:val="0"/>
        </w:rPr>
        <w:t xml:space="preserve">“Now,” he said in The Prime’s insufferable voice, “kill him.”</w:t>
      </w:r>
    </w:p>
    <w:p w:rsidR="00000000" w:rsidDel="00000000" w:rsidP="00000000" w:rsidRDefault="00000000" w:rsidRPr="00000000" w14:paraId="00001201">
      <w:pPr>
        <w:spacing w:after="0" w:before="0" w:line="480" w:lineRule="auto"/>
        <w:ind w:left="720" w:firstLine="720"/>
        <w:rPr/>
      </w:pPr>
      <w:r w:rsidDel="00000000" w:rsidR="00000000" w:rsidRPr="00000000">
        <w:rPr>
          <w:rtl w:val="0"/>
        </w:rPr>
        <w:t xml:space="preserve">Something cold settled in Godric’s chest as the warriors slowly closed in.</w:t>
      </w:r>
    </w:p>
    <w:p w:rsidR="00000000" w:rsidDel="00000000" w:rsidP="00000000" w:rsidRDefault="00000000" w:rsidRPr="00000000" w14:paraId="00001202">
      <w:pPr>
        <w:spacing w:after="0" w:before="0" w:line="480" w:lineRule="auto"/>
        <w:ind w:left="720" w:firstLine="720"/>
        <w:rPr/>
      </w:pPr>
      <w:r w:rsidDel="00000000" w:rsidR="00000000" w:rsidRPr="00000000">
        <w:rPr>
          <w:rtl w:val="0"/>
        </w:rPr>
        <w:t xml:space="preserve">Renwick lingered behind them, watching, smiling, content to let his slaves do the dirty work.</w:t>
      </w:r>
    </w:p>
    <w:p w:rsidR="00000000" w:rsidDel="00000000" w:rsidP="00000000" w:rsidRDefault="00000000" w:rsidRPr="00000000" w14:paraId="00001203">
      <w:pPr>
        <w:spacing w:after="0" w:before="0" w:line="480" w:lineRule="auto"/>
        <w:ind w:left="720" w:firstLine="720"/>
        <w:rPr>
          <w:i w:val="1"/>
          <w:iCs w:val="1"/>
        </w:rPr>
      </w:pPr>
      <w:r w:rsidDel="00000000" w:rsidR="00000000" w:rsidRPr="00000000">
        <w:rPr>
          <w:i w:val="1"/>
          <w:iCs w:val="1"/>
          <w:rtl w:val="0"/>
        </w:rPr>
        <w:t xml:space="preserve">That echo brat must be dealt with as well.</w:t>
      </w:r>
    </w:p>
    <w:p w:rsidR="00000000" w:rsidDel="00000000" w:rsidP="00000000" w:rsidRDefault="00000000" w:rsidRPr="00000000" w14:paraId="00001204">
      <w:pPr>
        <w:spacing w:after="0" w:before="0" w:line="480" w:lineRule="auto"/>
        <w:ind w:left="720" w:firstLine="720"/>
        <w:rPr/>
      </w:pPr>
      <w:r w:rsidDel="00000000" w:rsidR="00000000" w:rsidRPr="00000000">
        <w:rPr>
          <w:rtl w:val="0"/>
        </w:rPr>
        <w:t xml:space="preserve">Godric took a long deep breath, his ritual before any battle.</w:t>
      </w:r>
    </w:p>
    <w:p w:rsidR="00000000" w:rsidDel="00000000" w:rsidP="00000000" w:rsidRDefault="00000000" w:rsidRPr="00000000" w14:paraId="00001205">
      <w:pPr>
        <w:spacing w:after="0" w:before="0" w:line="480" w:lineRule="auto"/>
        <w:ind w:left="720" w:firstLine="720"/>
        <w:rPr/>
      </w:pPr>
      <w:r w:rsidDel="00000000" w:rsidR="00000000" w:rsidRPr="00000000">
        <w:rPr>
          <w:rtl w:val="0"/>
        </w:rPr>
        <w:t xml:space="preserve">He slid on his embedded gloves. A NullStone embedded into the palm of his left, A SurgeStone set into the back of his right. His fingers curled into a fist. The stones pulsed—one ready to silence, the other ready to amplify.</w:t>
      </w:r>
    </w:p>
    <w:p w:rsidR="00000000" w:rsidDel="00000000" w:rsidP="00000000" w:rsidRDefault="00000000" w:rsidRPr="00000000" w14:paraId="00001206">
      <w:pPr>
        <w:spacing w:after="0" w:before="0" w:line="480" w:lineRule="auto"/>
        <w:ind w:left="720" w:firstLine="720"/>
        <w:rPr/>
      </w:pPr>
      <w:r w:rsidDel="00000000" w:rsidR="00000000" w:rsidRPr="00000000">
        <w:rPr>
          <w:rtl w:val="0"/>
        </w:rPr>
        <w:t xml:space="preserve">One warrior’s veins blackened beneath his skin, crawling up his forearms as power flooded his body. </w:t>
      </w:r>
    </w:p>
    <w:p w:rsidR="00000000" w:rsidDel="00000000" w:rsidP="00000000" w:rsidRDefault="00000000" w:rsidRPr="00000000" w14:paraId="00001207">
      <w:pPr>
        <w:spacing w:after="0" w:before="0" w:line="480" w:lineRule="auto"/>
        <w:ind w:left="720" w:firstLine="720"/>
        <w:rPr>
          <w:i w:val="1"/>
          <w:iCs w:val="1"/>
        </w:rPr>
      </w:pPr>
      <w:r w:rsidDel="00000000" w:rsidR="00000000" w:rsidRPr="00000000">
        <w:rPr>
          <w:i w:val="1"/>
          <w:iCs w:val="1"/>
          <w:rtl w:val="0"/>
        </w:rPr>
        <w:t xml:space="preserve">SurgeStone</w:t>
      </w:r>
    </w:p>
    <w:p w:rsidR="00000000" w:rsidDel="00000000" w:rsidP="00000000" w:rsidRDefault="00000000" w:rsidRPr="00000000" w14:paraId="00001208">
      <w:pPr>
        <w:spacing w:after="0" w:before="0" w:line="480" w:lineRule="auto"/>
        <w:ind w:left="720" w:firstLine="720"/>
        <w:rPr/>
      </w:pPr>
      <w:r w:rsidDel="00000000" w:rsidR="00000000" w:rsidRPr="00000000">
        <w:rPr>
          <w:rtl w:val="0"/>
        </w:rPr>
        <w:t xml:space="preserve">Godric  rolled his shoulders, shifting his spear into position.</w:t>
      </w:r>
    </w:p>
    <w:p w:rsidR="00000000" w:rsidDel="00000000" w:rsidP="00000000" w:rsidRDefault="00000000" w:rsidRPr="00000000" w14:paraId="00001209">
      <w:pPr>
        <w:spacing w:after="0" w:before="0" w:line="480" w:lineRule="auto"/>
        <w:ind w:left="720" w:firstLine="720"/>
        <w:rPr/>
      </w:pPr>
      <w:r w:rsidDel="00000000" w:rsidR="00000000" w:rsidRPr="00000000">
        <w:rPr>
          <w:rtl w:val="0"/>
        </w:rPr>
        <w:t xml:space="preserve">“Come on, then.”</w:t>
      </w:r>
    </w:p>
    <w:p w:rsidR="00000000" w:rsidDel="00000000" w:rsidP="00000000" w:rsidRDefault="00000000" w:rsidRPr="00000000" w14:paraId="0000120A">
      <w:pPr>
        <w:spacing w:after="0" w:before="0" w:line="480" w:lineRule="auto"/>
        <w:ind w:left="720" w:firstLine="720"/>
        <w:rPr/>
      </w:pPr>
      <w:r w:rsidDel="00000000" w:rsidR="00000000" w:rsidRPr="00000000">
        <w:rPr>
          <w:rtl w:val="0"/>
        </w:rPr>
        <w:t xml:space="preserve">The attack came fast. The Surge user lunged in close, fists driving forward with crushing blows. Each strike heavy enough to shatter stone. Godric met him head-on, spear braced, absorbing the strikes, letting the impact rattle through his arms without yielding ground. Though each blow was heavy, the surge user’s movements were too predictable.</w:t>
      </w:r>
    </w:p>
    <w:p w:rsidR="00000000" w:rsidDel="00000000" w:rsidP="00000000" w:rsidRDefault="00000000" w:rsidRPr="00000000" w14:paraId="0000120B">
      <w:pPr>
        <w:spacing w:after="0" w:before="0" w:line="480" w:lineRule="auto"/>
        <w:ind w:left="720" w:firstLine="720"/>
        <w:rPr/>
      </w:pPr>
      <w:r w:rsidDel="00000000" w:rsidR="00000000" w:rsidRPr="00000000">
        <w:rPr>
          <w:rtl w:val="0"/>
        </w:rPr>
        <w:t xml:space="preserve">Jorpen tilted his head back.</w:t>
      </w:r>
    </w:p>
    <w:p w:rsidR="00000000" w:rsidDel="00000000" w:rsidP="00000000" w:rsidRDefault="00000000" w:rsidRPr="00000000" w14:paraId="0000120C">
      <w:pPr>
        <w:spacing w:after="0" w:before="0" w:line="480" w:lineRule="auto"/>
        <w:ind w:left="720" w:firstLine="720"/>
        <w:rPr/>
      </w:pPr>
      <w:r w:rsidDel="00000000" w:rsidR="00000000" w:rsidRPr="00000000">
        <w:rPr>
          <w:rtl w:val="0"/>
        </w:rPr>
        <w:t xml:space="preserve">Spitting jagged shards of stone into the sky.</w:t>
      </w:r>
    </w:p>
    <w:p w:rsidR="00000000" w:rsidDel="00000000" w:rsidP="00000000" w:rsidRDefault="00000000" w:rsidRPr="00000000" w14:paraId="0000120D">
      <w:pPr>
        <w:spacing w:after="0" w:before="0" w:line="480" w:lineRule="auto"/>
        <w:ind w:left="720" w:firstLine="720"/>
        <w:rPr>
          <w:i w:val="1"/>
          <w:iCs w:val="1"/>
        </w:rPr>
      </w:pPr>
      <w:r w:rsidDel="00000000" w:rsidR="00000000" w:rsidRPr="00000000">
        <w:rPr>
          <w:i w:val="1"/>
          <w:iCs w:val="1"/>
          <w:rtl w:val="0"/>
        </w:rPr>
        <w:t xml:space="preserve">TerraStone</w:t>
      </w:r>
    </w:p>
    <w:p w:rsidR="00000000" w:rsidDel="00000000" w:rsidP="00000000" w:rsidRDefault="00000000" w:rsidRPr="00000000" w14:paraId="0000120E">
      <w:pPr>
        <w:spacing w:after="0" w:before="0" w:line="480" w:lineRule="auto"/>
        <w:ind w:left="720" w:firstLine="720"/>
        <w:rPr/>
      </w:pPr>
      <w:r w:rsidDel="00000000" w:rsidR="00000000" w:rsidRPr="00000000">
        <w:rPr>
          <w:rtl w:val="0"/>
        </w:rPr>
        <w:t xml:space="preserve"> Wanni moved in the same breath.</w:t>
      </w:r>
    </w:p>
    <w:p w:rsidR="00000000" w:rsidDel="00000000" w:rsidP="00000000" w:rsidRDefault="00000000" w:rsidRPr="00000000" w14:paraId="0000120F">
      <w:pPr>
        <w:spacing w:after="0" w:before="0" w:line="480" w:lineRule="auto"/>
        <w:ind w:left="720" w:firstLine="720"/>
        <w:rPr/>
      </w:pPr>
      <w:r w:rsidDel="00000000" w:rsidR="00000000" w:rsidRPr="00000000">
        <w:rPr>
          <w:rtl w:val="0"/>
        </w:rPr>
        <w:t xml:space="preserve">She jumped ridiculously high.</w:t>
      </w:r>
    </w:p>
    <w:p w:rsidR="00000000" w:rsidDel="00000000" w:rsidP="00000000" w:rsidRDefault="00000000" w:rsidRPr="00000000" w14:paraId="00001210">
      <w:pPr>
        <w:spacing w:after="0" w:before="0" w:line="480" w:lineRule="auto"/>
        <w:ind w:left="720" w:firstLine="720"/>
        <w:rPr>
          <w:i w:val="1"/>
          <w:iCs w:val="1"/>
        </w:rPr>
      </w:pPr>
      <w:r w:rsidDel="00000000" w:rsidR="00000000" w:rsidRPr="00000000">
        <w:rPr>
          <w:i w:val="1"/>
          <w:iCs w:val="1"/>
          <w:rtl w:val="0"/>
        </w:rPr>
        <w:t xml:space="preserve">ZephyrStone</w:t>
      </w:r>
    </w:p>
    <w:p w:rsidR="00000000" w:rsidDel="00000000" w:rsidP="00000000" w:rsidRDefault="00000000" w:rsidRPr="00000000" w14:paraId="00001211">
      <w:pPr>
        <w:spacing w:after="0" w:before="0" w:line="480" w:lineRule="auto"/>
        <w:ind w:left="720" w:firstLine="720"/>
        <w:rPr/>
      </w:pPr>
      <w:r w:rsidDel="00000000" w:rsidR="00000000" w:rsidRPr="00000000">
        <w:rPr>
          <w:rtl w:val="0"/>
        </w:rPr>
        <w:t xml:space="preserve">Wanni swung her arms towards the floating stone shards. Wind howled as the ZephyrStone answered, a violent downward blast slamming into the rising shrapnel. The sharp stones reversed direction in an instant, whipped downward toward Godric in a lethal cloud.</w:t>
      </w:r>
    </w:p>
    <w:p w:rsidR="00000000" w:rsidDel="00000000" w:rsidP="00000000" w:rsidRDefault="00000000" w:rsidRPr="00000000" w14:paraId="00001212">
      <w:pPr>
        <w:spacing w:after="0" w:before="0" w:line="480" w:lineRule="auto"/>
        <w:ind w:left="720" w:firstLine="720"/>
        <w:rPr/>
      </w:pPr>
      <w:r w:rsidDel="00000000" w:rsidR="00000000" w:rsidRPr="00000000">
        <w:rPr>
          <w:rtl w:val="0"/>
        </w:rPr>
        <w:t xml:space="preserve">Godric surged the ForceStone embedded in his spear and drove the weapon forward. Force detonated outward in a focused blast, hurling the surging warrior backward across the stone floor. The body skidded, slammed the city wall, and vanished from his immediate concern.</w:t>
      </w:r>
    </w:p>
    <w:p w:rsidR="00000000" w:rsidDel="00000000" w:rsidP="00000000" w:rsidRDefault="00000000" w:rsidRPr="00000000" w14:paraId="00001213">
      <w:pPr>
        <w:spacing w:after="0" w:before="0" w:line="480" w:lineRule="auto"/>
        <w:ind w:left="720" w:firstLine="720"/>
        <w:rPr/>
      </w:pPr>
      <w:r w:rsidDel="00000000" w:rsidR="00000000" w:rsidRPr="00000000">
        <w:rPr>
          <w:rtl w:val="0"/>
        </w:rPr>
        <w:t xml:space="preserve">Godric spun.</w:t>
      </w:r>
    </w:p>
    <w:p w:rsidR="00000000" w:rsidDel="00000000" w:rsidP="00000000" w:rsidRDefault="00000000" w:rsidRPr="00000000" w14:paraId="00001214">
      <w:pPr>
        <w:spacing w:after="0" w:before="0" w:line="480" w:lineRule="auto"/>
        <w:ind w:left="720" w:firstLine="720"/>
        <w:rPr/>
      </w:pPr>
      <w:r w:rsidDel="00000000" w:rsidR="00000000" w:rsidRPr="00000000">
        <w:rPr>
          <w:rtl w:val="0"/>
        </w:rPr>
        <w:t xml:space="preserve">He lifted the spear overhead and rotated it faster and faster. The spear became a white blur above his head, vitracite singing as stone shattered against it bouncing off the whistling shaft. </w:t>
      </w:r>
    </w:p>
    <w:p w:rsidR="00000000" w:rsidDel="00000000" w:rsidP="00000000" w:rsidRDefault="00000000" w:rsidRPr="00000000" w14:paraId="00001215">
      <w:pPr>
        <w:spacing w:after="0" w:before="0" w:line="480" w:lineRule="auto"/>
        <w:ind w:left="720" w:firstLine="720"/>
        <w:rPr/>
      </w:pPr>
      <w:r w:rsidDel="00000000" w:rsidR="00000000" w:rsidRPr="00000000">
        <w:rPr>
          <w:rtl w:val="0"/>
        </w:rPr>
        <w:t xml:space="preserve">The wind dulled as the last fragments bounced and skidded across the ground. </w:t>
      </w:r>
    </w:p>
    <w:p w:rsidR="00000000" w:rsidDel="00000000" w:rsidP="00000000" w:rsidRDefault="00000000" w:rsidRPr="00000000" w14:paraId="00001216">
      <w:pPr>
        <w:spacing w:after="0" w:before="0" w:line="480" w:lineRule="auto"/>
        <w:ind w:left="720" w:firstLine="720"/>
        <w:rPr/>
      </w:pPr>
      <w:r w:rsidDel="00000000" w:rsidR="00000000" w:rsidRPr="00000000">
        <w:rPr>
          <w:rtl w:val="0"/>
        </w:rPr>
        <w:t xml:space="preserve">A compressed blast of surged force launched toward him from the side. Godric twisted and snapped his left hand out to catch it, crushing the blast under his grip with the aid of the NullStone. The blast vanished in his palm with a deafening crack. All of Stormhaven shuddered beneath his feet.</w:t>
      </w:r>
    </w:p>
    <w:p w:rsidR="00000000" w:rsidDel="00000000" w:rsidP="00000000" w:rsidRDefault="00000000" w:rsidRPr="00000000" w14:paraId="00001217">
      <w:pPr>
        <w:spacing w:after="0" w:before="0" w:line="480" w:lineRule="auto"/>
        <w:ind w:left="720" w:firstLine="720"/>
        <w:rPr>
          <w:i w:val="1"/>
          <w:iCs w:val="1"/>
        </w:rPr>
      </w:pPr>
      <w:r w:rsidDel="00000000" w:rsidR="00000000" w:rsidRPr="00000000">
        <w:rPr>
          <w:i w:val="1"/>
          <w:iCs w:val="1"/>
          <w:rtl w:val="0"/>
        </w:rPr>
        <w:t xml:space="preserve">ForceStone</w:t>
      </w:r>
    </w:p>
    <w:p w:rsidR="00000000" w:rsidDel="00000000" w:rsidP="00000000" w:rsidRDefault="00000000" w:rsidRPr="00000000" w14:paraId="00001218">
      <w:pPr>
        <w:spacing w:after="0" w:before="0" w:line="480" w:lineRule="auto"/>
        <w:ind w:left="720" w:firstLine="720"/>
        <w:rPr/>
      </w:pPr>
      <w:r w:rsidDel="00000000" w:rsidR="00000000" w:rsidRPr="00000000">
        <w:rPr>
          <w:rtl w:val="0"/>
        </w:rPr>
        <w:t xml:space="preserve">Pain flared through Godric’s foot, the shockwave tearing open the wound from the day before. His leg wavered. He faltered.</w:t>
      </w:r>
    </w:p>
    <w:p w:rsidR="00000000" w:rsidDel="00000000" w:rsidP="00000000" w:rsidRDefault="00000000" w:rsidRPr="00000000" w14:paraId="00001219">
      <w:pPr>
        <w:spacing w:after="0" w:before="0" w:line="480" w:lineRule="auto"/>
        <w:ind w:left="720" w:firstLine="720"/>
        <w:rPr/>
      </w:pPr>
      <w:r w:rsidDel="00000000" w:rsidR="00000000" w:rsidRPr="00000000">
        <w:rPr>
          <w:rtl w:val="0"/>
        </w:rPr>
        <w:t xml:space="preserve">An electrically charged palm slammed into Godric’s back.</w:t>
      </w:r>
    </w:p>
    <w:p w:rsidR="00000000" w:rsidDel="00000000" w:rsidP="00000000" w:rsidRDefault="00000000" w:rsidRPr="00000000" w14:paraId="0000121A">
      <w:pPr>
        <w:spacing w:after="0" w:before="0" w:line="480" w:lineRule="auto"/>
        <w:ind w:left="720" w:firstLine="720"/>
        <w:rPr>
          <w:i w:val="1"/>
          <w:iCs w:val="1"/>
        </w:rPr>
      </w:pPr>
      <w:r w:rsidDel="00000000" w:rsidR="00000000" w:rsidRPr="00000000">
        <w:rPr>
          <w:i w:val="1"/>
          <w:iCs w:val="1"/>
          <w:rtl w:val="0"/>
        </w:rPr>
        <w:t xml:space="preserve">BoltStone</w:t>
      </w:r>
    </w:p>
    <w:p w:rsidR="00000000" w:rsidDel="00000000" w:rsidP="00000000" w:rsidRDefault="00000000" w:rsidRPr="00000000" w14:paraId="0000121B">
      <w:pPr>
        <w:spacing w:after="0" w:before="0" w:line="480" w:lineRule="auto"/>
        <w:ind w:left="720" w:firstLine="720"/>
        <w:rPr/>
      </w:pPr>
      <w:r w:rsidDel="00000000" w:rsidR="00000000" w:rsidRPr="00000000">
        <w:rPr>
          <w:rtl w:val="0"/>
        </w:rPr>
        <w:t xml:space="preserve">The current froze him where he stood.</w:t>
      </w:r>
    </w:p>
    <w:p w:rsidR="00000000" w:rsidDel="00000000" w:rsidP="00000000" w:rsidRDefault="00000000" w:rsidRPr="00000000" w14:paraId="0000121C">
      <w:pPr>
        <w:spacing w:after="0" w:before="0" w:line="480" w:lineRule="auto"/>
        <w:ind w:left="720" w:firstLine="720"/>
        <w:rPr/>
      </w:pPr>
      <w:r w:rsidDel="00000000" w:rsidR="00000000" w:rsidRPr="00000000">
        <w:rPr>
          <w:rtl w:val="0"/>
        </w:rPr>
        <w:t xml:space="preserve">A poorly aimed volley of surged force just missed Godric’s head, slamming into the vitricite spearhead and detonating on impact.</w:t>
      </w:r>
    </w:p>
    <w:p w:rsidR="00000000" w:rsidDel="00000000" w:rsidP="00000000" w:rsidRDefault="00000000" w:rsidRPr="00000000" w14:paraId="0000121D">
      <w:pPr>
        <w:spacing w:after="0" w:before="0" w:line="480" w:lineRule="auto"/>
        <w:ind w:left="720" w:firstLine="720"/>
        <w:rPr/>
      </w:pPr>
      <w:r w:rsidDel="00000000" w:rsidR="00000000" w:rsidRPr="00000000">
        <w:rPr>
          <w:rtl w:val="0"/>
        </w:rPr>
        <w:t xml:space="preserve">Sound vanished. Then it came back screaming, a high, relentless ring that drowned his thoughts. His vision swam, the Force user ahead of him doubling, tripling, approaching.</w:t>
      </w:r>
    </w:p>
    <w:p w:rsidR="00000000" w:rsidDel="00000000" w:rsidP="00000000" w:rsidRDefault="00000000" w:rsidRPr="00000000" w14:paraId="0000121E">
      <w:pPr>
        <w:spacing w:after="0" w:before="0" w:line="480" w:lineRule="auto"/>
        <w:ind w:left="720" w:firstLine="720"/>
        <w:rPr/>
      </w:pPr>
      <w:r w:rsidDel="00000000" w:rsidR="00000000" w:rsidRPr="00000000">
        <w:rPr>
          <w:rtl w:val="0"/>
        </w:rPr>
        <w:t xml:space="preserve">The BoltStone user was caught in the blast. Their hand broke contact.</w:t>
      </w:r>
    </w:p>
    <w:p w:rsidR="00000000" w:rsidDel="00000000" w:rsidP="00000000" w:rsidRDefault="00000000" w:rsidRPr="00000000" w14:paraId="0000121F">
      <w:pPr>
        <w:spacing w:after="0" w:before="0" w:line="480" w:lineRule="auto"/>
        <w:ind w:left="720" w:firstLine="720"/>
        <w:rPr/>
      </w:pPr>
      <w:r w:rsidDel="00000000" w:rsidR="00000000" w:rsidRPr="00000000">
        <w:rPr>
          <w:rtl w:val="0"/>
        </w:rPr>
        <w:t xml:space="preserve">Godric surged himself.</w:t>
      </w:r>
    </w:p>
    <w:p w:rsidR="00000000" w:rsidDel="00000000" w:rsidP="00000000" w:rsidRDefault="00000000" w:rsidRPr="00000000" w14:paraId="00001220">
      <w:pPr>
        <w:spacing w:after="0" w:before="0" w:line="480" w:lineRule="auto"/>
        <w:ind w:left="720" w:firstLine="720"/>
        <w:rPr/>
      </w:pPr>
      <w:r w:rsidDel="00000000" w:rsidR="00000000" w:rsidRPr="00000000">
        <w:rPr>
          <w:rtl w:val="0"/>
        </w:rPr>
        <w:t xml:space="preserve">The current crashed back into him as the Bolt user made contact again.</w:t>
      </w:r>
    </w:p>
    <w:p w:rsidR="00000000" w:rsidDel="00000000" w:rsidP="00000000" w:rsidRDefault="00000000" w:rsidRPr="00000000" w14:paraId="00001221">
      <w:pPr>
        <w:spacing w:after="0" w:before="0" w:line="480" w:lineRule="auto"/>
        <w:ind w:left="720" w:firstLine="720"/>
        <w:rPr>
          <w:i w:val="1"/>
          <w:iCs w:val="1"/>
        </w:rPr>
      </w:pPr>
      <w:r w:rsidDel="00000000" w:rsidR="00000000" w:rsidRPr="00000000">
        <w:rPr>
          <w:i w:val="1"/>
          <w:iCs w:val="1"/>
          <w:rtl w:val="0"/>
        </w:rPr>
        <w:t xml:space="preserve">Too late.</w:t>
      </w:r>
    </w:p>
    <w:p w:rsidR="00000000" w:rsidDel="00000000" w:rsidP="00000000" w:rsidRDefault="00000000" w:rsidRPr="00000000" w14:paraId="00001222">
      <w:pPr>
        <w:spacing w:after="0" w:before="0" w:line="480" w:lineRule="auto"/>
        <w:ind w:left="720" w:firstLine="720"/>
        <w:rPr/>
      </w:pPr>
      <w:r w:rsidDel="00000000" w:rsidR="00000000" w:rsidRPr="00000000">
        <w:rPr>
          <w:rtl w:val="0"/>
        </w:rPr>
        <w:t xml:space="preserve">The Force user sprang forward, arm outstretched, aiming a direct contact blast at his face.</w:t>
      </w:r>
    </w:p>
    <w:p w:rsidR="00000000" w:rsidDel="00000000" w:rsidP="00000000" w:rsidRDefault="00000000" w:rsidRPr="00000000" w14:paraId="00001223">
      <w:pPr>
        <w:spacing w:after="0" w:before="0" w:line="480" w:lineRule="auto"/>
        <w:ind w:left="720" w:firstLine="720"/>
        <w:rPr/>
      </w:pPr>
      <w:r w:rsidDel="00000000" w:rsidR="00000000" w:rsidRPr="00000000">
        <w:rPr>
          <w:rtl w:val="0"/>
        </w:rPr>
        <w:t xml:space="preserve">Black veins crept up Godric’s arms.</w:t>
      </w:r>
    </w:p>
    <w:p w:rsidR="00000000" w:rsidDel="00000000" w:rsidP="00000000" w:rsidRDefault="00000000" w:rsidRPr="00000000" w14:paraId="00001224">
      <w:pPr>
        <w:spacing w:after="0" w:before="0" w:line="480" w:lineRule="auto"/>
        <w:ind w:left="720" w:firstLine="720"/>
        <w:rPr/>
      </w:pPr>
      <w:r w:rsidDel="00000000" w:rsidR="00000000" w:rsidRPr="00000000">
        <w:rPr>
          <w:rtl w:val="0"/>
        </w:rPr>
        <w:t xml:space="preserve">Clarity followed.</w:t>
      </w:r>
    </w:p>
    <w:p w:rsidR="00000000" w:rsidDel="00000000" w:rsidP="00000000" w:rsidRDefault="00000000" w:rsidRPr="00000000" w14:paraId="00001225">
      <w:pPr>
        <w:spacing w:after="0" w:before="0" w:line="480" w:lineRule="auto"/>
        <w:ind w:left="720" w:firstLine="720"/>
        <w:rPr/>
      </w:pPr>
      <w:r w:rsidDel="00000000" w:rsidR="00000000" w:rsidRPr="00000000">
        <w:rPr>
          <w:rtl w:val="0"/>
        </w:rPr>
        <w:t xml:space="preserve">The Embedded barely had time to register what happened before Godric snapped his left hand out, catching the warrior’s arm and redirecting the readied burst of compressed force to the right side of the battlefield. </w:t>
      </w:r>
    </w:p>
    <w:p w:rsidR="00000000" w:rsidDel="00000000" w:rsidP="00000000" w:rsidRDefault="00000000" w:rsidRPr="00000000" w14:paraId="00001226">
      <w:pPr>
        <w:spacing w:after="0" w:before="0" w:line="480" w:lineRule="auto"/>
        <w:ind w:left="720" w:firstLine="720"/>
        <w:rPr/>
      </w:pPr>
      <w:r w:rsidDel="00000000" w:rsidR="00000000" w:rsidRPr="00000000">
        <w:rPr>
          <w:rtl w:val="0"/>
        </w:rPr>
        <w:t xml:space="preserve">The blast clipped the Surge user’s shoulder and sent him crashing down. Godric jerked his spear backward at an angle, driving the butt into the Bolt user’s gut. The man stumbled backward with a gasp, breaking the electrical current.</w:t>
      </w:r>
    </w:p>
    <w:p w:rsidR="00000000" w:rsidDel="00000000" w:rsidP="00000000" w:rsidRDefault="00000000" w:rsidRPr="00000000" w14:paraId="00001227">
      <w:pPr>
        <w:spacing w:after="0" w:before="0" w:line="480" w:lineRule="auto"/>
        <w:ind w:left="720" w:firstLine="720"/>
        <w:rPr/>
      </w:pPr>
      <w:r w:rsidDel="00000000" w:rsidR="00000000" w:rsidRPr="00000000">
        <w:rPr>
          <w:rtl w:val="0"/>
        </w:rPr>
        <w:t xml:space="preserve">Without pausing, Godric loosened his grip just enough to slide his hand toward the spear’s head, shortening its reach. He rammed the angled blade through the Force user’s upper abdomen on the right side. Stepping back, he seized the shaft with both hands and shifted his weight. He pushed down with his left side, pulled with his right, and twisted through his hips. The spear sheared through the spine and burst free just above the corpse’s left hip.</w:t>
      </w:r>
    </w:p>
    <w:p w:rsidR="00000000" w:rsidDel="00000000" w:rsidP="00000000" w:rsidRDefault="00000000" w:rsidRPr="00000000" w14:paraId="00001228">
      <w:pPr>
        <w:spacing w:after="0" w:before="0" w:line="480" w:lineRule="auto"/>
        <w:ind w:left="720" w:firstLine="720"/>
        <w:rPr/>
      </w:pPr>
      <w:r w:rsidDel="00000000" w:rsidR="00000000" w:rsidRPr="00000000">
        <w:rPr>
          <w:rtl w:val="0"/>
        </w:rPr>
        <w:t xml:space="preserve">The body split apart. The stench of blood and bowels flooded the air as it collapsed.</w:t>
      </w:r>
    </w:p>
    <w:p w:rsidR="00000000" w:rsidDel="00000000" w:rsidP="00000000" w:rsidRDefault="00000000" w:rsidRPr="00000000" w14:paraId="00001229">
      <w:pPr>
        <w:spacing w:after="0" w:before="0" w:line="480" w:lineRule="auto"/>
        <w:ind w:left="720" w:firstLine="720"/>
        <w:rPr>
          <w:i w:val="1"/>
          <w:iCs w:val="1"/>
        </w:rPr>
      </w:pPr>
      <w:r w:rsidDel="00000000" w:rsidR="00000000" w:rsidRPr="00000000">
        <w:rPr>
          <w:i w:val="1"/>
          <w:iCs w:val="1"/>
          <w:rtl w:val="0"/>
        </w:rPr>
        <w:t xml:space="preserve">That’s one</w:t>
      </w:r>
    </w:p>
    <w:p w:rsidR="00000000" w:rsidDel="00000000" w:rsidP="00000000" w:rsidRDefault="00000000" w:rsidRPr="00000000" w14:paraId="0000122A">
      <w:pPr>
        <w:spacing w:after="0" w:before="0" w:line="480" w:lineRule="auto"/>
        <w:ind w:left="720" w:firstLine="720"/>
        <w:rPr/>
      </w:pPr>
      <w:r w:rsidDel="00000000" w:rsidR="00000000" w:rsidRPr="00000000">
        <w:rPr>
          <w:rtl w:val="0"/>
        </w:rPr>
        <w:t xml:space="preserve">A sharp pain flared along the back of Godric’s right leg. It buckled under the fresh gash.</w:t>
      </w:r>
    </w:p>
    <w:p w:rsidR="00000000" w:rsidDel="00000000" w:rsidP="00000000" w:rsidRDefault="00000000" w:rsidRPr="00000000" w14:paraId="0000122B">
      <w:pPr>
        <w:spacing w:after="0" w:before="0" w:line="480" w:lineRule="auto"/>
        <w:ind w:left="720" w:firstLine="720"/>
        <w:rPr/>
      </w:pPr>
      <w:r w:rsidDel="00000000" w:rsidR="00000000" w:rsidRPr="00000000">
        <w:rPr>
          <w:rtl w:val="0"/>
        </w:rPr>
        <w:t xml:space="preserve">He spun just in time to see a bare-footed, dual-blade wielder slide past him, leaving a streak of wet stone in her wake.</w:t>
      </w:r>
    </w:p>
    <w:p w:rsidR="00000000" w:rsidDel="00000000" w:rsidP="00000000" w:rsidRDefault="00000000" w:rsidRPr="00000000" w14:paraId="0000122C">
      <w:pPr>
        <w:spacing w:after="0" w:before="0" w:line="480" w:lineRule="auto"/>
        <w:ind w:left="720" w:firstLine="720"/>
        <w:rPr/>
      </w:pPr>
      <w:r w:rsidDel="00000000" w:rsidR="00000000" w:rsidRPr="00000000">
        <w:rPr>
          <w:rtl w:val="0"/>
        </w:rPr>
        <w:t xml:space="preserve">She flicked his blood from the blades, settled into an aggressive stance, then advanced. The first strike glanced off his spear. The second forced him back a step.</w:t>
      </w:r>
    </w:p>
    <w:p w:rsidR="00000000" w:rsidDel="00000000" w:rsidP="00000000" w:rsidRDefault="00000000" w:rsidRPr="00000000" w14:paraId="0000122D">
      <w:pPr>
        <w:spacing w:after="0" w:before="0" w:line="480" w:lineRule="auto"/>
        <w:ind w:left="720" w:firstLine="720"/>
        <w:rPr/>
      </w:pPr>
      <w:r w:rsidDel="00000000" w:rsidR="00000000" w:rsidRPr="00000000">
        <w:rPr>
          <w:rtl w:val="0"/>
        </w:rPr>
        <w:t xml:space="preserve">A side kick followed.</w:t>
      </w:r>
    </w:p>
    <w:p w:rsidR="00000000" w:rsidDel="00000000" w:rsidP="00000000" w:rsidRDefault="00000000" w:rsidRPr="00000000" w14:paraId="0000122E">
      <w:pPr>
        <w:spacing w:after="0" w:before="0" w:line="480" w:lineRule="auto"/>
        <w:ind w:left="720" w:firstLine="720"/>
        <w:rPr/>
      </w:pPr>
      <w:r w:rsidDel="00000000" w:rsidR="00000000" w:rsidRPr="00000000">
        <w:rPr>
          <w:rtl w:val="0"/>
        </w:rPr>
        <w:t xml:space="preserve">It didn’t reach him.</w:t>
      </w:r>
    </w:p>
    <w:p w:rsidR="00000000" w:rsidDel="00000000" w:rsidP="00000000" w:rsidRDefault="00000000" w:rsidRPr="00000000" w14:paraId="0000122F">
      <w:pPr>
        <w:spacing w:after="0" w:before="0" w:line="480" w:lineRule="auto"/>
        <w:ind w:left="720" w:firstLine="720"/>
        <w:rPr/>
      </w:pPr>
      <w:r w:rsidDel="00000000" w:rsidR="00000000" w:rsidRPr="00000000">
        <w:rPr>
          <w:rtl w:val="0"/>
        </w:rPr>
        <w:t xml:space="preserve">Godric didn’t notice the embedded Stone in her heel until it was too late.</w:t>
      </w:r>
    </w:p>
    <w:p w:rsidR="00000000" w:rsidDel="00000000" w:rsidP="00000000" w:rsidRDefault="00000000" w:rsidRPr="00000000" w14:paraId="00001230">
      <w:pPr>
        <w:spacing w:after="0" w:before="0" w:line="480" w:lineRule="auto"/>
        <w:ind w:left="720" w:firstLine="720"/>
        <w:rPr/>
      </w:pPr>
      <w:r w:rsidDel="00000000" w:rsidR="00000000" w:rsidRPr="00000000">
        <w:rPr>
          <w:rtl w:val="0"/>
        </w:rPr>
        <w:t xml:space="preserve">A jet of water detonated forward, striking his center mass and hurling him across the stone. </w:t>
      </w:r>
    </w:p>
    <w:p w:rsidR="00000000" w:rsidDel="00000000" w:rsidP="00000000" w:rsidRDefault="00000000" w:rsidRPr="00000000" w14:paraId="00001231">
      <w:pPr>
        <w:spacing w:after="0" w:before="0" w:line="480" w:lineRule="auto"/>
        <w:ind w:left="720" w:firstLine="720"/>
        <w:rPr>
          <w:i w:val="1"/>
          <w:iCs w:val="1"/>
        </w:rPr>
      </w:pPr>
      <w:r w:rsidDel="00000000" w:rsidR="00000000" w:rsidRPr="00000000">
        <w:rPr>
          <w:i w:val="1"/>
          <w:iCs w:val="1"/>
          <w:rtl w:val="0"/>
        </w:rPr>
        <w:t xml:space="preserve">AquaStone</w:t>
      </w:r>
    </w:p>
    <w:p w:rsidR="00000000" w:rsidDel="00000000" w:rsidP="00000000" w:rsidRDefault="00000000" w:rsidRPr="00000000" w14:paraId="00001232">
      <w:pPr>
        <w:spacing w:after="0" w:before="0" w:line="480" w:lineRule="auto"/>
        <w:ind w:left="720" w:firstLine="720"/>
        <w:rPr/>
      </w:pPr>
      <w:r w:rsidDel="00000000" w:rsidR="00000000" w:rsidRPr="00000000">
        <w:rPr>
          <w:rtl w:val="0"/>
        </w:rPr>
        <w:t xml:space="preserve">He skidded hard, boots screaming, and came to a stop in the center of the battlefield—exposed.</w:t>
      </w:r>
    </w:p>
    <w:p w:rsidR="00000000" w:rsidDel="00000000" w:rsidP="00000000" w:rsidRDefault="00000000" w:rsidRPr="00000000" w14:paraId="00001233">
      <w:pPr>
        <w:spacing w:after="0" w:before="0" w:line="480" w:lineRule="auto"/>
        <w:ind w:left="720" w:firstLine="720"/>
        <w:rPr/>
      </w:pPr>
      <w:r w:rsidDel="00000000" w:rsidR="00000000" w:rsidRPr="00000000">
        <w:rPr>
          <w:rtl w:val="0"/>
        </w:rPr>
        <w:t xml:space="preserve">The others began to circle.</w:t>
      </w:r>
    </w:p>
    <w:p w:rsidR="00000000" w:rsidDel="00000000" w:rsidP="00000000" w:rsidRDefault="00000000" w:rsidRPr="00000000" w14:paraId="00001234">
      <w:pPr>
        <w:spacing w:after="0" w:before="0" w:line="480" w:lineRule="auto"/>
        <w:ind w:left="720" w:firstLine="720"/>
        <w:rPr/>
      </w:pPr>
      <w:r w:rsidDel="00000000" w:rsidR="00000000" w:rsidRPr="00000000">
        <w:rPr>
          <w:rtl w:val="0"/>
        </w:rPr>
        <w:t xml:space="preserve">Learning.</w:t>
      </w:r>
    </w:p>
    <w:p w:rsidR="00000000" w:rsidDel="00000000" w:rsidP="00000000" w:rsidRDefault="00000000" w:rsidRPr="00000000" w14:paraId="00001235">
      <w:pPr>
        <w:spacing w:after="0" w:before="0" w:line="480" w:lineRule="auto"/>
        <w:ind w:left="720" w:firstLine="720"/>
        <w:rPr/>
      </w:pPr>
      <w:r w:rsidDel="00000000" w:rsidR="00000000" w:rsidRPr="00000000">
        <w:rPr>
          <w:rtl w:val="0"/>
        </w:rPr>
        <w:t xml:space="preserve">Watching.</w:t>
      </w:r>
    </w:p>
    <w:p w:rsidR="00000000" w:rsidDel="00000000" w:rsidP="00000000" w:rsidRDefault="00000000" w:rsidRPr="00000000" w14:paraId="00001236">
      <w:pPr>
        <w:spacing w:after="0" w:before="0" w:line="480" w:lineRule="auto"/>
        <w:ind w:left="720" w:firstLine="720"/>
        <w:rPr/>
      </w:pPr>
      <w:r w:rsidDel="00000000" w:rsidR="00000000" w:rsidRPr="00000000">
        <w:rPr>
          <w:rtl w:val="0"/>
        </w:rPr>
        <w:t xml:space="preserve">The Surge user advanced. Godric saw it coming, but there was no dodging this one. The blow landed clean. A fist infused with surged energy struck his side.</w:t>
      </w:r>
    </w:p>
    <w:p w:rsidR="00000000" w:rsidDel="00000000" w:rsidP="00000000" w:rsidRDefault="00000000" w:rsidRPr="00000000" w14:paraId="00001237">
      <w:pPr>
        <w:spacing w:after="0" w:before="0" w:line="480" w:lineRule="auto"/>
        <w:ind w:left="720" w:firstLine="720"/>
        <w:rPr/>
      </w:pPr>
      <w:r w:rsidDel="00000000" w:rsidR="00000000" w:rsidRPr="00000000">
        <w:rPr>
          <w:rtl w:val="0"/>
        </w:rPr>
        <w:t xml:space="preserve">CRACK.</w:t>
      </w:r>
    </w:p>
    <w:p w:rsidR="00000000" w:rsidDel="00000000" w:rsidP="00000000" w:rsidRDefault="00000000" w:rsidRPr="00000000" w14:paraId="00001238">
      <w:pPr>
        <w:spacing w:after="0" w:before="0" w:line="480" w:lineRule="auto"/>
        <w:ind w:left="720" w:firstLine="720"/>
        <w:rPr/>
      </w:pPr>
      <w:r w:rsidDel="00000000" w:rsidR="00000000" w:rsidRPr="00000000">
        <w:rPr>
          <w:rtl w:val="0"/>
        </w:rPr>
        <w:t xml:space="preserve">Godric’s ribs shattered.</w:t>
      </w:r>
    </w:p>
    <w:p w:rsidR="00000000" w:rsidDel="00000000" w:rsidP="00000000" w:rsidRDefault="00000000" w:rsidRPr="00000000" w14:paraId="00001239">
      <w:pPr>
        <w:spacing w:after="0" w:before="0" w:line="480" w:lineRule="auto"/>
        <w:ind w:left="720" w:firstLine="720"/>
        <w:rPr/>
      </w:pPr>
      <w:r w:rsidDel="00000000" w:rsidR="00000000" w:rsidRPr="00000000">
        <w:rPr>
          <w:rtl w:val="0"/>
        </w:rPr>
        <w:t xml:space="preserve">The world tilted, but he caught himself. </w:t>
      </w:r>
    </w:p>
    <w:p w:rsidR="00000000" w:rsidDel="00000000" w:rsidP="00000000" w:rsidRDefault="00000000" w:rsidRPr="00000000" w14:paraId="0000123A">
      <w:pPr>
        <w:spacing w:after="0" w:before="0" w:line="480" w:lineRule="auto"/>
        <w:ind w:left="720" w:firstLine="720"/>
        <w:rPr/>
      </w:pPr>
      <w:r w:rsidDel="00000000" w:rsidR="00000000" w:rsidRPr="00000000">
        <w:rPr>
          <w:rtl w:val="0"/>
        </w:rPr>
        <w:t xml:space="preserve">He pulled an EchoStone from his pouch, gripping it in his left palm.</w:t>
      </w:r>
    </w:p>
    <w:p w:rsidR="00000000" w:rsidDel="00000000" w:rsidP="00000000" w:rsidRDefault="00000000" w:rsidRPr="00000000" w14:paraId="0000123B">
      <w:pPr>
        <w:spacing w:after="0" w:before="0" w:line="480" w:lineRule="auto"/>
        <w:ind w:left="720" w:firstLine="720"/>
        <w:rPr/>
      </w:pPr>
      <w:r w:rsidDel="00000000" w:rsidR="00000000" w:rsidRPr="00000000">
        <w:rPr>
          <w:rtl w:val="0"/>
        </w:rPr>
        <w:t xml:space="preserve">His body screamed for him to drop, to kneel, to collapse into the dirt.</w:t>
      </w:r>
    </w:p>
    <w:p w:rsidR="00000000" w:rsidDel="00000000" w:rsidP="00000000" w:rsidRDefault="00000000" w:rsidRPr="00000000" w14:paraId="0000123C">
      <w:pPr>
        <w:spacing w:after="0" w:before="0" w:line="480" w:lineRule="auto"/>
        <w:ind w:left="720" w:firstLine="720"/>
        <w:rPr/>
      </w:pPr>
      <w:r w:rsidDel="00000000" w:rsidR="00000000" w:rsidRPr="00000000">
        <w:rPr>
          <w:rtl w:val="0"/>
        </w:rPr>
        <w:t xml:space="preserve">His breath burned, each pull of air sharp and shallow, ribs screaming with every movement. Blood ran warm beneath his armor, soaking into fabric and leather alike.</w:t>
      </w:r>
    </w:p>
    <w:p w:rsidR="00000000" w:rsidDel="00000000" w:rsidP="00000000" w:rsidRDefault="00000000" w:rsidRPr="00000000" w14:paraId="0000123D">
      <w:pPr>
        <w:spacing w:after="0" w:before="0" w:line="480" w:lineRule="auto"/>
        <w:ind w:left="720" w:firstLine="720"/>
        <w:rPr/>
      </w:pPr>
      <w:r w:rsidDel="00000000" w:rsidR="00000000" w:rsidRPr="00000000">
        <w:rPr>
          <w:rtl w:val="0"/>
        </w:rPr>
        <w:t xml:space="preserve"> He forced his arm to move and drove the butt of his spear into the stone to keep himself upright. The impact rang through his arms, draining what little strength remained. His knee struck the ground a heartbeat later. Scaled leather scraped against the wet stone as he knelt.</w:t>
      </w:r>
    </w:p>
    <w:p w:rsidR="00000000" w:rsidDel="00000000" w:rsidP="00000000" w:rsidRDefault="00000000" w:rsidRPr="00000000" w14:paraId="0000123E">
      <w:pPr>
        <w:spacing w:after="0" w:before="0" w:line="480" w:lineRule="auto"/>
        <w:ind w:left="720" w:firstLine="720"/>
        <w:rPr>
          <w:i w:val="1"/>
          <w:iCs w:val="1"/>
        </w:rPr>
      </w:pPr>
      <w:r w:rsidDel="00000000" w:rsidR="00000000" w:rsidRPr="00000000">
        <w:rPr>
          <w:i w:val="1"/>
          <w:iCs w:val="1"/>
          <w:rtl w:val="0"/>
        </w:rPr>
        <w:t xml:space="preserve">This was reckless. When did I pick up habits from those bolting kids?</w:t>
      </w:r>
    </w:p>
    <w:p w:rsidR="00000000" w:rsidDel="00000000" w:rsidP="00000000" w:rsidRDefault="00000000" w:rsidRPr="00000000" w14:paraId="0000123F">
      <w:pPr>
        <w:spacing w:after="0" w:before="0" w:line="480" w:lineRule="auto"/>
        <w:ind w:left="720" w:firstLine="720"/>
        <w:rPr/>
      </w:pPr>
      <w:r w:rsidDel="00000000" w:rsidR="00000000" w:rsidRPr="00000000">
        <w:rPr>
          <w:rtl w:val="0"/>
        </w:rPr>
        <w:t xml:space="preserve">Godric couldn’t move.</w:t>
      </w:r>
    </w:p>
    <w:p w:rsidR="00000000" w:rsidDel="00000000" w:rsidP="00000000" w:rsidRDefault="00000000" w:rsidRPr="00000000" w14:paraId="00001240">
      <w:pPr>
        <w:spacing w:after="0" w:before="0" w:line="480" w:lineRule="auto"/>
        <w:ind w:left="720" w:firstLine="720"/>
        <w:rPr/>
      </w:pPr>
      <w:r w:rsidDel="00000000" w:rsidR="00000000" w:rsidRPr="00000000">
        <w:rPr>
          <w:rtl w:val="0"/>
        </w:rPr>
        <w:t xml:space="preserve">His body no longer listened to him.</w:t>
      </w:r>
    </w:p>
    <w:p w:rsidR="00000000" w:rsidDel="00000000" w:rsidP="00000000" w:rsidRDefault="00000000" w:rsidRPr="00000000" w14:paraId="00001241">
      <w:pPr>
        <w:spacing w:after="0" w:before="0" w:line="480" w:lineRule="auto"/>
        <w:ind w:left="720" w:firstLine="720"/>
        <w:rPr/>
      </w:pPr>
      <w:r w:rsidDel="00000000" w:rsidR="00000000" w:rsidRPr="00000000">
        <w:rPr>
          <w:rtl w:val="0"/>
        </w:rPr>
        <w:t xml:space="preserve">A surged BoltStone, further amplified by the wet stone beneath him, locked Godric in place.</w:t>
      </w:r>
    </w:p>
    <w:p w:rsidR="00000000" w:rsidDel="00000000" w:rsidP="00000000" w:rsidRDefault="00000000" w:rsidRPr="00000000" w14:paraId="00001242">
      <w:pPr>
        <w:spacing w:after="0" w:before="0" w:line="480" w:lineRule="auto"/>
        <w:ind w:left="720" w:firstLine="720"/>
        <w:rPr/>
      </w:pPr>
      <w:r w:rsidDel="00000000" w:rsidR="00000000" w:rsidRPr="00000000">
        <w:rPr>
          <w:rtl w:val="0"/>
        </w:rPr>
        <w:t xml:space="preserve">How long had it been since he felt fear like this?</w:t>
      </w:r>
    </w:p>
    <w:p w:rsidR="00000000" w:rsidDel="00000000" w:rsidP="00000000" w:rsidRDefault="00000000" w:rsidRPr="00000000" w14:paraId="00001243">
      <w:pPr>
        <w:spacing w:after="0" w:before="0" w:line="480" w:lineRule="auto"/>
        <w:ind w:left="720" w:firstLine="720"/>
        <w:rPr/>
      </w:pPr>
      <w:r w:rsidDel="00000000" w:rsidR="00000000" w:rsidRPr="00000000">
        <w:rPr>
          <w:rtl w:val="0"/>
        </w:rPr>
        <w:t xml:space="preserve">He drifted in his thoughts as Wanni and—no, the Terra and Zephyr users—closed in.</w:t>
      </w:r>
    </w:p>
    <w:p w:rsidR="00000000" w:rsidDel="00000000" w:rsidP="00000000" w:rsidRDefault="00000000" w:rsidRPr="00000000" w14:paraId="00001244">
      <w:pPr>
        <w:spacing w:after="0" w:before="0" w:line="480" w:lineRule="auto"/>
        <w:ind w:left="720" w:firstLine="720"/>
        <w:rPr/>
      </w:pPr>
      <w:r w:rsidDel="00000000" w:rsidR="00000000" w:rsidRPr="00000000">
        <w:rPr>
          <w:rtl w:val="0"/>
        </w:rPr>
        <w:t xml:space="preserve">Godric’s head dipped forward. Stone filled his vision before his eyes finally closed.</w:t>
      </w:r>
    </w:p>
    <w:p w:rsidR="00000000" w:rsidDel="00000000" w:rsidP="00000000" w:rsidRDefault="00000000" w:rsidRPr="00000000" w14:paraId="00001245">
      <w:pPr>
        <w:spacing w:after="0" w:before="0" w:line="480" w:lineRule="auto"/>
        <w:ind w:left="720" w:firstLine="720"/>
        <w:rPr/>
      </w:pPr>
      <w:r w:rsidDel="00000000" w:rsidR="00000000" w:rsidRPr="00000000">
        <w:rPr>
          <w:rtl w:val="0"/>
        </w:rPr>
        <w:t xml:space="preserve">They stopped directly in front of him. Moments from ending his life.</w:t>
      </w:r>
    </w:p>
    <w:p w:rsidR="00000000" w:rsidDel="00000000" w:rsidP="00000000" w:rsidRDefault="00000000" w:rsidRPr="00000000" w14:paraId="00001246">
      <w:pPr>
        <w:spacing w:after="0" w:before="0" w:line="480" w:lineRule="auto"/>
        <w:ind w:left="720" w:firstLine="720"/>
        <w:rPr/>
      </w:pPr>
      <w:r w:rsidDel="00000000" w:rsidR="00000000" w:rsidRPr="00000000">
        <w:rPr>
          <w:rtl w:val="0"/>
        </w:rPr>
        <w:t xml:space="preserve">“May they find comfort in death,” Godric murmured. “I pray you grant them more mercy in their next life. Amen.”</w:t>
      </w:r>
    </w:p>
    <w:p w:rsidR="00000000" w:rsidDel="00000000" w:rsidP="00000000" w:rsidRDefault="00000000" w:rsidRPr="00000000" w14:paraId="00001247">
      <w:pPr>
        <w:spacing w:after="0" w:before="0" w:line="480" w:lineRule="auto"/>
        <w:ind w:left="720" w:firstLine="720"/>
        <w:rPr/>
      </w:pPr>
      <w:r w:rsidDel="00000000" w:rsidR="00000000" w:rsidRPr="00000000">
        <w:rPr>
          <w:rtl w:val="0"/>
        </w:rPr>
        <w:t xml:space="preserve">He triggered the EchStone in his hand.</w:t>
      </w:r>
    </w:p>
    <w:p w:rsidR="00000000" w:rsidDel="00000000" w:rsidP="00000000" w:rsidRDefault="00000000" w:rsidRPr="00000000" w14:paraId="00001248">
      <w:pPr>
        <w:spacing w:after="0" w:before="0" w:line="480" w:lineRule="auto"/>
        <w:ind w:left="720" w:firstLine="720"/>
        <w:rPr/>
      </w:pPr>
      <w:r w:rsidDel="00000000" w:rsidR="00000000" w:rsidRPr="00000000">
        <w:rPr>
          <w:rtl w:val="0"/>
        </w:rPr>
        <w:t xml:space="preserve">“Stop, at once!” The Prime’s commanding voice rang out.</w:t>
      </w:r>
    </w:p>
    <w:p w:rsidR="00000000" w:rsidDel="00000000" w:rsidP="00000000" w:rsidRDefault="00000000" w:rsidRPr="00000000" w14:paraId="00001249">
      <w:pPr>
        <w:spacing w:after="0" w:before="0" w:line="480" w:lineRule="auto"/>
        <w:ind w:left="720" w:firstLine="720"/>
        <w:rPr/>
      </w:pPr>
      <w:r w:rsidDel="00000000" w:rsidR="00000000" w:rsidRPr="00000000">
        <w:rPr>
          <w:rtl w:val="0"/>
        </w:rPr>
        <w:t xml:space="preserve">The BoltStone ceased its surge. Every warrior froze.</w:t>
      </w:r>
    </w:p>
    <w:p w:rsidR="00000000" w:rsidDel="00000000" w:rsidP="00000000" w:rsidRDefault="00000000" w:rsidRPr="00000000" w14:paraId="0000124A">
      <w:pPr>
        <w:spacing w:after="0" w:before="0" w:line="480" w:lineRule="auto"/>
        <w:ind w:left="720" w:firstLine="720"/>
        <w:rPr/>
      </w:pPr>
      <w:r w:rsidDel="00000000" w:rsidR="00000000" w:rsidRPr="00000000">
        <w:rPr>
          <w:rtl w:val="0"/>
        </w:rPr>
        <w:t xml:space="preserve">In one fluid motion, Godric rose and swept his spear in a wide horizontal arc. Two heads struck the stone floor with a wet slap.</w:t>
      </w:r>
    </w:p>
    <w:p w:rsidR="00000000" w:rsidDel="00000000" w:rsidP="00000000" w:rsidRDefault="00000000" w:rsidRPr="00000000" w14:paraId="0000124B">
      <w:pPr>
        <w:spacing w:after="0" w:before="0" w:line="480" w:lineRule="auto"/>
        <w:ind w:left="720" w:firstLine="720"/>
        <w:rPr/>
      </w:pPr>
      <w:r w:rsidDel="00000000" w:rsidR="00000000" w:rsidRPr="00000000">
        <w:rPr>
          <w:rtl w:val="0"/>
        </w:rPr>
        <w:t xml:space="preserve">Jorpen and Wanni.</w:t>
      </w:r>
    </w:p>
    <w:p w:rsidR="00000000" w:rsidDel="00000000" w:rsidP="00000000" w:rsidRDefault="00000000" w:rsidRPr="00000000" w14:paraId="0000124C">
      <w:pPr>
        <w:spacing w:after="0" w:before="0" w:line="480" w:lineRule="auto"/>
        <w:ind w:left="720" w:firstLine="720"/>
        <w:rPr>
          <w:i w:val="1"/>
          <w:iCs w:val="1"/>
        </w:rPr>
      </w:pPr>
      <w:r w:rsidDel="00000000" w:rsidR="00000000" w:rsidRPr="00000000">
        <w:rPr>
          <w:i w:val="1"/>
          <w:iCs w:val="1"/>
          <w:rtl w:val="0"/>
        </w:rPr>
        <w:t xml:space="preserve">I’m sorry.</w:t>
      </w:r>
    </w:p>
    <w:p w:rsidR="00000000" w:rsidDel="00000000" w:rsidP="00000000" w:rsidRDefault="00000000" w:rsidRPr="00000000" w14:paraId="0000124D">
      <w:pPr>
        <w:spacing w:after="0" w:before="0" w:line="480" w:lineRule="auto"/>
        <w:ind w:left="720" w:firstLine="720"/>
        <w:rPr/>
      </w:pPr>
      <w:r w:rsidDel="00000000" w:rsidR="00000000" w:rsidRPr="00000000">
        <w:rPr>
          <w:rtl w:val="0"/>
        </w:rPr>
        <w:t xml:space="preserve">As their bodies began to fall, something sharp slid across Godric’s neck. Blood followed. Too much blood.</w:t>
      </w:r>
    </w:p>
    <w:p w:rsidR="00000000" w:rsidDel="00000000" w:rsidP="00000000" w:rsidRDefault="00000000" w:rsidRPr="00000000" w14:paraId="0000124E">
      <w:pPr>
        <w:spacing w:after="0" w:before="0" w:line="480" w:lineRule="auto"/>
        <w:ind w:left="720" w:firstLine="720"/>
        <w:rPr/>
      </w:pPr>
      <w:r w:rsidDel="00000000" w:rsidR="00000000" w:rsidRPr="00000000">
        <w:rPr>
          <w:rtl w:val="0"/>
        </w:rPr>
        <w:t xml:space="preserve">He surged himself.</w:t>
      </w:r>
    </w:p>
    <w:p w:rsidR="00000000" w:rsidDel="00000000" w:rsidP="00000000" w:rsidRDefault="00000000" w:rsidRPr="00000000" w14:paraId="0000124F">
      <w:pPr>
        <w:spacing w:after="0" w:before="0" w:line="480" w:lineRule="auto"/>
        <w:ind w:left="720" w:firstLine="720"/>
        <w:rPr/>
      </w:pPr>
      <w:r w:rsidDel="00000000" w:rsidR="00000000" w:rsidRPr="00000000">
        <w:rPr>
          <w:rtl w:val="0"/>
        </w:rPr>
        <w:t xml:space="preserve">Turning, Godric found the EchoStone user directly behind him, blade still raised, grinning. His vision blurred as breath failed him. The world felt submerged.</w:t>
      </w:r>
    </w:p>
    <w:p w:rsidR="00000000" w:rsidDel="00000000" w:rsidP="00000000" w:rsidRDefault="00000000" w:rsidRPr="00000000" w14:paraId="00001250">
      <w:pPr>
        <w:spacing w:after="0" w:before="0" w:line="480" w:lineRule="auto"/>
        <w:ind w:left="720" w:firstLine="720"/>
        <w:rPr>
          <w:i w:val="1"/>
          <w:iCs w:val="1"/>
        </w:rPr>
      </w:pPr>
      <w:r w:rsidDel="00000000" w:rsidR="00000000" w:rsidRPr="00000000">
        <w:rPr>
          <w:i w:val="1"/>
          <w:iCs w:val="1"/>
          <w:rtl w:val="0"/>
        </w:rPr>
        <w:t xml:space="preserve">How was the boy unaffected?</w:t>
      </w:r>
    </w:p>
    <w:p w:rsidR="00000000" w:rsidDel="00000000" w:rsidP="00000000" w:rsidRDefault="00000000" w:rsidRPr="00000000" w14:paraId="00001251">
      <w:pPr>
        <w:spacing w:after="0" w:before="0" w:line="480" w:lineRule="auto"/>
        <w:ind w:left="720" w:firstLine="720"/>
        <w:rPr/>
      </w:pPr>
      <w:r w:rsidDel="00000000" w:rsidR="00000000" w:rsidRPr="00000000">
        <w:rPr>
          <w:rtl w:val="0"/>
        </w:rPr>
        <w:t xml:space="preserve"> Godric staggered forward and seized the EchoStone user by the back of the neck, bracing himself against the boy’s shoulder to remain standing.</w:t>
      </w:r>
    </w:p>
    <w:p w:rsidR="00000000" w:rsidDel="00000000" w:rsidP="00000000" w:rsidRDefault="00000000" w:rsidRPr="00000000" w14:paraId="00001252">
      <w:pPr>
        <w:spacing w:after="0" w:before="0" w:line="480" w:lineRule="auto"/>
        <w:ind w:left="720" w:firstLine="720"/>
        <w:rPr/>
      </w:pPr>
      <w:r w:rsidDel="00000000" w:rsidR="00000000" w:rsidRPr="00000000">
        <w:rPr>
          <w:rtl w:val="0"/>
        </w:rPr>
        <w:t xml:space="preserve">“How?” The Echo user’s eyes widened as his grin vanished. “Why?” He stammered. “Why do you not fall?”</w:t>
      </w:r>
    </w:p>
    <w:p w:rsidR="00000000" w:rsidDel="00000000" w:rsidP="00000000" w:rsidRDefault="00000000" w:rsidRPr="00000000" w14:paraId="00001253">
      <w:pPr>
        <w:spacing w:after="0" w:before="0" w:line="480" w:lineRule="auto"/>
        <w:ind w:left="720" w:firstLine="720"/>
        <w:rPr/>
      </w:pPr>
      <w:r w:rsidDel="00000000" w:rsidR="00000000" w:rsidRPr="00000000">
        <w:rPr>
          <w:rtl w:val="0"/>
        </w:rPr>
        <w:t xml:space="preserve">Godric jerked his spear back, gripping the very tip of the shaft. He shoved it forward blindly. The spearhead struck teeth before finding the boy’s mouth.</w:t>
      </w:r>
    </w:p>
    <w:p w:rsidR="00000000" w:rsidDel="00000000" w:rsidP="00000000" w:rsidRDefault="00000000" w:rsidRPr="00000000" w14:paraId="00001254">
      <w:pPr>
        <w:spacing w:after="0" w:before="0" w:line="480" w:lineRule="auto"/>
        <w:ind w:left="720" w:firstLine="720"/>
        <w:rPr/>
      </w:pPr>
      <w:r w:rsidDel="00000000" w:rsidR="00000000" w:rsidRPr="00000000">
        <w:rPr>
          <w:rtl w:val="0"/>
        </w:rPr>
        <w:t xml:space="preserve">Godric triggered a surged blast of force.</w:t>
      </w:r>
    </w:p>
    <w:p w:rsidR="00000000" w:rsidDel="00000000" w:rsidP="00000000" w:rsidRDefault="00000000" w:rsidRPr="00000000" w14:paraId="00001255">
      <w:pPr>
        <w:spacing w:after="0" w:before="0" w:line="480" w:lineRule="auto"/>
        <w:ind w:left="720" w:firstLine="720"/>
        <w:rPr/>
      </w:pPr>
      <w:r w:rsidDel="00000000" w:rsidR="00000000" w:rsidRPr="00000000">
        <w:rPr>
          <w:rtl w:val="0"/>
        </w:rPr>
        <w:t xml:space="preserve">The EchoStone user collapsed.</w:t>
      </w:r>
    </w:p>
    <w:p w:rsidR="00000000" w:rsidDel="00000000" w:rsidP="00000000" w:rsidRDefault="00000000" w:rsidRPr="00000000" w14:paraId="00001256">
      <w:pPr>
        <w:spacing w:after="0" w:before="0" w:line="480" w:lineRule="auto"/>
        <w:ind w:left="720" w:firstLine="720"/>
        <w:rPr>
          <w:i w:val="1"/>
          <w:iCs w:val="1"/>
        </w:rPr>
      </w:pPr>
      <w:r w:rsidDel="00000000" w:rsidR="00000000" w:rsidRPr="00000000">
        <w:rPr>
          <w:i w:val="1"/>
          <w:iCs w:val="1"/>
          <w:rtl w:val="0"/>
        </w:rPr>
        <w:t xml:space="preserve">Four down.</w:t>
      </w:r>
    </w:p>
    <w:p w:rsidR="00000000" w:rsidDel="00000000" w:rsidP="00000000" w:rsidRDefault="00000000" w:rsidRPr="00000000" w14:paraId="00001257">
      <w:pPr>
        <w:spacing w:after="0" w:before="0" w:line="480" w:lineRule="auto"/>
        <w:ind w:left="720" w:firstLine="720"/>
        <w:rPr/>
      </w:pPr>
      <w:r w:rsidDel="00000000" w:rsidR="00000000" w:rsidRPr="00000000">
        <w:rPr>
          <w:rtl w:val="0"/>
        </w:rPr>
        <w:t xml:space="preserve">The remaining three Embedded Warriors stood frozen, held in place by The Prime’s own command. They couldn’t move.</w:t>
      </w:r>
    </w:p>
    <w:p w:rsidR="00000000" w:rsidDel="00000000" w:rsidP="00000000" w:rsidRDefault="00000000" w:rsidRPr="00000000" w14:paraId="00001258">
      <w:pPr>
        <w:spacing w:after="0" w:before="0" w:line="480" w:lineRule="auto"/>
        <w:ind w:left="720" w:firstLine="720"/>
        <w:rPr/>
      </w:pPr>
      <w:r w:rsidDel="00000000" w:rsidR="00000000" w:rsidRPr="00000000">
        <w:rPr>
          <w:rtl w:val="0"/>
        </w:rPr>
        <w:t xml:space="preserve">It would have to be enough.</w:t>
      </w:r>
    </w:p>
    <w:p w:rsidR="00000000" w:rsidDel="00000000" w:rsidP="00000000" w:rsidRDefault="00000000" w:rsidRPr="00000000" w14:paraId="00001259">
      <w:pPr>
        <w:spacing w:after="0" w:before="0" w:line="480" w:lineRule="auto"/>
        <w:ind w:left="720" w:firstLine="720"/>
        <w:rPr/>
      </w:pPr>
      <w:r w:rsidDel="00000000" w:rsidR="00000000" w:rsidRPr="00000000">
        <w:rPr>
          <w:rtl w:val="0"/>
        </w:rPr>
        <w:t xml:space="preserve">Godric turned toward the breach in the gate.</w:t>
      </w:r>
    </w:p>
    <w:p w:rsidR="00000000" w:rsidDel="00000000" w:rsidP="00000000" w:rsidRDefault="00000000" w:rsidRPr="00000000" w14:paraId="0000125A">
      <w:pPr>
        <w:spacing w:after="0" w:before="0" w:line="480" w:lineRule="auto"/>
        <w:ind w:left="720" w:firstLine="720"/>
        <w:rPr/>
      </w:pPr>
      <w:r w:rsidDel="00000000" w:rsidR="00000000" w:rsidRPr="00000000">
        <w:rPr>
          <w:rtl w:val="0"/>
        </w:rPr>
        <w:t xml:space="preserve">Each step dragged. His legs barely listened anymore, muscles trembling under the strain of surging long past his limits. Pain began to dull, slipping away with every movement.</w:t>
      </w:r>
    </w:p>
    <w:p w:rsidR="00000000" w:rsidDel="00000000" w:rsidP="00000000" w:rsidRDefault="00000000" w:rsidRPr="00000000" w14:paraId="0000125B">
      <w:pPr>
        <w:spacing w:after="0" w:before="0" w:line="480" w:lineRule="auto"/>
        <w:ind w:left="720" w:firstLine="720"/>
        <w:rPr/>
      </w:pPr>
      <w:r w:rsidDel="00000000" w:rsidR="00000000" w:rsidRPr="00000000">
        <w:rPr>
          <w:rtl w:val="0"/>
        </w:rPr>
        <w:t xml:space="preserve">He reached the opening.</w:t>
      </w:r>
    </w:p>
    <w:p w:rsidR="00000000" w:rsidDel="00000000" w:rsidP="00000000" w:rsidRDefault="00000000" w:rsidRPr="00000000" w14:paraId="0000125C">
      <w:pPr>
        <w:spacing w:after="0" w:before="0" w:line="480" w:lineRule="auto"/>
        <w:ind w:left="720" w:firstLine="720"/>
        <w:rPr/>
      </w:pPr>
      <w:r w:rsidDel="00000000" w:rsidR="00000000" w:rsidRPr="00000000">
        <w:rPr>
          <w:rtl w:val="0"/>
        </w:rPr>
        <w:t xml:space="preserve">Cold air spilled through the shattered gate, carrying the scent of mossy dew. </w:t>
      </w:r>
    </w:p>
    <w:p w:rsidR="00000000" w:rsidDel="00000000" w:rsidP="00000000" w:rsidRDefault="00000000" w:rsidRPr="00000000" w14:paraId="0000125D">
      <w:pPr>
        <w:spacing w:after="0" w:before="0" w:line="480" w:lineRule="auto"/>
        <w:ind w:left="720" w:firstLine="720"/>
        <w:rPr>
          <w:i w:val="1"/>
          <w:iCs w:val="1"/>
        </w:rPr>
      </w:pPr>
      <w:r w:rsidDel="00000000" w:rsidR="00000000" w:rsidRPr="00000000">
        <w:rPr>
          <w:i w:val="1"/>
          <w:iCs w:val="1"/>
          <w:rtl w:val="0"/>
        </w:rPr>
        <w:t xml:space="preserve">So bolting cold.</w:t>
      </w:r>
    </w:p>
    <w:p w:rsidR="00000000" w:rsidDel="00000000" w:rsidP="00000000" w:rsidRDefault="00000000" w:rsidRPr="00000000" w14:paraId="0000125E">
      <w:pPr>
        <w:spacing w:after="0" w:before="0" w:line="480" w:lineRule="auto"/>
        <w:ind w:left="720" w:firstLine="720"/>
        <w:rPr/>
      </w:pPr>
      <w:r w:rsidDel="00000000" w:rsidR="00000000" w:rsidRPr="00000000">
        <w:rPr>
          <w:rtl w:val="0"/>
        </w:rPr>
        <w:t xml:space="preserve">Godric stepped through.</w:t>
      </w:r>
    </w:p>
    <w:p w:rsidR="00000000" w:rsidDel="00000000" w:rsidP="00000000" w:rsidRDefault="00000000" w:rsidRPr="00000000" w14:paraId="0000125F">
      <w:pPr>
        <w:spacing w:after="0" w:before="0" w:line="480" w:lineRule="auto"/>
        <w:ind w:left="720" w:firstLine="720"/>
        <w:rPr/>
      </w:pPr>
      <w:r w:rsidDel="00000000" w:rsidR="00000000" w:rsidRPr="00000000">
        <w:rPr>
          <w:rtl w:val="0"/>
        </w:rPr>
        <w:t xml:space="preserve">The world opened before him.</w:t>
      </w:r>
    </w:p>
    <w:p w:rsidR="00000000" w:rsidDel="00000000" w:rsidP="00000000" w:rsidRDefault="00000000" w:rsidRPr="00000000" w14:paraId="00001260">
      <w:pPr>
        <w:spacing w:after="0" w:before="0" w:line="480" w:lineRule="auto"/>
        <w:ind w:left="720" w:firstLine="720"/>
        <w:rPr/>
      </w:pPr>
      <w:r w:rsidDel="00000000" w:rsidR="00000000" w:rsidRPr="00000000">
        <w:rPr>
          <w:rtl w:val="0"/>
        </w:rPr>
        <w:t xml:space="preserve">Wind brushed through his hair. He lifted his head, eyes tracing the open sky above Ravour.</w:t>
      </w:r>
    </w:p>
    <w:p w:rsidR="00000000" w:rsidDel="00000000" w:rsidP="00000000" w:rsidRDefault="00000000" w:rsidRPr="00000000" w14:paraId="00001261">
      <w:pPr>
        <w:spacing w:after="0" w:before="0" w:line="480" w:lineRule="auto"/>
        <w:ind w:left="720" w:firstLine="720"/>
        <w:rPr>
          <w:i w:val="1"/>
          <w:iCs w:val="1"/>
        </w:rPr>
      </w:pPr>
      <w:r w:rsidDel="00000000" w:rsidR="00000000" w:rsidRPr="00000000">
        <w:rPr>
          <w:i w:val="1"/>
          <w:iCs w:val="1"/>
          <w:rtl w:val="0"/>
        </w:rPr>
        <w:t xml:space="preserve">No storm this morning. How peaceful.</w:t>
      </w:r>
    </w:p>
    <w:p w:rsidR="00000000" w:rsidDel="00000000" w:rsidP="00000000" w:rsidRDefault="00000000" w:rsidRPr="00000000" w14:paraId="00001262">
      <w:pPr>
        <w:spacing w:after="0" w:before="0" w:line="480" w:lineRule="auto"/>
        <w:ind w:left="720" w:firstLine="720"/>
        <w:rPr/>
      </w:pPr>
      <w:r w:rsidDel="00000000" w:rsidR="00000000" w:rsidRPr="00000000">
        <w:rPr>
          <w:rtl w:val="0"/>
        </w:rPr>
        <w:t xml:space="preserve">For a moment, he stood there.</w:t>
      </w:r>
    </w:p>
    <w:p w:rsidR="00000000" w:rsidDel="00000000" w:rsidP="00000000" w:rsidRDefault="00000000" w:rsidRPr="00000000" w14:paraId="00001263">
      <w:pPr>
        <w:spacing w:after="0" w:before="0" w:line="480" w:lineRule="auto"/>
        <w:ind w:left="720" w:firstLine="720"/>
        <w:rPr/>
      </w:pPr>
      <w:r w:rsidDel="00000000" w:rsidR="00000000" w:rsidRPr="00000000">
        <w:rPr>
          <w:rtl w:val="0"/>
        </w:rPr>
        <w:t xml:space="preserve">Then, with what little strength remained, Godric drove his spear into the stone with a grinding crunch.</w:t>
      </w:r>
    </w:p>
    <w:p w:rsidR="00000000" w:rsidDel="00000000" w:rsidP="00000000" w:rsidRDefault="00000000" w:rsidRPr="00000000" w14:paraId="00001264">
      <w:pPr>
        <w:spacing w:after="0" w:before="0" w:line="480" w:lineRule="auto"/>
        <w:ind w:left="720" w:firstLine="720"/>
        <w:rPr/>
      </w:pPr>
      <w:r w:rsidDel="00000000" w:rsidR="00000000" w:rsidRPr="00000000">
        <w:rPr>
          <w:rtl w:val="0"/>
        </w:rPr>
        <w:t xml:space="preserve">The spear shuddered as the shaft bit deep into the ground. He leaned into it, shoulders sagging, weight settling.</w:t>
      </w:r>
    </w:p>
    <w:p w:rsidR="00000000" w:rsidDel="00000000" w:rsidP="00000000" w:rsidRDefault="00000000" w:rsidRPr="00000000" w14:paraId="00001265">
      <w:pPr>
        <w:spacing w:after="0" w:before="0" w:line="480" w:lineRule="auto"/>
        <w:ind w:left="720" w:firstLine="720"/>
        <w:rPr/>
      </w:pPr>
      <w:r w:rsidDel="00000000" w:rsidR="00000000" w:rsidRPr="00000000">
        <w:rPr>
          <w:rtl w:val="0"/>
        </w:rPr>
        <w:t xml:space="preserve">His head bowed.</w:t>
      </w:r>
    </w:p>
    <w:p w:rsidR="00000000" w:rsidDel="00000000" w:rsidP="00000000" w:rsidRDefault="00000000" w:rsidRPr="00000000" w14:paraId="00001266">
      <w:pPr>
        <w:spacing w:after="0" w:before="0" w:line="480" w:lineRule="auto"/>
        <w:ind w:left="720" w:firstLine="720"/>
        <w:rPr/>
      </w:pPr>
      <w:r w:rsidDel="00000000" w:rsidR="00000000" w:rsidRPr="00000000">
        <w:rPr>
          <w:rtl w:val="0"/>
        </w:rPr>
        <w:t xml:space="preserve">The world dimmed.</w:t>
      </w:r>
    </w:p>
    <w:p w:rsidR="00000000" w:rsidDel="00000000" w:rsidP="00000000" w:rsidRDefault="00000000" w:rsidRPr="00000000" w14:paraId="00001267">
      <w:pPr>
        <w:spacing w:after="0" w:before="0" w:line="480" w:lineRule="auto"/>
        <w:ind w:left="720" w:firstLine="720"/>
        <w:rPr/>
      </w:pPr>
      <w:r w:rsidDel="00000000" w:rsidR="00000000" w:rsidRPr="00000000">
        <w:rPr>
          <w:rtl w:val="0"/>
        </w:rPr>
      </w:r>
    </w:p>
    <w:p w:rsidR="00000000" w:rsidDel="00000000" w:rsidP="00000000" w:rsidRDefault="00000000" w:rsidRPr="00000000" w14:paraId="00001268">
      <w:pPr>
        <w:spacing w:after="0" w:before="0" w:line="480" w:lineRule="auto"/>
        <w:ind w:left="720" w:firstLine="720"/>
        <w:rPr/>
      </w:pPr>
      <w:r w:rsidDel="00000000" w:rsidR="00000000" w:rsidRPr="00000000">
        <w:br w:type="page"/>
      </w:r>
      <w:r w:rsidDel="00000000" w:rsidR="00000000" w:rsidRPr="00000000">
        <w:rPr>
          <w:rtl w:val="0"/>
        </w:rPr>
      </w:r>
    </w:p>
    <w:p w:rsidR="00000000" w:rsidDel="00000000" w:rsidP="00000000" w:rsidRDefault="00000000" w:rsidRPr="00000000" w14:paraId="00001269">
      <w:pPr>
        <w:spacing w:after="0" w:before="0" w:line="480" w:lineRule="auto"/>
        <w:ind w:left="720" w:firstLine="720"/>
        <w:rPr/>
      </w:pPr>
      <w:r w:rsidDel="00000000" w:rsidR="00000000" w:rsidRPr="00000000">
        <w:rPr>
          <w:rtl w:val="0"/>
        </w:rPr>
      </w:r>
    </w:p>
    <w:p w:rsidR="00000000" w:rsidDel="00000000" w:rsidP="00000000" w:rsidRDefault="00000000" w:rsidRPr="00000000" w14:paraId="0000126A">
      <w:pPr>
        <w:spacing w:after="0" w:before="0" w:line="480" w:lineRule="auto"/>
        <w:ind w:left="720" w:firstLine="720"/>
        <w:rPr/>
      </w:pPr>
      <w:r w:rsidDel="00000000" w:rsidR="00000000" w:rsidRPr="00000000">
        <w:rPr>
          <w:rtl w:val="0"/>
        </w:rPr>
      </w:r>
    </w:p>
    <w:p w:rsidR="00000000" w:rsidDel="00000000" w:rsidP="00000000" w:rsidRDefault="00000000" w:rsidRPr="00000000" w14:paraId="0000126B">
      <w:pPr>
        <w:spacing w:after="0" w:before="0" w:line="480" w:lineRule="auto"/>
        <w:ind w:left="720" w:firstLine="720"/>
        <w:rPr/>
      </w:pPr>
      <w:r w:rsidDel="00000000" w:rsidR="00000000" w:rsidRPr="00000000">
        <w:rPr>
          <w:rtl w:val="0"/>
        </w:rPr>
        <w:t xml:space="preserve">End of Act 1</w:t>
      </w:r>
    </w:p>
    <w:p w:rsidR="00000000" w:rsidDel="00000000" w:rsidP="00000000" w:rsidRDefault="00000000" w:rsidRPr="00000000" w14:paraId="0000126C">
      <w:pPr>
        <w:spacing w:after="0" w:before="0" w:line="480" w:lineRule="auto"/>
        <w:ind w:left="720" w:firstLine="720"/>
        <w:rPr/>
      </w:pPr>
      <w:r w:rsidDel="00000000" w:rsidR="00000000" w:rsidRPr="00000000">
        <w:rPr>
          <w:rtl w:val="0"/>
        </w:rPr>
      </w:r>
    </w:p>
    <w:p w:rsidR="00000000" w:rsidDel="00000000" w:rsidP="00000000" w:rsidRDefault="00000000" w:rsidRPr="00000000" w14:paraId="0000126D">
      <w:pPr>
        <w:spacing w:after="0" w:before="0" w:line="480" w:lineRule="auto"/>
        <w:ind w:left="720" w:firstLine="720"/>
        <w:rPr/>
      </w:pPr>
      <w:r w:rsidDel="00000000" w:rsidR="00000000" w:rsidRPr="00000000">
        <w:rPr>
          <w:rtl w:val="0"/>
        </w:rPr>
        <w:t xml:space="preserve">Beyond the breach in Stormhaven’s gate, Silver Wing Godric stood, broad-backed, spear driven into stone.</w:t>
      </w:r>
    </w:p>
    <w:p w:rsidR="00000000" w:rsidDel="00000000" w:rsidP="00000000" w:rsidRDefault="00000000" w:rsidRPr="00000000" w14:paraId="0000126E">
      <w:pPr>
        <w:spacing w:after="0" w:before="0" w:line="480" w:lineRule="auto"/>
        <w:ind w:left="720" w:firstLine="720"/>
        <w:rPr/>
      </w:pPr>
      <w:r w:rsidDel="00000000" w:rsidR="00000000" w:rsidRPr="00000000">
        <w:rPr>
          <w:rtl w:val="0"/>
        </w:rPr>
        <w:t xml:space="preserve">Slain while defending the city from a beast of legend.</w:t>
      </w:r>
    </w:p>
    <w:p w:rsidR="00000000" w:rsidDel="00000000" w:rsidP="00000000" w:rsidRDefault="00000000" w:rsidRPr="00000000" w14:paraId="0000126F">
      <w:pPr>
        <w:spacing w:after="0" w:before="0" w:line="480" w:lineRule="auto"/>
        <w:ind w:left="720" w:firstLine="720"/>
        <w:rPr/>
      </w:pPr>
      <w:r w:rsidDel="00000000" w:rsidR="00000000" w:rsidRPr="00000000">
        <w:rPr>
          <w:rtl w:val="0"/>
        </w:rPr>
        <w:t xml:space="preserve">Even in death, he stood victorious.</w:t>
      </w:r>
    </w:p>
    <w:p w:rsidR="00000000" w:rsidDel="00000000" w:rsidP="00000000" w:rsidRDefault="00000000" w:rsidRPr="00000000" w14:paraId="00001270">
      <w:pPr>
        <w:spacing w:after="0" w:before="0" w:line="480" w:lineRule="auto"/>
        <w:ind w:left="720" w:firstLine="720"/>
        <w:rPr/>
      </w:pPr>
      <w:r w:rsidDel="00000000" w:rsidR="00000000" w:rsidRPr="00000000">
        <w:rPr>
          <w:rtl w:val="0"/>
        </w:rPr>
        <w:t xml:space="preserve"> </w:t>
      </w:r>
    </w:p>
    <w:p w:rsidR="00000000" w:rsidDel="00000000" w:rsidP="00000000" w:rsidRDefault="00000000" w:rsidRPr="00000000" w14:paraId="00001271">
      <w:pPr>
        <w:spacing w:after="0" w:before="0" w:line="480" w:lineRule="auto"/>
        <w:ind w:left="720" w:firstLine="720"/>
        <w:rPr/>
      </w:pPr>
      <w:r w:rsidDel="00000000" w:rsidR="00000000" w:rsidRPr="00000000">
        <w:rPr>
          <w:rtl w:val="0"/>
        </w:rPr>
      </w:r>
    </w:p>
    <w:p w:rsidR="00000000" w:rsidDel="00000000" w:rsidP="00000000" w:rsidRDefault="00000000" w:rsidRPr="00000000" w14:paraId="00001272">
      <w:pPr>
        <w:spacing w:after="0" w:before="0" w:line="480" w:lineRule="auto"/>
        <w:ind w:left="720" w:firstLine="720"/>
        <w:rPr/>
      </w:pPr>
      <w:r w:rsidDel="00000000" w:rsidR="00000000" w:rsidRPr="00000000">
        <w:rPr>
          <w:rtl w:val="0"/>
        </w:rPr>
      </w:r>
    </w:p>
    <w:p w:rsidR="00000000" w:rsidDel="00000000" w:rsidP="00000000" w:rsidRDefault="00000000" w:rsidRPr="00000000" w14:paraId="00001273">
      <w:pPr>
        <w:spacing w:after="0" w:before="0" w:line="480" w:lineRule="auto"/>
        <w:ind w:left="720" w:firstLine="720"/>
        <w:rPr/>
      </w:pPr>
      <w:r w:rsidDel="00000000" w:rsidR="00000000" w:rsidRPr="00000000">
        <w:rPr>
          <w:rtl w:val="0"/>
        </w:rPr>
      </w:r>
    </w:p>
    <w:p w:rsidR="00000000" w:rsidDel="00000000" w:rsidP="00000000" w:rsidRDefault="00000000" w:rsidRPr="00000000" w14:paraId="00001274">
      <w:pPr>
        <w:spacing w:before="0" w:line="480" w:lineRule="auto"/>
        <w:rPr/>
      </w:pPr>
      <w:r w:rsidDel="00000000" w:rsidR="00000000" w:rsidRPr="00000000">
        <w:rPr>
          <w:rtl w:val="0"/>
        </w:rPr>
      </w:r>
    </w:p>
    <w:sectPr>
      <w:type w:val="nextPage"/>
      <w:pgSz w:h="15840" w:w="12240" w:orient="portrait"/>
      <w:pgMar w:bottom="1440" w:top="1440" w:left="72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illiam Cox" w:id="3" w:date="2025-12-20T15:11:00Z">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whole competition is much clearer and easier to follow this time around.  I understand what people think the objective is, why they think that, and what the point REALLY is. </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done.</w:t>
      </w:r>
    </w:p>
  </w:comment>
  <w:comment w:author="William Cox" w:id="28" w:date="2025-12-21T20:34:00Z">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w:t>
      </w:r>
    </w:p>
  </w:comment>
  <w:comment w:author="William Cox" w:id="13" w:date="2025-12-21T15:24:00Z">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Yikes!  </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Seriously, good moment. It made me sit up straight.</w:t>
      </w:r>
    </w:p>
  </w:comment>
  <w:comment w:author="William Cox" w:id="75" w:date="2025-12-23T16:56:00Z">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we need a bit more exposition explaining what happened between Haldric charging Godric and them sitting around talking afterwards. </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get me wrong. I'm not saying we need to actually see everything that happened in-between, but give us a few lines where Haldric remembers Godric knocking some sense into him or whatever.  Just so the transition from the fight scene to this scene doesn't seem quite so disorienting.</w:t>
      </w:r>
    </w:p>
  </w:comment>
  <w:comment w:author="William Cox" w:id="74" w:date="2025-12-23T16:08:00Z">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are we? Last we saw, Haldric was charging at Godric in the training center.  Are they still there or are they somewhere else now?</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ceiling is Haldric looking at ?</w:t>
      </w:r>
    </w:p>
  </w:comment>
  <w:comment w:author="William Cox" w:id="66" w:date="2025-12-23T15:33:00Z">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Have we mentioned this dream before?  </w:t>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we need to make it clearer that she's waking from a dream.  </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suggested edits.</w:t>
      </w:r>
    </w:p>
  </w:comment>
  <w:comment w:author="William Cox" w:id="67" w:date="2025-12-23T17:32:00Z">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Reading on, I get that the "again" refers to the inexplicable surge of alien emotions she felt when exposed to a stone during her testing, way back on p. 17.  </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that wasn't a dream exactly, and nowhere near as detailed as the scene she just dreamt.  I not sure many readers are going to make that connection, given that was more than 250 pages ago. </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possible solutions:  </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Flesh out the business on p. 17 to make it more like this dream.  </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And/or:  Have Praew explicitly recall that earlier experience so we know what  this "again" is referencing.</w:t>
      </w:r>
    </w:p>
  </w:comment>
  <w:comment w:author="William Cox" w:id="55" w:date="2025-12-22T21:14:00Z">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and where is "Ravour" anyway?  The name of the planet?</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think this name has  been defined in the book so far.</w:t>
      </w:r>
    </w:p>
  </w:comment>
  <w:comment w:author="William Cox" w:id="53" w:date="2025-12-22T20:16:00Z">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I see now. </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note on p. 202 about sharing  this with us earlier.</w:t>
      </w:r>
    </w:p>
  </w:comment>
  <w:comment w:author="William Cox" w:id="40" w:date="2025-12-22T18:17:00Z">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Wouldn't he have already heard this name -- as part of Praw's investigation into the deaths of Junya's parents?</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suspect this is left over from the previous draft, when we didn't see so much of Praew's training.</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 to align with the new scenes involving Junya and all.</w:t>
      </w:r>
    </w:p>
  </w:comment>
  <w:comment w:author="William Cox" w:id="21" w:date="2025-12-21T20:13:00Z">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quote be attributed to its source?  Possibly Godric's book?</w:t>
      </w:r>
    </w:p>
  </w:comment>
  <w:comment w:author="William Cox" w:id="22" w:date="2025-12-26T14:14:00Z">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Having reread the entire book, I see that this and subsequent quotations are taken from Godric's death scene.  </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Obviously, we can't cite that without spoilers, but it's puzzling to have these unattributed quotations suddenly start appearing at the top of every chapter, even though the previous nine chapters featured no such quotations. </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do we need these quotations? What purpose do they serve?</w:t>
      </w:r>
    </w:p>
  </w:comment>
  <w:comment w:author="William Cox" w:id="86" w:date="2025-12-23T18:18:00Z">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He's already taken the secret passage back to the Prime's office and left the office behind.  </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forget to let the reader know when and where we are when we jump ahead like this.</w:t>
      </w:r>
    </w:p>
  </w:comment>
  <w:comment w:author="William Cox" w:id="57" w:date="2025-12-22T21:33:00Z">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opposed to Asher and Haldric.</w:t>
      </w:r>
    </w:p>
  </w:comment>
  <w:comment w:author="William Cox" w:id="27" w:date="2025-12-21T20:27:00Z">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previous note about repeating the same structure for dialogue, without variations.</w:t>
      </w:r>
    </w:p>
  </w:comment>
  <w:comment w:author="William Cox" w:id="25" w:date="2025-12-21T20:23:00Z">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w:t>
      </w:r>
    </w:p>
  </w:comment>
  <w:comment w:author="William Cox" w:id="82" w:date="2025-12-23T18:13:00Z">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Third Floor, not Fourth Floor?</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 recall, I queried this last time around. This is the first we've heard of any prisoners on the Third Floor.  </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assuming this is the official prison, for ordinary lawbreakers, as opposed to the secret prisons on the Fourth and Fifth Floors, but we can't just introduce this now as though the reader has already heard of it.  We need to establish its existence long before this, so the reader doesn't go:  </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"Third Floor prisoners? What Third Floor prisoners?"</w:t>
      </w:r>
    </w:p>
  </w:comment>
  <w:comment w:author="William Cox" w:id="83" w:date="2025-12-23T18:29:00Z">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note on p. 54.</w:t>
      </w:r>
    </w:p>
  </w:comment>
  <w:comment w:author="William Cox" w:id="15" w:date="2025-12-21T18:15:00Z">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the segue from her training sessions with Mai to being in Godric's class less abrupt. Let us know when and where we are now.  </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edits, just as a suggestion.</w:t>
      </w:r>
    </w:p>
  </w:comment>
  <w:comment w:author="William Cox" w:id="2" w:date="2025-12-20T14:40:00Z">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Asher is snorting at his own retort? </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be Praew  instead?</w:t>
      </w:r>
    </w:p>
  </w:comment>
  <w:comment w:author="William Cox" w:id="11" w:date="2025-12-26T15:30:00Z">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whole scene, including everything that follows, is very good -- but shouldn't it bother Praew a little that Junya presumably just passed Mai's test by killing a helpless captive?  </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doesn't need to dwell on this the whole conversation, and she can still be sympathetic to Junya's tragic story about her parents, but the fact that Junya JUST killed someone in order to survive Mai's test shouldn't go overlooked entirely.  It should definitely cross Praew's mind at some point.</w:t>
      </w:r>
    </w:p>
  </w:comment>
  <w:comment w:author="William Cox" w:id="73" w:date="2025-12-23T16:01:00Z">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all very disturbing, as  it should be.</w:t>
      </w:r>
    </w:p>
  </w:comment>
  <w:comment w:author="William Cox" w:id="46" w:date="2025-12-22T19:52:00Z">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she already knows about the existence of rival cities and Hunters.</w:t>
      </w:r>
    </w:p>
  </w:comment>
  <w:comment w:author="William Cox" w:id="84" w:date="2025-12-23T18:14:00Z">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supposed to know what he means by this? Or will we find out later on?</w:t>
      </w:r>
    </w:p>
  </w:comment>
  <w:comment w:author="William Cox" w:id="85" w:date="2025-12-26T14:33:00Z">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We later find out that, apparently, he recorded their voices on an EchoStone.  </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capitalized Echo to make that clearer, hopefully.</w:t>
      </w:r>
    </w:p>
  </w:comment>
  <w:comment w:author="William Cox" w:id="42" w:date="2025-12-22T19:25:00Z">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I'm not sure I'm buying that Hadric and Praew are fully unaware of this. They're both smart people who seem well-versed in how the system works.</w:t>
      </w:r>
    </w:p>
  </w:comment>
  <w:comment w:author="William Cox" w:id="64" w:date="2025-12-23T14:15:00Z">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good scene, packed with tension and revelations, but it seems odd that, when challenging the Prime, Haldric never brings up the Fourth Floor and its atrocities, choosing to focus on the fake "food shortage" instead. </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nothing else, we probably need a moment where he considers throwing the Fourth Floor in the Prime's face, but decides against it for . . . reasons?</w:t>
      </w:r>
    </w:p>
  </w:comment>
  <w:comment w:author="William Cox" w:id="30" w:date="2025-12-21T20:38:00Z">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just tilting her head a few lines ago, so I pruned this one.</w:t>
      </w:r>
    </w:p>
  </w:comment>
  <w:comment w:author="William Cox" w:id="50" w:date="2025-12-22T20:05:00Z">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Elaborate. Does she know where they're going next and what that entails?  How so?  What is she anticipating?</w:t>
        <w:br w:type="textWrapping"/>
        <w:br w:type="textWrapping"/>
        <w:t xml:space="preserve">What is she referring to here? Does she think Note is leading them into a trap?</w:t>
        <w:br w:type="textWrapping"/>
        <w:br w:type="textWrapping"/>
        <w:t xml:space="preserve">If so, let us know that's what she's thinking?</w:t>
      </w:r>
    </w:p>
  </w:comment>
  <w:comment w:author="William Cox" w:id="51" w:date="2025-12-22T20:15:00Z">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Ah, a page from now, we see what Praew's thinking: that Note is going to want to get rid of them because of Haldic's loyalty to the Prime.  </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Makes sense. But we should probably get that reasoning here, so that her concerns about getting attacked aren't quite so cryptic.</w:t>
      </w:r>
    </w:p>
  </w:comment>
  <w:comment w:author="William Cox" w:id="93" w:date="2025-12-23T19:05:00Z">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noted, make it clear that she's on the surface now, not in a tunnel.  And it's daytime? She's running frantically across a rocky landscape, a desolate wasteland, what?</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we've discussed before, we don't needs lots of lush, wordy descriptions of the scenery, but don't get so caught up in the action and rapid-fire pacing that we neglect to describe the setting at all.</w:t>
      </w:r>
    </w:p>
  </w:comment>
  <w:comment w:author="William Cox" w:id="5" w:date="2025-12-20T17:10:00Z">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be capitalized?</w:t>
      </w:r>
    </w:p>
  </w:comment>
  <w:comment w:author="William Cox" w:id="16" w:date="2025-04-13T16:30:00Z">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 critique, just a compliment.)</w:t>
      </w:r>
    </w:p>
  </w:comment>
  <w:comment w:author="Stephon René" w:id="17" w:date="2025-06-11T00:02:37Z">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Stephon René" w:id="18" w:date="2025-06-11T00:02:40Z">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William Cox" w:id="24" w:date="2025-12-21T20:22:00Z">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fun scene, but one thing: I can't help noticing that all the dialogue lines are structured the same way:  </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 DESCRIPTION. "LINE OF DIALOGUE." </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and over. Maybe vary it up a little by sometimes leading with the dialogue, THEN  the physical description.  </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to vary the prose.</w:t>
      </w:r>
    </w:p>
  </w:comment>
  <w:comment w:author="William Cox" w:id="60" w:date="2025-12-23T13:03:00Z">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w:t>
      </w:r>
    </w:p>
  </w:comment>
  <w:comment w:author="William Cox" w:id="4" w:date="2025-12-26T15:10:00Z">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consistency's sake, "Floor" is capitalized when referring to a specific level of the city, but uncapitalized when referring to the "floor" beneath one's feet.  </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"they headed to the Second Floor," but "she stared at the floor, not meeting his eyes."</w:t>
      </w:r>
    </w:p>
  </w:comment>
  <w:comment w:author="William Cox" w:id="90" w:date="2025-12-23T18:55:00Z">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slow down here. We seem to go from the secret laboratory way down in the Fifth Floor to climbing the surface tunnels in a heartbeat, with no indication that more than a second has passed since Godric bid goodbye to his brother.  </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us a few lines to indicate how far and for how long they've traveled before Praew realizes that they're heading for the Gate on the Second Floor. </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traveled hastily upward through the city, leaving the Fifth Floor far behind. Frantic minutes passed before," etc.  </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words to that effect.</w:t>
      </w:r>
    </w:p>
  </w:comment>
  <w:comment w:author="William Cox" w:id="91" w:date="2025-12-23T18:56:00Z">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put it another way, we need at least a paragraph of connective tissue between them leaving the lab and them climbing toward the Gate.</w:t>
      </w:r>
    </w:p>
  </w:comment>
  <w:comment w:author="William Cox" w:id="14" w:date="2025-12-21T15:30:00Z">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word or punctuation mark missing here?  Does she mean:  </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that's NOT all I want to be as."  Or:  "All I want is to be seen as a person."  </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something like that?</w:t>
      </w:r>
    </w:p>
  </w:comment>
  <w:comment w:author="William Cox" w:id="35" w:date="2025-12-21T21:11:00Z">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Haldric have to pass through a previous gate to get this far?  </w:t>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 we should have noted that on the way here.</w:t>
      </w:r>
    </w:p>
  </w:comment>
  <w:comment w:author="William Cox" w:id="9" w:date="2025-12-20T20:04:00Z">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scene. I wanted to know more about Praew's training.</w:t>
      </w:r>
    </w:p>
  </w:comment>
  <w:comment w:author="William Cox" w:id="6" w:date="2025-12-23T18:22:00Z">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Later on, we'll hear about a prison on the third floor.  Should we establish this here -- so that it doesn't seem to come out of nowhere later on?</w:t>
      </w:r>
    </w:p>
  </w:comment>
  <w:comment w:author="William Cox" w:id="19" w:date="2025-12-21T18:44:00Z">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comment>
  <w:comment w:author="William Cox" w:id="95" w:date="2025-12-23T19:22:00Z">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he doing this in front of everyone, not behind closed doors?</w:t>
      </w:r>
    </w:p>
  </w:comment>
  <w:comment w:author="William Cox" w:id="29" w:date="2025-12-21T20:35:00Z">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to vary the prose.</w:t>
      </w:r>
    </w:p>
  </w:comment>
  <w:comment w:author="William Cox" w:id="34" w:date="2025-12-21T21:09:00Z">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noted last time around, this is the first we've heard of any rebels.  Should we have established their existence earlier?  Is the public aware of any rebels?</w:t>
      </w:r>
    </w:p>
  </w:comment>
  <w:comment w:author="William Cox" w:id="23" w:date="2025-12-21T20:14:00Z">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line.</w:t>
      </w:r>
    </w:p>
  </w:comment>
  <w:comment w:author="William Cox" w:id="49" w:date="2025-12-22T20:02:00Z">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w:t>
      </w:r>
    </w:p>
  </w:comment>
  <w:comment w:author="William Cox" w:id="54" w:date="2025-12-22T21:08:00Z">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noted, the existence of the rebels needs to be established much earlier, and we need to know more about them?</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that have they been up to? Demonstrations? Sabotage? Uprisings? Anti-Prime graffiti or vandalism?</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seen no indications of any rebel activity.</w:t>
      </w:r>
    </w:p>
  </w:comment>
  <w:comment w:author="William Cox" w:id="58" w:date="2025-12-23T14:31:00Z">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Rivers? Godric is related to Arthur?</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this is a big reveal, Praew needs to react to it.</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were we supposed to know this already?</w:t>
      </w:r>
    </w:p>
  </w:comment>
  <w:comment w:author="William Cox" w:id="68" w:date="2025-12-23T15:34:00Z">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line.</w:t>
      </w:r>
    </w:p>
  </w:comment>
  <w:comment w:author="William Cox" w:id="81" w:date="2025-12-23T18:07:00Z">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couldn't see Praew before, when gazing down on the chamber from the balcony?  Even though they could see the Prime, Renwick, the dead bodies near the slab?</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to be explained and made clearer. </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note on p. 288.</w:t>
      </w:r>
    </w:p>
  </w:comment>
  <w:comment w:author="William Cox" w:id="31" w:date="2025-12-21T20:41:00Z">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just gave her "a flat look" back on p. 151.  </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Rephrase to avoid repetition?</w:t>
      </w:r>
    </w:p>
  </w:comment>
  <w:comment w:author="William Cox" w:id="88" w:date="2025-12-23T18:43:00Z">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already used this same punchline, in the same context of Praew being tortured on the slab, back on p  282.  </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Rephrase to avoid repetition.</w:t>
      </w:r>
    </w:p>
  </w:comment>
  <w:comment w:author="William Cox" w:id="71" w:date="2025-12-23T15:44:00Z">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twist.</w:t>
      </w:r>
    </w:p>
  </w:comment>
  <w:comment w:author="William Cox" w:id="33" w:date="2025-12-21T21:06:00Z">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avoid using "frustration" twice in two paragraphs.</w:t>
      </w:r>
    </w:p>
  </w:comment>
  <w:comment w:author="William Cox" w:id="61" w:date="2025-12-23T13:09:00Z">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previous note about "Godric Rivers." </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this is not common knowledge, Haldric needs to react to it.</w:t>
      </w:r>
    </w:p>
  </w:comment>
  <w:comment w:author="William Cox" w:id="56" w:date="2025-12-22T21:30:00Z">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w:t>
      </w:r>
    </w:p>
  </w:comment>
  <w:comment w:author="William Cox" w:id="12" w:date="2025-12-20T21:24:00Z">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w:t>
      </w:r>
    </w:p>
  </w:comment>
  <w:comment w:author="William Cox" w:id="39" w:date="2025-12-26T14:23:00Z">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thief is Zephyrs?  Am I reading this right?</w:t>
      </w:r>
    </w:p>
  </w:comment>
  <w:comment w:author="William Cox" w:id="72" w:date="2025-12-23T15:48:00Z">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Bars?  I guess that explains how she can still see him and the guards even after door shuts. </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spell that out earlier.</w:t>
      </w:r>
    </w:p>
  </w:comment>
  <w:comment w:author="William Cox" w:id="32" w:date="2025-12-21T21:02:00Z">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we need a few more lines, maybe even a full paragraph, getting us from Point A to Point B.  Haldric has obviously gone from the city proper to further up a path to the surface than he has  ever gone before.  We need to get that across, so that he doesnt' go from a crowded street to him having physical reaction from nearing the surface sometime between two paragraphs.  </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us more connective tissue here, telling us where and how Haldric reached this giant gate.</w:t>
      </w:r>
    </w:p>
  </w:comment>
  <w:comment w:author="William Cox" w:id="43" w:date="2025-12-22T19:28:00Z">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avoid using "pulled" twice in two sentences.</w:t>
      </w:r>
    </w:p>
  </w:comment>
  <w:comment w:author="William Cox" w:id="79" w:date="2025-12-23T18:10:00Z">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it clear that, from this angle, they can't see Praew on the slab.  Maybe mention that they can only see the BACK of an upright stone slab?</w:t>
      </w:r>
    </w:p>
  </w:comment>
  <w:comment w:author="William Cox" w:id="41" w:date="2025-12-22T19:23:00Z">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vary the rhythm of the prose -- and because we don't want to overuse people tilting their heads.</w:t>
      </w:r>
    </w:p>
  </w:comment>
  <w:comment w:author="William Cox" w:id="76" w:date="2025-12-23T17:04:00Z">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him? How can she tell he's a scientist at a glance?  Is he wearing a lab coat or some other identifying garment?</w:t>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first time we've seen a "scientist" in the book, so we have no idea what they're supposed to look like.</w:t>
      </w:r>
    </w:p>
  </w:comment>
  <w:comment w:author="William Cox" w:id="1" w:date="2025-12-20T14:33:00Z">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italicized thoughts should be in present tense.</w:t>
      </w:r>
    </w:p>
  </w:comment>
  <w:comment w:author="William Cox" w:id="94" w:date="2025-12-23T19:19:00Z">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Elaborate. This hasn't really been explained yet.</w:t>
      </w:r>
    </w:p>
  </w:comment>
  <w:comment w:author="William Cox" w:id="48" w:date="2025-12-22T20:00:00Z">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doesn't seem as though she's just reacting to the man's expression.</w:t>
      </w:r>
    </w:p>
  </w:comment>
  <w:comment w:author="William Cox" w:id="87" w:date="2025-12-23T18:37:00Z">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"brain," not "membrane"? Or maybe "cerebral membranes" or something like that.  </w:t>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"membrane" is too vague.</w:t>
      </w:r>
    </w:p>
  </w:comment>
  <w:comment w:author="William Cox" w:id="80" w:date="2025-12-23T18:03:00Z">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what Renwick's reacting to? The execution of the doctor?</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Surely not the painful experimentation on Praew. Why else would she have been brought to this chamber?</w:t>
      </w:r>
    </w:p>
  </w:comment>
  <w:comment w:author="William Cox" w:id="7" w:date="2025-12-20T17:20:00Z">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more than one sentence.  I gather that what's happening is that the Prime is suddenly, unexpectedly strong enough to accidentally impress his  palm print in solid stone, much to the surprise of both Asher and his dad, but it took me a couple of readings to get that because this startling moment and the men's reaction are both rushed past quickly. The reader barely has time to grasp what's happened before  the conversation moves on. </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Slow down. Take a moment to have Asher register what just happened, how startling and impossible it is, before the Prime ignores it. Let us see inside Asher's head during that brief moment of hesitation: </w:t>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he just impress his palm print into solid stone? How was that even possible?"  Etc.</w:t>
      </w:r>
    </w:p>
  </w:comment>
  <w:comment w:author="William Cox" w:id="77" w:date="2025-12-23T17:19:00Z">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reliving the beast's death, right?</w:t>
      </w:r>
    </w:p>
  </w:comment>
  <w:comment w:author="William Cox" w:id="36" w:date="2025-12-22T18:02:00Z">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w:t>
      </w:r>
    </w:p>
  </w:comment>
  <w:comment w:author="William Cox" w:id="37" w:date="2025-12-26T14:20:00Z">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 Deformite shattered to form two Deformites, whatever those are?</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be clearer if we knew what a "Deformite" was.  Does Haldric recognize this term?</w:t>
      </w:r>
    </w:p>
  </w:comment>
  <w:comment w:author="William Cox" w:id="38" w:date="2025-12-26T14:22:00Z">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Note this passage is the only time the world "Deformite" is used in the book.  Do we need this word, which is never used again?  </w:t>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 we should define it.</w:t>
      </w:r>
    </w:p>
  </w:comment>
  <w:comment w:author="William Cox" w:id="70" w:date="2025-12-23T15:40:00Z">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the gate confining them. Are we talking a locked wooden door, iron bars, or what.  Just to help us better visualize the confines of their cell.</w:t>
      </w:r>
    </w:p>
  </w:comment>
  <w:comment w:author="William Cox" w:id="65" w:date="2025-12-23T14:24:00Z">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previous note about Godric "Rivers."</w:t>
      </w:r>
    </w:p>
  </w:comment>
  <w:comment w:author="William Cox" w:id="62" w:date="2025-12-23T14:01:00Z">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Ravour IS the name of the planet.  </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neglected to establish this early on -- and should go back and fix this.  Maybe as early as the original origin myth, or Godric's epic battle at the very beginning of the book.</w:t>
      </w:r>
    </w:p>
  </w:comment>
  <w:comment w:author="William Cox" w:id="63" w:date="2025-12-26T14:28:00Z">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Suggested edit to the opening verses at the very beginning of the book.</w:t>
      </w:r>
    </w:p>
  </w:comment>
  <w:comment w:author="William Cox" w:id="45" w:date="2025-12-22T19:47:00Z">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tell us where Praew and her allies are in relation to the child.</w:t>
      </w:r>
    </w:p>
  </w:comment>
  <w:comment w:author="William Cox" w:id="47" w:date="2025-12-22T19:57:00Z">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I can visualize this.</w:t>
      </w:r>
    </w:p>
  </w:comment>
  <w:comment w:author="William Cox" w:id="20" w:date="2025-12-21T18:51:00Z">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that hasn't been mentioned for several chapters now, and is unrelated to the Prime's momentary lapse.</w:t>
      </w:r>
    </w:p>
  </w:comment>
  <w:comment w:author="William Cox" w:id="59" w:date="2025-12-22T21:37:00Z">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w:t>
      </w:r>
    </w:p>
  </w:comment>
  <w:comment w:author="William Cox" w:id="0" w:date="2025-12-23T14:27:00Z">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establish early on that "Ravour" is the name of this world, something that is not made clear until MUCH later in the text.</w:t>
      </w:r>
    </w:p>
  </w:comment>
  <w:comment w:author="William Cox" w:id="44" w:date="2025-12-22T19:43:00Z">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noted last time around, it's unclear what their vantage point is. Where are they viewing all this from? Where did the ladder deposit them?  in the middle of a city street, in the shadows of an alley, on a ledge overlooking the cavern, what? Are they hidden from view, looking on from a place of concealment?</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you describe the city and its people, let us know where Praew and crew are viewing them from. Describe their immediate surroundings to help us better visualize where our heroes are in relation to what they're seeing.</w:t>
      </w:r>
    </w:p>
  </w:comment>
  <w:comment w:author="William Cox" w:id="92" w:date="2025-12-23T19:03:00Z">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She's on the surface now, not just in a further stretch of tunnel? Maybe give us a quick line to establish that she's out in the open now, gazing back at Godric through the breached gate.  </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to let us know where she is during all this.  Help us visualize this scene.</w:t>
      </w:r>
    </w:p>
  </w:comment>
  <w:comment w:author="William Cox" w:id="8" w:date="2025-12-20T17:22:00Z">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this new scene, although I'm a little fuzzy about the Rhythmstone business.</w:t>
      </w:r>
    </w:p>
  </w:comment>
  <w:comment w:author="William Cox" w:id="69" w:date="2025-12-23T15:35:00Z">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that he's in the cell with her, not standing guard outside the gate, on the other side of some bars.</w:t>
      </w:r>
    </w:p>
  </w:comment>
  <w:comment w:author="William Cox" w:id="78" w:date="2025-12-23T17:34:00Z">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previous notes about this "dream"?</w:t>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she been having this dream since her Testing?  If so, we need to make that clearer.</w:t>
      </w:r>
    </w:p>
  </w:comment>
  <w:comment w:author="William Cox" w:id="26" w:date="2025-12-21T20:26:00Z">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we already saw this.</w:t>
      </w:r>
    </w:p>
  </w:comment>
  <w:comment w:author="William Cox" w:id="52" w:date="2025-12-22T20:08:00Z">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in unoccupied, or just hopeless?</w:t>
      </w:r>
    </w:p>
  </w:comment>
  <w:comment w:author="William Cox" w:id="10" w:date="2025-12-20T20:45:00Z">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twist!</w:t>
      </w:r>
    </w:p>
  </w:comment>
  <w:comment w:author="William Cox" w:id="89" w:date="2025-12-23T18:48:00Z">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the shoe drops. Godric is Arthur's brother.  </w:t>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is this supposed to be a big reveal or is this common knowledge?  </w:t>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noted, the name "Godric Rivers" has been dropped a few times already, but it's been unclear how significant it was. </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everybody in Stormhaven know that Godric and Arthur are brothers, or is this supposed to be a secret? </w:t>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still fuzzy on this.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279" w15:done="0"/>
  <w15:commentEx w15:paraId="0000127A" w15:done="0"/>
  <w15:commentEx w15:paraId="0000127D" w15:done="0"/>
  <w15:commentEx w15:paraId="00001280" w15:done="0"/>
  <w15:commentEx w15:paraId="00001283" w15:done="0"/>
  <w15:commentEx w15:paraId="00001288" w15:done="0"/>
  <w15:commentEx w15:paraId="00001291" w15:paraIdParent="00001288" w15:done="0"/>
  <w15:commentEx w15:paraId="00001294" w15:done="0"/>
  <w15:commentEx w15:paraId="00001297" w15:done="0"/>
  <w15:commentEx w15:paraId="0000129C" w15:done="0"/>
  <w15:commentEx w15:paraId="0000129D" w15:done="0"/>
  <w15:commentEx w15:paraId="000012A2" w15:paraIdParent="0000129D" w15:done="0"/>
  <w15:commentEx w15:paraId="000012A5" w15:done="0"/>
  <w15:commentEx w15:paraId="000012A6" w15:done="0"/>
  <w15:commentEx w15:paraId="000012A7" w15:done="0"/>
  <w15:commentEx w15:paraId="000012A8" w15:done="0"/>
  <w15:commentEx w15:paraId="000012AF" w15:done="0"/>
  <w15:commentEx w15:paraId="000012B0" w15:paraIdParent="000012AF" w15:done="0"/>
  <w15:commentEx w15:paraId="000012B3" w15:done="0"/>
  <w15:commentEx w15:paraId="000012B6" w15:done="0"/>
  <w15:commentEx w15:paraId="000012B9" w15:done="0"/>
  <w15:commentEx w15:paraId="000012BA" w15:done="0"/>
  <w15:commentEx w15:paraId="000012BB" w15:done="0"/>
  <w15:commentEx w15:paraId="000012BC" w15:done="0"/>
  <w15:commentEx w15:paraId="000012BF" w15:paraIdParent="000012BC" w15:done="0"/>
  <w15:commentEx w15:paraId="000012C0" w15:done="0"/>
  <w15:commentEx w15:paraId="000012C3" w15:done="0"/>
  <w15:commentEx w15:paraId="000012C4" w15:done="0"/>
  <w15:commentEx w15:paraId="000012C5" w15:done="0"/>
  <w15:commentEx w15:paraId="000012C8" w15:paraIdParent="000012C5" w15:done="0"/>
  <w15:commentEx w15:paraId="000012CB" w15:done="0"/>
  <w15:commentEx w15:paraId="000012CC" w15:done="0"/>
  <w15:commentEx w15:paraId="000012CF" w15:done="0"/>
  <w15:commentEx w15:paraId="000012D0" w15:paraIdParent="000012CF" w15:done="0"/>
  <w15:commentEx w15:paraId="000012D1" w15:paraIdParent="000012CF" w15:done="0"/>
  <w15:commentEx w15:paraId="000012D8" w15:done="0"/>
  <w15:commentEx w15:paraId="000012D9" w15:done="0"/>
  <w15:commentEx w15:paraId="000012DC" w15:done="0"/>
  <w15:commentEx w15:paraId="000012E3" w15:done="0"/>
  <w15:commentEx w15:paraId="000012E4" w15:paraIdParent="000012E3" w15:done="0"/>
  <w15:commentEx w15:paraId="000012E9" w15:done="0"/>
  <w15:commentEx w15:paraId="000012EC" w15:done="0"/>
  <w15:commentEx w15:paraId="000012ED" w15:done="0"/>
  <w15:commentEx w15:paraId="000012EE" w15:done="0"/>
  <w15:commentEx w15:paraId="000012EF" w15:done="0"/>
  <w15:commentEx w15:paraId="000012F0" w15:done="0"/>
  <w15:commentEx w15:paraId="000012F1" w15:done="0"/>
  <w15:commentEx w15:paraId="000012F2" w15:done="0"/>
  <w15:commentEx w15:paraId="000012F3" w15:done="0"/>
  <w15:commentEx w15:paraId="000012F4" w15:done="0"/>
  <w15:commentEx w15:paraId="000012F9" w15:done="0"/>
  <w15:commentEx w15:paraId="000012FE" w15:done="0"/>
  <w15:commentEx w15:paraId="000012FF" w15:done="0"/>
  <w15:commentEx w15:paraId="00001304" w15:done="0"/>
  <w15:commentEx w15:paraId="00001307" w15:done="0"/>
  <w15:commentEx w15:paraId="0000130A" w15:done="0"/>
  <w15:commentEx w15:paraId="0000130B" w15:done="0"/>
  <w15:commentEx w15:paraId="0000130C" w15:done="0"/>
  <w15:commentEx w15:paraId="0000130F" w15:done="0"/>
  <w15:commentEx w15:paraId="00001310" w15:done="0"/>
  <w15:commentEx w15:paraId="00001311" w15:done="0"/>
  <w15:commentEx w15:paraId="00001312" w15:done="0"/>
  <w15:commentEx w15:paraId="00001315" w15:done="0"/>
  <w15:commentEx w15:paraId="00001318" w15:done="0"/>
  <w15:commentEx w15:paraId="00001319" w15:done="0"/>
  <w15:commentEx w15:paraId="0000131A" w15:done="0"/>
  <w15:commentEx w15:paraId="0000131B" w15:done="0"/>
  <w15:commentEx w15:paraId="0000131E" w15:done="0"/>
  <w15:commentEx w15:paraId="0000131F" w15:done="0"/>
  <w15:commentEx w15:paraId="00001320" w15:done="0"/>
  <w15:commentEx w15:paraId="00001321" w15:done="0"/>
  <w15:commentEx w15:paraId="00001324" w15:done="0"/>
  <w15:commentEx w15:paraId="00001327" w15:done="0"/>
  <w15:commentEx w15:paraId="0000132C" w15:done="0"/>
  <w15:commentEx w15:paraId="0000132D" w15:done="0"/>
  <w15:commentEx w15:paraId="0000132E" w15:done="0"/>
  <w15:commentEx w15:paraId="00001331" w15:paraIdParent="0000132E" w15:done="0"/>
  <w15:commentEx w15:paraId="00001334" w15:paraIdParent="0000132E" w15:done="0"/>
  <w15:commentEx w15:paraId="00001335" w15:done="0"/>
  <w15:commentEx w15:paraId="00001336" w15:done="0"/>
  <w15:commentEx w15:paraId="00001339" w15:done="0"/>
  <w15:commentEx w15:paraId="0000133A" w15:paraIdParent="00001339" w15:done="0"/>
  <w15:commentEx w15:paraId="0000133B" w15:done="0"/>
  <w15:commentEx w15:paraId="0000133C" w15:done="0"/>
  <w15:commentEx w15:paraId="0000133D" w15:done="0"/>
  <w15:commentEx w15:paraId="0000133E" w15:done="0"/>
  <w15:commentEx w15:paraId="0000133F" w15:done="0"/>
  <w15:commentEx w15:paraId="00001342" w15:done="0"/>
  <w15:commentEx w15:paraId="00001345" w15:done="0"/>
  <w15:commentEx w15:paraId="00001346" w15:done="0"/>
  <w15:commentEx w15:paraId="00001347" w15:done="0"/>
  <w15:commentEx w15:paraId="0000134A" w15:done="0"/>
  <w15:commentEx w15:paraId="0000134B" w15:done="0"/>
  <w15:commentEx w15:paraId="0000134C" w15:done="0"/>
  <w15:commentEx w15:paraId="0000134D" w15:done="0"/>
  <w15:commentEx w15:paraId="0000135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7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Revision">
    <w:name w:val="Revision"/>
    <w:hidden w:val="1"/>
    <w:uiPriority w:val="99"/>
    <w:semiHidden w:val="1"/>
    <w:rsid w:val="0022015A"/>
    <w:pPr>
      <w:spacing w:line="240" w:lineRule="auto"/>
    </w:pPr>
  </w:style>
  <w:style w:type="character" w:styleId="CommentReference">
    <w:name w:val="annotation reference"/>
    <w:basedOn w:val="DefaultParagraphFont"/>
    <w:uiPriority w:val="99"/>
    <w:semiHidden w:val="1"/>
    <w:unhideWhenUsed w:val="1"/>
    <w:rsid w:val="008207DB"/>
    <w:rPr>
      <w:sz w:val="16"/>
      <w:szCs w:val="16"/>
    </w:rPr>
  </w:style>
  <w:style w:type="paragraph" w:styleId="CommentText">
    <w:name w:val="annotation text"/>
    <w:basedOn w:val="Normal"/>
    <w:link w:val="CommentTextChar"/>
    <w:uiPriority w:val="99"/>
    <w:semiHidden w:val="1"/>
    <w:unhideWhenUsed w:val="1"/>
    <w:rsid w:val="008207DB"/>
    <w:pPr>
      <w:spacing w:line="240" w:lineRule="auto"/>
    </w:pPr>
    <w:rPr>
      <w:sz w:val="20"/>
      <w:szCs w:val="20"/>
    </w:rPr>
  </w:style>
  <w:style w:type="character" w:styleId="CommentTextChar" w:customStyle="1">
    <w:name w:val="Comment Text Char"/>
    <w:basedOn w:val="DefaultParagraphFont"/>
    <w:link w:val="CommentText"/>
    <w:uiPriority w:val="99"/>
    <w:semiHidden w:val="1"/>
    <w:rsid w:val="008207DB"/>
    <w:rPr>
      <w:sz w:val="20"/>
      <w:szCs w:val="20"/>
    </w:rPr>
  </w:style>
  <w:style w:type="paragraph" w:styleId="CommentSubject">
    <w:name w:val="annotation subject"/>
    <w:basedOn w:val="CommentText"/>
    <w:next w:val="CommentText"/>
    <w:link w:val="CommentSubjectChar"/>
    <w:uiPriority w:val="99"/>
    <w:semiHidden w:val="1"/>
    <w:unhideWhenUsed w:val="1"/>
    <w:rsid w:val="008207DB"/>
    <w:rPr>
      <w:b w:val="1"/>
      <w:bCs w:val="1"/>
    </w:rPr>
  </w:style>
  <w:style w:type="character" w:styleId="CommentSubjectChar" w:customStyle="1">
    <w:name w:val="Comment Subject Char"/>
    <w:basedOn w:val="CommentTextChar"/>
    <w:link w:val="CommentSubject"/>
    <w:uiPriority w:val="99"/>
    <w:semiHidden w:val="1"/>
    <w:rsid w:val="008207DB"/>
    <w:rPr>
      <w:b w:val="1"/>
      <w:bCs w:val="1"/>
      <w:sz w:val="20"/>
      <w:szCs w:val="2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G2TrnzyO29ngz4ucxLV4nzGtWw==">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2025-12-21T20:08:00Z</dcterms:created>
</cp:coreProperties>
</file>